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63BB" w:rsidRPr="00BE63BB" w:rsidRDefault="00A30CB6" w:rsidP="00BE63BB">
      <w:pPr>
        <w:rPr>
          <w:b/>
          <w:bCs/>
        </w:rPr>
      </w:pPr>
      <w:r>
        <w:rPr>
          <w:b/>
          <w:bCs/>
        </w:rPr>
        <w:t>1.)</w:t>
      </w:r>
      <w:hyperlink r:id="rId6" w:history="1">
        <w:r w:rsidR="00BE63BB" w:rsidRPr="007F490C">
          <w:rPr>
            <w:rStyle w:val="Hyperlink"/>
            <w:sz w:val="24"/>
          </w:rPr>
          <w:t>Provide static IP to docker containers via docker-compose</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7C22CD" w:rsidRPr="007C22CD" w:rsidTr="007C22CD">
        <w:tc>
          <w:tcPr>
            <w:tcW w:w="0" w:type="auto"/>
            <w:tcBorders>
              <w:top w:val="nil"/>
              <w:left w:val="nil"/>
              <w:bottom w:val="nil"/>
              <w:right w:val="nil"/>
            </w:tcBorders>
            <w:shd w:val="clear" w:color="auto" w:fill="FFFFFF"/>
            <w:tcMar>
              <w:top w:w="0" w:type="dxa"/>
              <w:left w:w="0" w:type="dxa"/>
              <w:bottom w:w="0" w:type="dxa"/>
              <w:right w:w="225" w:type="dxa"/>
            </w:tcMar>
            <w:hideMark/>
          </w:tcPr>
          <w:p w:rsidR="007C22CD" w:rsidRPr="007C22CD" w:rsidRDefault="007C22CD" w:rsidP="007C22CD">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7C22CD" w:rsidRPr="007C22CD" w:rsidRDefault="007C22CD" w:rsidP="007C22CD">
            <w:pPr>
              <w:spacing w:after="240" w:line="240" w:lineRule="auto"/>
              <w:textAlignment w:val="baseline"/>
              <w:rPr>
                <w:rFonts w:ascii="inherit" w:eastAsia="Times New Roman" w:hAnsi="inherit" w:cs="Arial"/>
                <w:color w:val="242729"/>
                <w:sz w:val="21"/>
                <w:szCs w:val="23"/>
              </w:rPr>
            </w:pPr>
            <w:r w:rsidRPr="007C22CD">
              <w:rPr>
                <w:rFonts w:ascii="inherit" w:eastAsia="Times New Roman" w:hAnsi="inherit" w:cs="Arial"/>
                <w:color w:val="242729"/>
                <w:sz w:val="21"/>
                <w:szCs w:val="23"/>
              </w:rPr>
              <w:t>I'm trying to provide static IP address to containers. I understand that I have to create a custom network. I create it and the bridge interface is up on the host machine (Ubuntu 16.x). The containers get IP from this subnet but not the static I provided.</w:t>
            </w:r>
          </w:p>
          <w:p w:rsidR="007C22CD" w:rsidRPr="007C22CD" w:rsidRDefault="007C22CD" w:rsidP="00A30CB6">
            <w:pPr>
              <w:spacing w:after="0" w:line="240" w:lineRule="auto"/>
              <w:textAlignment w:val="baseline"/>
              <w:rPr>
                <w:rFonts w:ascii="inherit" w:eastAsia="Times New Roman" w:hAnsi="inherit" w:cs="Arial"/>
                <w:color w:val="242729"/>
                <w:sz w:val="21"/>
                <w:szCs w:val="23"/>
              </w:rPr>
            </w:pPr>
            <w:r w:rsidRPr="007C22CD">
              <w:rPr>
                <w:rFonts w:ascii="inherit" w:eastAsia="Times New Roman" w:hAnsi="inherit" w:cs="Arial"/>
                <w:color w:val="242729"/>
                <w:sz w:val="21"/>
                <w:szCs w:val="23"/>
              </w:rPr>
              <w:t>Here is my docker-compose.yml:</w:t>
            </w:r>
          </w:p>
          <w:p w:rsidR="007C22CD" w:rsidRPr="007C22CD" w:rsidRDefault="007C22CD" w:rsidP="00A30C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version: '2'</w:t>
            </w:r>
          </w:p>
          <w:p w:rsidR="007C22CD" w:rsidRPr="007C22CD" w:rsidRDefault="007C22CD" w:rsidP="00A30CB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services: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mysql:</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container_name: mysql</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image: mysql:latest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restart: always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environment: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MYSQL_ROOT_PASSWORD=root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ports: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"3306:3306"</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networks: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w:t>
            </w:r>
            <w:r w:rsidRPr="007C22CD">
              <w:rPr>
                <w:rFonts w:ascii="Consolas" w:eastAsia="Times New Roman" w:hAnsi="Consolas" w:cs="Courier New"/>
                <w:color w:val="242729"/>
                <w:sz w:val="18"/>
                <w:szCs w:val="20"/>
                <w:highlight w:val="yellow"/>
                <w:bdr w:val="none" w:sz="0" w:space="0" w:color="auto" w:frame="1"/>
                <w:shd w:val="clear" w:color="auto" w:fill="EFF0F1"/>
              </w:rPr>
              <w:t>- vpcbr</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apigw-tomcat: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container_name: apigw-tomcat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build: tomcat/.</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ports: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"8080:8080"</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"8009:8009"</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networks: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w:t>
            </w:r>
            <w:r w:rsidRPr="007C22CD">
              <w:rPr>
                <w:rFonts w:ascii="Consolas" w:eastAsia="Times New Roman" w:hAnsi="Consolas" w:cs="Courier New"/>
                <w:color w:val="242729"/>
                <w:sz w:val="18"/>
                <w:szCs w:val="20"/>
                <w:highlight w:val="yellow"/>
                <w:bdr w:val="none" w:sz="0" w:space="0" w:color="auto" w:frame="1"/>
                <w:shd w:val="clear" w:color="auto" w:fill="EFF0F1"/>
              </w:rPr>
              <w:t>- vpcbr</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depends_on:</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mysql</w:t>
            </w:r>
          </w:p>
          <w:p w:rsidR="007C22CD" w:rsidRPr="007C22CD" w:rsidRDefault="007531D8" w:rsidP="007531D8">
            <w:pPr>
              <w:shd w:val="clear" w:color="auto" w:fill="EFF0F1"/>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Pr>
                <w:rFonts w:ascii="Consolas" w:eastAsia="Times New Roman" w:hAnsi="Consolas" w:cs="Courier New"/>
                <w:color w:val="242729"/>
                <w:sz w:val="18"/>
                <w:szCs w:val="20"/>
                <w:bdr w:val="none" w:sz="0" w:space="0" w:color="auto" w:frame="1"/>
                <w:shd w:val="clear" w:color="auto" w:fill="EFF0F1"/>
              </w:rPr>
              <w:tab/>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networks: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vpcbr:</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driver: bridge</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w:t>
            </w:r>
            <w:r w:rsidRPr="007C22CD">
              <w:rPr>
                <w:rFonts w:ascii="Consolas" w:eastAsia="Times New Roman" w:hAnsi="Consolas" w:cs="Courier New"/>
                <w:color w:val="242729"/>
                <w:sz w:val="18"/>
                <w:szCs w:val="20"/>
                <w:highlight w:val="yellow"/>
                <w:bdr w:val="none" w:sz="0" w:space="0" w:color="auto" w:frame="1"/>
                <w:shd w:val="clear" w:color="auto" w:fill="EFF0F1"/>
              </w:rPr>
              <w:t>ipam:</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config:</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 subnet: 10.5.0.0/16</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gateway: 10.5.0.1</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w:t>
            </w:r>
            <w:r w:rsidRPr="007C22CD">
              <w:rPr>
                <w:rFonts w:ascii="Consolas" w:eastAsia="Times New Roman" w:hAnsi="Consolas" w:cs="Courier New"/>
                <w:color w:val="242729"/>
                <w:sz w:val="18"/>
                <w:szCs w:val="20"/>
                <w:highlight w:val="yellow"/>
                <w:bdr w:val="none" w:sz="0" w:space="0" w:color="auto" w:frame="1"/>
                <w:shd w:val="clear" w:color="auto" w:fill="EFF0F1"/>
              </w:rPr>
              <w:t>aux_addresses:</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mysql: 10.5.0.5</w:t>
            </w:r>
          </w:p>
          <w:p w:rsidR="007C22CD" w:rsidRPr="007C22CD" w:rsidRDefault="007C22CD" w:rsidP="007C22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C22CD">
              <w:rPr>
                <w:rFonts w:ascii="Consolas" w:eastAsia="Times New Roman" w:hAnsi="Consolas" w:cs="Courier New"/>
                <w:color w:val="242729"/>
                <w:sz w:val="18"/>
                <w:szCs w:val="20"/>
                <w:bdr w:val="none" w:sz="0" w:space="0" w:color="auto" w:frame="1"/>
                <w:shd w:val="clear" w:color="auto" w:fill="EFF0F1"/>
              </w:rPr>
              <w:t xml:space="preserve">          apigw-tomcat: 10.5.0.6</w:t>
            </w:r>
          </w:p>
          <w:p w:rsidR="007C22CD" w:rsidRPr="007C22CD" w:rsidRDefault="007C22CD" w:rsidP="007C22CD">
            <w:pPr>
              <w:spacing w:after="240" w:line="240" w:lineRule="auto"/>
              <w:textAlignment w:val="baseline"/>
              <w:rPr>
                <w:rFonts w:ascii="inherit" w:eastAsia="Times New Roman" w:hAnsi="inherit" w:cs="Arial"/>
                <w:color w:val="242729"/>
                <w:sz w:val="23"/>
                <w:szCs w:val="23"/>
              </w:rPr>
            </w:pPr>
            <w:r w:rsidRPr="007C22CD">
              <w:rPr>
                <w:rFonts w:ascii="inherit" w:eastAsia="Times New Roman" w:hAnsi="inherit" w:cs="Arial"/>
                <w:color w:val="242729"/>
                <w:sz w:val="21"/>
                <w:szCs w:val="23"/>
              </w:rPr>
              <w:t>The containers get 10.5.0.2 and 10.5.0.3, instead of 5 and 6.</w:t>
            </w:r>
          </w:p>
        </w:tc>
      </w:tr>
    </w:tbl>
    <w:p w:rsidR="00AD3FC2" w:rsidRDefault="00237B30" w:rsidP="00237B30">
      <w:pPr>
        <w:pStyle w:val="NormalWeb"/>
        <w:shd w:val="clear" w:color="auto" w:fill="FFFFFF"/>
        <w:spacing w:before="0" w:beforeAutospacing="0" w:after="240" w:afterAutospacing="0"/>
        <w:textAlignment w:val="baseline"/>
        <w:rPr>
          <w:rFonts w:ascii="Consolas" w:hAnsi="Consolas" w:cs="Courier New"/>
          <w:color w:val="242729"/>
          <w:sz w:val="18"/>
          <w:szCs w:val="20"/>
          <w:bdr w:val="none" w:sz="0" w:space="0" w:color="auto" w:frame="1"/>
          <w:shd w:val="clear" w:color="auto" w:fill="EFF0F1"/>
        </w:rPr>
      </w:pPr>
      <w:r>
        <w:sym w:font="Wingdings" w:char="F0E0"/>
      </w:r>
      <w:r w:rsidRPr="00237B30">
        <w:rPr>
          <w:rFonts w:ascii="Consolas" w:hAnsi="Consolas" w:cs="Courier New"/>
          <w:color w:val="242729"/>
          <w:sz w:val="18"/>
          <w:szCs w:val="20"/>
          <w:bdr w:val="none" w:sz="0" w:space="0" w:color="auto" w:frame="1"/>
          <w:shd w:val="clear" w:color="auto" w:fill="EFF0F1"/>
        </w:rPr>
        <w:t xml:space="preserve">Note that I don't recommend a fixed IP for containers in Docker unless </w:t>
      </w:r>
      <w:r w:rsidRPr="005B151A">
        <w:rPr>
          <w:rFonts w:ascii="Consolas" w:hAnsi="Consolas" w:cs="Courier New"/>
          <w:color w:val="242729"/>
          <w:sz w:val="18"/>
          <w:szCs w:val="20"/>
          <w:highlight w:val="yellow"/>
          <w:bdr w:val="none" w:sz="0" w:space="0" w:color="auto" w:frame="1"/>
          <w:shd w:val="clear" w:color="auto" w:fill="EFF0F1"/>
        </w:rPr>
        <w:t>you're doing something that allows routing from outside to the inside of your container network (e.g. macvlan).</w:t>
      </w:r>
    </w:p>
    <w:p w:rsidR="00237B30" w:rsidRPr="00237B30" w:rsidRDefault="00237B30" w:rsidP="00237B30">
      <w:pPr>
        <w:pStyle w:val="NormalWeb"/>
        <w:shd w:val="clear" w:color="auto" w:fill="FFFFFF"/>
        <w:spacing w:before="0" w:beforeAutospacing="0" w:after="240" w:afterAutospacing="0"/>
        <w:textAlignment w:val="baseline"/>
        <w:rPr>
          <w:rFonts w:ascii="Consolas" w:hAnsi="Consolas" w:cs="Courier New"/>
          <w:color w:val="242729"/>
          <w:sz w:val="18"/>
          <w:szCs w:val="20"/>
          <w:bdr w:val="none" w:sz="0" w:space="0" w:color="auto" w:frame="1"/>
          <w:shd w:val="clear" w:color="auto" w:fill="EFF0F1"/>
        </w:rPr>
      </w:pPr>
      <w:r w:rsidRPr="00237B30">
        <w:rPr>
          <w:rFonts w:ascii="Consolas" w:hAnsi="Consolas" w:cs="Courier New"/>
          <w:color w:val="242729"/>
          <w:sz w:val="18"/>
          <w:szCs w:val="20"/>
          <w:bdr w:val="none" w:sz="0" w:space="0" w:color="auto" w:frame="1"/>
          <w:shd w:val="clear" w:color="auto" w:fill="EFF0F1"/>
        </w:rPr>
        <w:t>DNS is already there for service discovery inside of the container network and supports container scaling. And outside the container network, you should use exposed ports on the host. With that disclaimer, here's the compose file you want: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version: '2'</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services: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mysql:</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container_name: mysql</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image: mysql:latest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restart: always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environment: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MYSQL_ROOT_PASSWORD=root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ports: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"3306:3306"</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lastRenderedPageBreak/>
        <w:t xml:space="preserve">    networks: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vpcbr:</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w:t>
      </w:r>
      <w:r w:rsidRPr="00AA0234">
        <w:rPr>
          <w:rFonts w:ascii="Consolas" w:hAnsi="Consolas"/>
          <w:color w:val="242729"/>
          <w:sz w:val="18"/>
          <w:highlight w:val="yellow"/>
          <w:bdr w:val="none" w:sz="0" w:space="0" w:color="auto" w:frame="1"/>
          <w:shd w:val="clear" w:color="auto" w:fill="EFF0F1"/>
        </w:rPr>
        <w:t>ipv4_address: 10.5.0.5</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apigw-tomcat: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container_name: apigw-tomcat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build: tomcat/.</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ports: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"8080:8080"</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"8009:8009"</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networks: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vpcbr:</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w:t>
      </w:r>
      <w:r w:rsidRPr="00AA0234">
        <w:rPr>
          <w:rFonts w:ascii="Consolas" w:hAnsi="Consolas"/>
          <w:color w:val="242729"/>
          <w:sz w:val="18"/>
          <w:highlight w:val="yellow"/>
          <w:bdr w:val="none" w:sz="0" w:space="0" w:color="auto" w:frame="1"/>
          <w:shd w:val="clear" w:color="auto" w:fill="EFF0F1"/>
        </w:rPr>
        <w:t>ipv4_address: 10.5.0.6</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depends_on:</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mysql</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networks:</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vpcbr:</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driver: bridge</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ipam:</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config:</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 subnet: 10.5.0.0/16</w:t>
      </w:r>
    </w:p>
    <w:p w:rsidR="00237B30" w:rsidRPr="00237B30" w:rsidRDefault="00237B30" w:rsidP="00237B30">
      <w:pPr>
        <w:pStyle w:val="HTMLPreformatted"/>
        <w:shd w:val="clear" w:color="auto" w:fill="EFF0F1"/>
        <w:textAlignment w:val="baseline"/>
        <w:rPr>
          <w:rFonts w:ascii="Consolas" w:hAnsi="Consolas"/>
          <w:color w:val="242729"/>
          <w:sz w:val="18"/>
          <w:bdr w:val="none" w:sz="0" w:space="0" w:color="auto" w:frame="1"/>
          <w:shd w:val="clear" w:color="auto" w:fill="EFF0F1"/>
        </w:rPr>
      </w:pPr>
      <w:r w:rsidRPr="00237B30">
        <w:rPr>
          <w:rFonts w:ascii="Consolas" w:hAnsi="Consolas"/>
          <w:color w:val="242729"/>
          <w:sz w:val="18"/>
          <w:bdr w:val="none" w:sz="0" w:space="0" w:color="auto" w:frame="1"/>
          <w:shd w:val="clear" w:color="auto" w:fill="EFF0F1"/>
        </w:rPr>
        <w:t xml:space="preserve">         gateway: 10.5.0.1</w:t>
      </w:r>
    </w:p>
    <w:p w:rsidR="00862185" w:rsidRDefault="00862185" w:rsidP="00862185">
      <w:r>
        <w:sym w:font="Wingdings" w:char="F0E0"/>
      </w:r>
      <w:r>
        <w:t>Does not work for me: User specified IP address is</w:t>
      </w:r>
      <w:r w:rsidR="007F490C">
        <w:t xml:space="preserve"> </w:t>
      </w:r>
      <w:r>
        <w:t xml:space="preserve"> supported only when connecting to networks with user-configured subnets </w:t>
      </w:r>
    </w:p>
    <w:p w:rsidR="00862185" w:rsidRDefault="00862185" w:rsidP="00862185">
      <w:r>
        <w:t>"Note: Additional IPAM configurations, such as gateway, are only honored for version 2 at the moment.</w:t>
      </w:r>
    </w:p>
    <w:p w:rsidR="007F490C" w:rsidRDefault="007F490C" w:rsidP="007F490C">
      <w:pPr>
        <w:rPr>
          <w:sz w:val="24"/>
        </w:rPr>
      </w:pPr>
      <w:r>
        <w:rPr>
          <w:b/>
          <w:bCs/>
        </w:rPr>
        <w:t>2.)</w:t>
      </w:r>
      <w:hyperlink r:id="rId7" w:history="1">
        <w:r w:rsidRPr="007F490C">
          <w:rPr>
            <w:rStyle w:val="Hyperlink"/>
            <w:sz w:val="24"/>
          </w:rPr>
          <w:t>Docker-compose check if mysql connection is ready</w:t>
        </w:r>
      </w:hyperlink>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I am trying to make sure that my app container does not run migrations / start until the db container is started and READY TO accept connections.</w:t>
      </w:r>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So I decided to use the healthcheck and depends on option in docker compose file v2.</w:t>
      </w:r>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In the app, I have the following</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app:</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depends_on:</w:t>
      </w:r>
    </w:p>
    <w:p w:rsidR="001A7D30" w:rsidRPr="00F64D75"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highlight w:val="yellow"/>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w:t>
      </w:r>
      <w:r w:rsidRPr="00F64D75">
        <w:rPr>
          <w:rFonts w:ascii="inherit" w:eastAsia="Times New Roman" w:hAnsi="inherit" w:cs="Courier New"/>
          <w:color w:val="303336"/>
          <w:sz w:val="20"/>
          <w:szCs w:val="20"/>
          <w:highlight w:val="yellow"/>
          <w:bdr w:val="none" w:sz="0" w:space="0" w:color="auto" w:frame="1"/>
          <w:shd w:val="clear" w:color="auto" w:fill="EFF0F1"/>
        </w:rPr>
        <w:t>db:</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64D75">
        <w:rPr>
          <w:rFonts w:ascii="inherit" w:eastAsia="Times New Roman" w:hAnsi="inherit" w:cs="Courier New"/>
          <w:color w:val="303336"/>
          <w:sz w:val="20"/>
          <w:szCs w:val="20"/>
          <w:highlight w:val="yellow"/>
          <w:bdr w:val="none" w:sz="0" w:space="0" w:color="auto" w:frame="1"/>
          <w:shd w:val="clear" w:color="auto" w:fill="EFF0F1"/>
        </w:rPr>
        <w:t xml:space="preserve">      condition: service_healthy</w:t>
      </w:r>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The db on the other hand has the following healthcheck</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db:</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healthcheck:</w:t>
      </w:r>
    </w:p>
    <w:p w:rsidR="001A7D30" w:rsidRPr="006E2A4E"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highlight w:val="yellow"/>
          <w:bdr w:val="none" w:sz="0" w:space="0" w:color="auto" w:frame="1"/>
          <w:shd w:val="clear" w:color="auto" w:fill="EFF0F1"/>
        </w:rPr>
      </w:pPr>
      <w:r w:rsidRPr="001A7D30">
        <w:rPr>
          <w:rFonts w:ascii="inherit" w:eastAsia="Times New Roman" w:hAnsi="inherit" w:cs="Courier New"/>
          <w:color w:val="303336"/>
          <w:sz w:val="20"/>
          <w:szCs w:val="20"/>
          <w:bdr w:val="none" w:sz="0" w:space="0" w:color="auto" w:frame="1"/>
          <w:shd w:val="clear" w:color="auto" w:fill="EFF0F1"/>
        </w:rPr>
        <w:t xml:space="preserve">    </w:t>
      </w:r>
      <w:r w:rsidRPr="006E2A4E">
        <w:rPr>
          <w:rFonts w:ascii="inherit" w:eastAsia="Times New Roman" w:hAnsi="inherit" w:cs="Courier New"/>
          <w:color w:val="303336"/>
          <w:sz w:val="20"/>
          <w:szCs w:val="20"/>
          <w:highlight w:val="yellow"/>
          <w:bdr w:val="none" w:sz="0" w:space="0" w:color="auto" w:frame="1"/>
          <w:shd w:val="clear" w:color="auto" w:fill="EFF0F1"/>
        </w:rPr>
        <w:t>test: TEST_GOES_HERE</w:t>
      </w:r>
    </w:p>
    <w:p w:rsidR="001A7D30" w:rsidRPr="006E2A4E"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highlight w:val="yellow"/>
          <w:bdr w:val="none" w:sz="0" w:space="0" w:color="auto" w:frame="1"/>
          <w:shd w:val="clear" w:color="auto" w:fill="EFF0F1"/>
        </w:rPr>
      </w:pPr>
      <w:r w:rsidRPr="006E2A4E">
        <w:rPr>
          <w:rFonts w:ascii="inherit" w:eastAsia="Times New Roman" w:hAnsi="inherit" w:cs="Courier New"/>
          <w:color w:val="303336"/>
          <w:sz w:val="20"/>
          <w:szCs w:val="20"/>
          <w:highlight w:val="yellow"/>
          <w:bdr w:val="none" w:sz="0" w:space="0" w:color="auto" w:frame="1"/>
          <w:shd w:val="clear" w:color="auto" w:fill="EFF0F1"/>
        </w:rPr>
        <w:t xml:space="preserve">    timeout: </w:t>
      </w:r>
      <w:r w:rsidRPr="006E2A4E">
        <w:rPr>
          <w:rFonts w:ascii="inherit" w:eastAsia="Times New Roman" w:hAnsi="inherit" w:cs="Courier New"/>
          <w:color w:val="7D2727"/>
          <w:sz w:val="20"/>
          <w:szCs w:val="20"/>
          <w:highlight w:val="yellow"/>
          <w:bdr w:val="none" w:sz="0" w:space="0" w:color="auto" w:frame="1"/>
          <w:shd w:val="clear" w:color="auto" w:fill="EFF0F1"/>
        </w:rPr>
        <w:t>20</w:t>
      </w:r>
      <w:r w:rsidRPr="006E2A4E">
        <w:rPr>
          <w:rFonts w:ascii="inherit" w:eastAsia="Times New Roman" w:hAnsi="inherit" w:cs="Courier New"/>
          <w:color w:val="303336"/>
          <w:sz w:val="20"/>
          <w:szCs w:val="20"/>
          <w:highlight w:val="yellow"/>
          <w:bdr w:val="none" w:sz="0" w:space="0" w:color="auto" w:frame="1"/>
          <w:shd w:val="clear" w:color="auto" w:fill="EFF0F1"/>
        </w:rPr>
        <w:t>s</w:t>
      </w:r>
    </w:p>
    <w:p w:rsidR="001A7D30" w:rsidRPr="001A7D30" w:rsidRDefault="001A7D30" w:rsidP="001A7D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E2A4E">
        <w:rPr>
          <w:rFonts w:ascii="inherit" w:eastAsia="Times New Roman" w:hAnsi="inherit" w:cs="Courier New"/>
          <w:color w:val="303336"/>
          <w:sz w:val="20"/>
          <w:szCs w:val="20"/>
          <w:highlight w:val="yellow"/>
          <w:bdr w:val="none" w:sz="0" w:space="0" w:color="auto" w:frame="1"/>
          <w:shd w:val="clear" w:color="auto" w:fill="EFF0F1"/>
        </w:rPr>
        <w:t xml:space="preserve">    retries: </w:t>
      </w:r>
      <w:r w:rsidRPr="006E2A4E">
        <w:rPr>
          <w:rFonts w:ascii="inherit" w:eastAsia="Times New Roman" w:hAnsi="inherit" w:cs="Courier New"/>
          <w:color w:val="7D2727"/>
          <w:sz w:val="20"/>
          <w:szCs w:val="20"/>
          <w:highlight w:val="yellow"/>
          <w:bdr w:val="none" w:sz="0" w:space="0" w:color="auto" w:frame="1"/>
          <w:shd w:val="clear" w:color="auto" w:fill="EFF0F1"/>
        </w:rPr>
        <w:t>10</w:t>
      </w:r>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I have tried a couple of approaches like :</w:t>
      </w:r>
    </w:p>
    <w:p w:rsidR="001A7D30" w:rsidRPr="001A7D30" w:rsidRDefault="001A7D30" w:rsidP="001A7D30">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rPr>
      </w:pPr>
      <w:r w:rsidRPr="001A7D30">
        <w:rPr>
          <w:rFonts w:ascii="inherit" w:eastAsia="Times New Roman" w:hAnsi="inherit" w:cs="Arial"/>
          <w:color w:val="242729"/>
          <w:sz w:val="23"/>
          <w:szCs w:val="23"/>
        </w:rPr>
        <w:t>making sure the db DIR is created </w:t>
      </w:r>
      <w:r w:rsidRPr="001A7D30">
        <w:rPr>
          <w:rFonts w:ascii="Consolas" w:eastAsia="Times New Roman" w:hAnsi="Consolas" w:cs="Courier New"/>
          <w:color w:val="242729"/>
          <w:sz w:val="20"/>
          <w:szCs w:val="20"/>
          <w:bdr w:val="none" w:sz="0" w:space="0" w:color="auto" w:frame="1"/>
          <w:shd w:val="clear" w:color="auto" w:fill="EFF0F1"/>
        </w:rPr>
        <w:t xml:space="preserve"> test: ["CMD", "test -f var/lib/mysql/db"] </w:t>
      </w:r>
    </w:p>
    <w:p w:rsidR="001A7D30" w:rsidRPr="001A7D30" w:rsidRDefault="001A7D30" w:rsidP="001A7D30">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rPr>
      </w:pPr>
      <w:r w:rsidRPr="001A7D30">
        <w:rPr>
          <w:rFonts w:ascii="inherit" w:eastAsia="Times New Roman" w:hAnsi="inherit" w:cs="Arial"/>
          <w:color w:val="242729"/>
          <w:sz w:val="23"/>
          <w:szCs w:val="23"/>
        </w:rPr>
        <w:t>Getting the mysql version: </w:t>
      </w:r>
      <w:r w:rsidRPr="001A7D30">
        <w:rPr>
          <w:rFonts w:ascii="Consolas" w:eastAsia="Times New Roman" w:hAnsi="Consolas" w:cs="Courier New"/>
          <w:color w:val="242729"/>
          <w:sz w:val="20"/>
          <w:szCs w:val="20"/>
          <w:bdr w:val="none" w:sz="0" w:space="0" w:color="auto" w:frame="1"/>
          <w:shd w:val="clear" w:color="auto" w:fill="EFF0F1"/>
        </w:rPr>
        <w:t xml:space="preserve"> test: ["CMD", "echo 'SELECT version();'| mysql"] </w:t>
      </w:r>
    </w:p>
    <w:p w:rsidR="001A7D30" w:rsidRPr="001A7D30" w:rsidRDefault="001A7D30" w:rsidP="001A7D30">
      <w:pPr>
        <w:numPr>
          <w:ilvl w:val="0"/>
          <w:numId w:val="1"/>
        </w:numPr>
        <w:shd w:val="clear" w:color="auto" w:fill="FFFFFF"/>
        <w:spacing w:after="0" w:line="240" w:lineRule="auto"/>
        <w:ind w:left="450"/>
        <w:textAlignment w:val="baseline"/>
        <w:rPr>
          <w:rFonts w:ascii="inherit" w:eastAsia="Times New Roman" w:hAnsi="inherit" w:cs="Arial"/>
          <w:color w:val="242729"/>
          <w:sz w:val="23"/>
          <w:szCs w:val="23"/>
        </w:rPr>
      </w:pPr>
      <w:r w:rsidRPr="001A7D30">
        <w:rPr>
          <w:rFonts w:ascii="inherit" w:eastAsia="Times New Roman" w:hAnsi="inherit" w:cs="Arial"/>
          <w:color w:val="242729"/>
          <w:sz w:val="23"/>
          <w:szCs w:val="23"/>
        </w:rPr>
        <w:t>Ping the admin (marks the db container as healthy but does not seem to be a valid test) </w:t>
      </w:r>
      <w:r w:rsidRPr="001A7D30">
        <w:rPr>
          <w:rFonts w:ascii="Consolas" w:eastAsia="Times New Roman" w:hAnsi="Consolas" w:cs="Courier New"/>
          <w:color w:val="242729"/>
          <w:sz w:val="20"/>
          <w:szCs w:val="20"/>
          <w:bdr w:val="none" w:sz="0" w:space="0" w:color="auto" w:frame="1"/>
          <w:shd w:val="clear" w:color="auto" w:fill="EFF0F1"/>
        </w:rPr>
        <w:t xml:space="preserve"> test: ["CMD", "mysqladmin" ,"ping", "-h", "localhost"] </w:t>
      </w:r>
    </w:p>
    <w:p w:rsidR="001A7D30" w:rsidRPr="001A7D30" w:rsidRDefault="001A7D30" w:rsidP="001A7D30">
      <w:pPr>
        <w:shd w:val="clear" w:color="auto" w:fill="FFFFFF"/>
        <w:spacing w:after="0" w:line="240" w:lineRule="auto"/>
        <w:textAlignment w:val="baseline"/>
        <w:rPr>
          <w:rFonts w:ascii="Arial" w:eastAsia="Times New Roman" w:hAnsi="Arial" w:cs="Arial"/>
          <w:color w:val="242729"/>
          <w:sz w:val="23"/>
          <w:szCs w:val="23"/>
        </w:rPr>
      </w:pPr>
      <w:r w:rsidRPr="001A7D30">
        <w:rPr>
          <w:rFonts w:ascii="Arial" w:eastAsia="Times New Roman" w:hAnsi="Arial" w:cs="Arial"/>
          <w:color w:val="242729"/>
          <w:sz w:val="23"/>
          <w:szCs w:val="23"/>
        </w:rPr>
        <w:t>Does anyone have a solution to this?</w:t>
      </w:r>
    </w:p>
    <w:p w:rsidR="006E2A4E" w:rsidRPr="006E2A4E" w:rsidRDefault="00F64D75" w:rsidP="006E2A4E">
      <w:pPr>
        <w:pStyle w:val="HTMLPreformatted"/>
        <w:shd w:val="clear" w:color="auto" w:fill="EFF0F1"/>
        <w:textAlignment w:val="baseline"/>
        <w:rPr>
          <w:rFonts w:ascii="inherit" w:hAnsi="inherit"/>
          <w:color w:val="303336"/>
          <w:bdr w:val="none" w:sz="0" w:space="0" w:color="auto" w:frame="1"/>
          <w:shd w:val="clear" w:color="auto" w:fill="EFF0F1"/>
        </w:rPr>
      </w:pPr>
      <w:r w:rsidRPr="00F64D75">
        <w:rPr>
          <w:b/>
          <w:bCs/>
          <w:sz w:val="24"/>
        </w:rPr>
        <w:sym w:font="Wingdings" w:char="F0E0"/>
      </w:r>
      <w:r w:rsidR="006E2A4E" w:rsidRPr="006E2A4E">
        <w:rPr>
          <w:rFonts w:ascii="inherit" w:hAnsi="inherit"/>
          <w:color w:val="303336"/>
          <w:bdr w:val="none" w:sz="0" w:space="0" w:color="auto" w:frame="1"/>
          <w:shd w:val="clear" w:color="auto" w:fill="EFF0F1"/>
        </w:rPr>
        <w:t xml:space="preserve">version: </w:t>
      </w:r>
      <w:r w:rsidR="006E2A4E" w:rsidRPr="006E2A4E">
        <w:rPr>
          <w:rFonts w:ascii="inherit" w:hAnsi="inherit"/>
          <w:color w:val="7D2727"/>
          <w:bdr w:val="none" w:sz="0" w:space="0" w:color="auto" w:frame="1"/>
          <w:shd w:val="clear" w:color="auto" w:fill="EFF0F1"/>
        </w:rPr>
        <w:t>"2.1"</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services:</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api:</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build: .</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container_name: api</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ports:</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 </w:t>
      </w:r>
      <w:r w:rsidRPr="006E2A4E">
        <w:rPr>
          <w:rFonts w:ascii="inherit" w:eastAsia="Times New Roman" w:hAnsi="inherit" w:cs="Courier New"/>
          <w:color w:val="7D2727"/>
          <w:sz w:val="20"/>
          <w:szCs w:val="20"/>
          <w:bdr w:val="none" w:sz="0" w:space="0" w:color="auto" w:frame="1"/>
          <w:shd w:val="clear" w:color="auto" w:fill="EFF0F1"/>
        </w:rPr>
        <w:t>"8080:8080"</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lastRenderedPageBreak/>
        <w:t xml:space="preserve">        depends_on:</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db:</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w:t>
      </w:r>
      <w:r w:rsidRPr="00D03305">
        <w:rPr>
          <w:rFonts w:ascii="inherit" w:eastAsia="Times New Roman" w:hAnsi="inherit" w:cs="Courier New"/>
          <w:color w:val="303336"/>
          <w:sz w:val="20"/>
          <w:szCs w:val="20"/>
          <w:highlight w:val="yellow"/>
          <w:bdr w:val="none" w:sz="0" w:space="0" w:color="auto" w:frame="1"/>
          <w:shd w:val="clear" w:color="auto" w:fill="EFF0F1"/>
        </w:rPr>
        <w:t>condition: service_healthy</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db:</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container_name: db</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image: mysql</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ports:</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 </w:t>
      </w:r>
      <w:r w:rsidRPr="006E2A4E">
        <w:rPr>
          <w:rFonts w:ascii="inherit" w:eastAsia="Times New Roman" w:hAnsi="inherit" w:cs="Courier New"/>
          <w:color w:val="7D2727"/>
          <w:sz w:val="20"/>
          <w:szCs w:val="20"/>
          <w:bdr w:val="none" w:sz="0" w:space="0" w:color="auto" w:frame="1"/>
          <w:shd w:val="clear" w:color="auto" w:fill="EFF0F1"/>
        </w:rPr>
        <w:t>"3306"</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environment:</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MYSQL_ALLOW_EMPTY_PASSWORD: </w:t>
      </w:r>
      <w:r w:rsidRPr="006E2A4E">
        <w:rPr>
          <w:rFonts w:ascii="inherit" w:eastAsia="Times New Roman" w:hAnsi="inherit" w:cs="Courier New"/>
          <w:color w:val="7D2727"/>
          <w:sz w:val="20"/>
          <w:szCs w:val="20"/>
          <w:bdr w:val="none" w:sz="0" w:space="0" w:color="auto" w:frame="1"/>
          <w:shd w:val="clear" w:color="auto" w:fill="EFF0F1"/>
        </w:rPr>
        <w:t>"yes"</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MYSQL_USER: </w:t>
      </w:r>
      <w:r w:rsidRPr="006E2A4E">
        <w:rPr>
          <w:rFonts w:ascii="inherit" w:eastAsia="Times New Roman" w:hAnsi="inherit" w:cs="Courier New"/>
          <w:color w:val="7D2727"/>
          <w:sz w:val="20"/>
          <w:szCs w:val="20"/>
          <w:bdr w:val="none" w:sz="0" w:space="0" w:color="auto" w:frame="1"/>
          <w:shd w:val="clear" w:color="auto" w:fill="EFF0F1"/>
        </w:rPr>
        <w:t>"user"</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MYSQL_PASSWORD: </w:t>
      </w:r>
      <w:r w:rsidRPr="006E2A4E">
        <w:rPr>
          <w:rFonts w:ascii="inherit" w:eastAsia="Times New Roman" w:hAnsi="inherit" w:cs="Courier New"/>
          <w:color w:val="7D2727"/>
          <w:sz w:val="20"/>
          <w:szCs w:val="20"/>
          <w:bdr w:val="none" w:sz="0" w:space="0" w:color="auto" w:frame="1"/>
          <w:shd w:val="clear" w:color="auto" w:fill="EFF0F1"/>
        </w:rPr>
        <w:t>"password"</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MYSQL_DATABASE: </w:t>
      </w:r>
      <w:r w:rsidRPr="006E2A4E">
        <w:rPr>
          <w:rFonts w:ascii="inherit" w:eastAsia="Times New Roman" w:hAnsi="inherit" w:cs="Courier New"/>
          <w:color w:val="7D2727"/>
          <w:sz w:val="20"/>
          <w:szCs w:val="20"/>
          <w:bdr w:val="none" w:sz="0" w:space="0" w:color="auto" w:frame="1"/>
          <w:shd w:val="clear" w:color="auto" w:fill="EFF0F1"/>
        </w:rPr>
        <w:t>"database"</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healthcheck:</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w:t>
      </w:r>
      <w:r w:rsidRPr="00D03305">
        <w:rPr>
          <w:rFonts w:ascii="inherit" w:eastAsia="Times New Roman" w:hAnsi="inherit" w:cs="Courier New"/>
          <w:color w:val="303336"/>
          <w:sz w:val="20"/>
          <w:szCs w:val="20"/>
          <w:highlight w:val="yellow"/>
          <w:bdr w:val="none" w:sz="0" w:space="0" w:color="auto" w:frame="1"/>
          <w:shd w:val="clear" w:color="auto" w:fill="EFF0F1"/>
        </w:rPr>
        <w:t>test: [</w:t>
      </w:r>
      <w:r w:rsidRPr="00D03305">
        <w:rPr>
          <w:rFonts w:ascii="inherit" w:eastAsia="Times New Roman" w:hAnsi="inherit" w:cs="Courier New"/>
          <w:color w:val="7D2727"/>
          <w:sz w:val="20"/>
          <w:szCs w:val="20"/>
          <w:highlight w:val="yellow"/>
          <w:bdr w:val="none" w:sz="0" w:space="0" w:color="auto" w:frame="1"/>
          <w:shd w:val="clear" w:color="auto" w:fill="EFF0F1"/>
        </w:rPr>
        <w:t>"CMD"</w:t>
      </w:r>
      <w:r w:rsidRPr="00D03305">
        <w:rPr>
          <w:rFonts w:ascii="inherit" w:eastAsia="Times New Roman" w:hAnsi="inherit" w:cs="Courier New"/>
          <w:color w:val="303336"/>
          <w:sz w:val="20"/>
          <w:szCs w:val="20"/>
          <w:highlight w:val="yellow"/>
          <w:bdr w:val="none" w:sz="0" w:space="0" w:color="auto" w:frame="1"/>
          <w:shd w:val="clear" w:color="auto" w:fill="EFF0F1"/>
        </w:rPr>
        <w:t xml:space="preserve">, </w:t>
      </w:r>
      <w:r w:rsidRPr="00D03305">
        <w:rPr>
          <w:rFonts w:ascii="inherit" w:eastAsia="Times New Roman" w:hAnsi="inherit" w:cs="Courier New"/>
          <w:color w:val="7D2727"/>
          <w:sz w:val="20"/>
          <w:szCs w:val="20"/>
          <w:highlight w:val="yellow"/>
          <w:bdr w:val="none" w:sz="0" w:space="0" w:color="auto" w:frame="1"/>
          <w:shd w:val="clear" w:color="auto" w:fill="EFF0F1"/>
        </w:rPr>
        <w:t>"mysqladmin"</w:t>
      </w:r>
      <w:r w:rsidRPr="00D03305">
        <w:rPr>
          <w:rFonts w:ascii="inherit" w:eastAsia="Times New Roman" w:hAnsi="inherit" w:cs="Courier New"/>
          <w:color w:val="303336"/>
          <w:sz w:val="20"/>
          <w:szCs w:val="20"/>
          <w:highlight w:val="yellow"/>
          <w:bdr w:val="none" w:sz="0" w:space="0" w:color="auto" w:frame="1"/>
          <w:shd w:val="clear" w:color="auto" w:fill="EFF0F1"/>
        </w:rPr>
        <w:t xml:space="preserve"> ,</w:t>
      </w:r>
      <w:r w:rsidRPr="00D03305">
        <w:rPr>
          <w:rFonts w:ascii="inherit" w:eastAsia="Times New Roman" w:hAnsi="inherit" w:cs="Courier New"/>
          <w:color w:val="7D2727"/>
          <w:sz w:val="20"/>
          <w:szCs w:val="20"/>
          <w:highlight w:val="yellow"/>
          <w:bdr w:val="none" w:sz="0" w:space="0" w:color="auto" w:frame="1"/>
          <w:shd w:val="clear" w:color="auto" w:fill="EFF0F1"/>
        </w:rPr>
        <w:t>"ping"</w:t>
      </w:r>
      <w:r w:rsidRPr="00D03305">
        <w:rPr>
          <w:rFonts w:ascii="inherit" w:eastAsia="Times New Roman" w:hAnsi="inherit" w:cs="Courier New"/>
          <w:color w:val="303336"/>
          <w:sz w:val="20"/>
          <w:szCs w:val="20"/>
          <w:highlight w:val="yellow"/>
          <w:bdr w:val="none" w:sz="0" w:space="0" w:color="auto" w:frame="1"/>
          <w:shd w:val="clear" w:color="auto" w:fill="EFF0F1"/>
        </w:rPr>
        <w:t xml:space="preserve">, </w:t>
      </w:r>
      <w:r w:rsidRPr="00D03305">
        <w:rPr>
          <w:rFonts w:ascii="inherit" w:eastAsia="Times New Roman" w:hAnsi="inherit" w:cs="Courier New"/>
          <w:color w:val="7D2727"/>
          <w:sz w:val="20"/>
          <w:szCs w:val="20"/>
          <w:highlight w:val="yellow"/>
          <w:bdr w:val="none" w:sz="0" w:space="0" w:color="auto" w:frame="1"/>
          <w:shd w:val="clear" w:color="auto" w:fill="EFF0F1"/>
        </w:rPr>
        <w:t>"-h"</w:t>
      </w:r>
      <w:r w:rsidRPr="00D03305">
        <w:rPr>
          <w:rFonts w:ascii="inherit" w:eastAsia="Times New Roman" w:hAnsi="inherit" w:cs="Courier New"/>
          <w:color w:val="303336"/>
          <w:sz w:val="20"/>
          <w:szCs w:val="20"/>
          <w:highlight w:val="yellow"/>
          <w:bdr w:val="none" w:sz="0" w:space="0" w:color="auto" w:frame="1"/>
          <w:shd w:val="clear" w:color="auto" w:fill="EFF0F1"/>
        </w:rPr>
        <w:t xml:space="preserve">, </w:t>
      </w:r>
      <w:r w:rsidRPr="00D03305">
        <w:rPr>
          <w:rFonts w:ascii="inherit" w:eastAsia="Times New Roman" w:hAnsi="inherit" w:cs="Courier New"/>
          <w:color w:val="7D2727"/>
          <w:sz w:val="20"/>
          <w:szCs w:val="20"/>
          <w:highlight w:val="yellow"/>
          <w:bdr w:val="none" w:sz="0" w:space="0" w:color="auto" w:frame="1"/>
          <w:shd w:val="clear" w:color="auto" w:fill="EFF0F1"/>
        </w:rPr>
        <w:t>"localhost"</w:t>
      </w:r>
      <w:r w:rsidRPr="00D03305">
        <w:rPr>
          <w:rFonts w:ascii="inherit" w:eastAsia="Times New Roman" w:hAnsi="inherit" w:cs="Courier New"/>
          <w:color w:val="303336"/>
          <w:sz w:val="20"/>
          <w:szCs w:val="20"/>
          <w:highlight w:val="yellow"/>
          <w:bdr w:val="none" w:sz="0" w:space="0" w:color="auto" w:frame="1"/>
          <w:shd w:val="clear" w:color="auto" w:fill="EFF0F1"/>
        </w:rPr>
        <w:t>]</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E2A4E">
        <w:rPr>
          <w:rFonts w:ascii="inherit" w:eastAsia="Times New Roman" w:hAnsi="inherit" w:cs="Courier New"/>
          <w:color w:val="303336"/>
          <w:sz w:val="20"/>
          <w:szCs w:val="20"/>
          <w:bdr w:val="none" w:sz="0" w:space="0" w:color="auto" w:frame="1"/>
          <w:shd w:val="clear" w:color="auto" w:fill="EFF0F1"/>
        </w:rPr>
        <w:t xml:space="preserve">            timeout: </w:t>
      </w:r>
      <w:r w:rsidRPr="006E2A4E">
        <w:rPr>
          <w:rFonts w:ascii="inherit" w:eastAsia="Times New Roman" w:hAnsi="inherit" w:cs="Courier New"/>
          <w:color w:val="7D2727"/>
          <w:sz w:val="20"/>
          <w:szCs w:val="20"/>
          <w:bdr w:val="none" w:sz="0" w:space="0" w:color="auto" w:frame="1"/>
          <w:shd w:val="clear" w:color="auto" w:fill="EFF0F1"/>
        </w:rPr>
        <w:t>20</w:t>
      </w:r>
      <w:r w:rsidRPr="006E2A4E">
        <w:rPr>
          <w:rFonts w:ascii="inherit" w:eastAsia="Times New Roman" w:hAnsi="inherit" w:cs="Courier New"/>
          <w:color w:val="303336"/>
          <w:sz w:val="20"/>
          <w:szCs w:val="20"/>
          <w:bdr w:val="none" w:sz="0" w:space="0" w:color="auto" w:frame="1"/>
          <w:shd w:val="clear" w:color="auto" w:fill="EFF0F1"/>
        </w:rPr>
        <w:t>s</w:t>
      </w:r>
    </w:p>
    <w:p w:rsidR="006E2A4E" w:rsidRPr="006E2A4E" w:rsidRDefault="006E2A4E" w:rsidP="006E2A4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E2A4E">
        <w:rPr>
          <w:rFonts w:ascii="inherit" w:eastAsia="Times New Roman" w:hAnsi="inherit" w:cs="Courier New"/>
          <w:color w:val="303336"/>
          <w:sz w:val="20"/>
          <w:szCs w:val="20"/>
          <w:bdr w:val="none" w:sz="0" w:space="0" w:color="auto" w:frame="1"/>
          <w:shd w:val="clear" w:color="auto" w:fill="EFF0F1"/>
        </w:rPr>
        <w:t xml:space="preserve">            retries: </w:t>
      </w:r>
      <w:r w:rsidRPr="006E2A4E">
        <w:rPr>
          <w:rFonts w:ascii="inherit" w:eastAsia="Times New Roman" w:hAnsi="inherit" w:cs="Courier New"/>
          <w:color w:val="7D2727"/>
          <w:sz w:val="20"/>
          <w:szCs w:val="20"/>
          <w:bdr w:val="none" w:sz="0" w:space="0" w:color="auto" w:frame="1"/>
          <w:shd w:val="clear" w:color="auto" w:fill="EFF0F1"/>
        </w:rPr>
        <w:t>10</w:t>
      </w:r>
    </w:p>
    <w:p w:rsidR="006E2A4E" w:rsidRPr="006E2A4E" w:rsidRDefault="006E2A4E" w:rsidP="006E2A4E">
      <w:pPr>
        <w:shd w:val="clear" w:color="auto" w:fill="FFFFFF"/>
        <w:spacing w:after="240" w:line="240" w:lineRule="auto"/>
        <w:textAlignment w:val="baseline"/>
        <w:rPr>
          <w:rFonts w:ascii="Arial" w:eastAsia="Times New Roman" w:hAnsi="Arial" w:cs="Arial"/>
          <w:color w:val="242729"/>
          <w:sz w:val="23"/>
          <w:szCs w:val="23"/>
        </w:rPr>
      </w:pPr>
      <w:r w:rsidRPr="006E2A4E">
        <w:rPr>
          <w:rFonts w:ascii="Arial" w:eastAsia="Times New Roman" w:hAnsi="Arial" w:cs="Arial"/>
          <w:color w:val="242729"/>
          <w:sz w:val="23"/>
          <w:szCs w:val="23"/>
        </w:rPr>
        <w:t>The api container will not start until the db container is healthy (</w:t>
      </w:r>
      <w:r w:rsidRPr="006E2A4E">
        <w:rPr>
          <w:rFonts w:ascii="Arial" w:eastAsia="Times New Roman" w:hAnsi="Arial" w:cs="Arial"/>
          <w:color w:val="242729"/>
          <w:sz w:val="23"/>
          <w:szCs w:val="23"/>
          <w:highlight w:val="yellow"/>
        </w:rPr>
        <w:t>basically until mysqladmin is up and accepting connections.</w:t>
      </w:r>
      <w:r w:rsidRPr="006E2A4E">
        <w:rPr>
          <w:rFonts w:ascii="Arial" w:eastAsia="Times New Roman" w:hAnsi="Arial" w:cs="Arial"/>
          <w:color w:val="242729"/>
          <w:sz w:val="23"/>
          <w:szCs w:val="23"/>
        </w:rPr>
        <w:t>)</w:t>
      </w:r>
    </w:p>
    <w:p w:rsidR="007F490C" w:rsidRPr="009625E3" w:rsidRDefault="0045142F" w:rsidP="0045142F">
      <w:pPr>
        <w:rPr>
          <w:bCs/>
          <w:sz w:val="24"/>
        </w:rPr>
      </w:pPr>
      <w:r w:rsidRPr="009625E3">
        <w:rPr>
          <w:bCs/>
          <w:sz w:val="24"/>
        </w:rPr>
        <w:t>mysqladmin ping will return a false positive if the server is running but not yet accepting connections.</w:t>
      </w:r>
    </w:p>
    <w:p w:rsidR="009625E3" w:rsidRDefault="009625E3" w:rsidP="00902FC7">
      <w: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9625E3" w:rsidRPr="009625E3" w:rsidTr="009625E3">
        <w:tc>
          <w:tcPr>
            <w:tcW w:w="0" w:type="auto"/>
            <w:tcBorders>
              <w:top w:val="nil"/>
              <w:left w:val="nil"/>
              <w:bottom w:val="nil"/>
              <w:right w:val="nil"/>
            </w:tcBorders>
            <w:shd w:val="clear" w:color="auto" w:fill="FFFFFF"/>
            <w:tcMar>
              <w:top w:w="0" w:type="dxa"/>
              <w:left w:w="0" w:type="dxa"/>
              <w:bottom w:w="0" w:type="dxa"/>
              <w:right w:w="225" w:type="dxa"/>
            </w:tcMar>
            <w:hideMark/>
          </w:tcPr>
          <w:p w:rsidR="009625E3" w:rsidRPr="009625E3" w:rsidRDefault="009625E3" w:rsidP="009625E3">
            <w:pPr>
              <w:spacing w:after="0" w:line="240" w:lineRule="auto"/>
              <w:jc w:val="center"/>
              <w:textAlignment w:val="baseline"/>
              <w:rPr>
                <w:rFonts w:ascii="inherit" w:eastAsia="Times New Roman" w:hAnsi="inherit" w:cs="Arial"/>
                <w:color w:val="242729"/>
                <w:sz w:val="21"/>
                <w:szCs w:val="20"/>
              </w:rPr>
            </w:pPr>
            <w:r w:rsidRPr="009625E3">
              <w:rPr>
                <w:rFonts w:ascii="inherit" w:eastAsia="Times New Roman" w:hAnsi="inherit" w:cs="Arial"/>
                <w:color w:val="6A737C"/>
                <w:sz w:val="21"/>
                <w:szCs w:val="30"/>
                <w:bdr w:val="none" w:sz="0" w:space="0" w:color="auto" w:frame="1"/>
              </w:rPr>
              <w:br/>
            </w:r>
          </w:p>
        </w:tc>
        <w:tc>
          <w:tcPr>
            <w:tcW w:w="0" w:type="auto"/>
            <w:tcBorders>
              <w:top w:val="nil"/>
              <w:left w:val="nil"/>
              <w:bottom w:val="nil"/>
              <w:right w:val="nil"/>
            </w:tcBorders>
            <w:shd w:val="clear" w:color="auto" w:fill="FFFFFF"/>
            <w:hideMark/>
          </w:tcPr>
          <w:p w:rsidR="009625E3" w:rsidRPr="009625E3" w:rsidRDefault="009625E3" w:rsidP="009625E3">
            <w:pPr>
              <w:spacing w:after="240" w:line="240" w:lineRule="auto"/>
              <w:textAlignment w:val="baseline"/>
              <w:rPr>
                <w:rFonts w:ascii="inherit" w:eastAsia="Times New Roman" w:hAnsi="inherit" w:cs="Arial"/>
                <w:color w:val="242729"/>
                <w:sz w:val="21"/>
                <w:szCs w:val="23"/>
              </w:rPr>
            </w:pPr>
            <w:r w:rsidRPr="009625E3">
              <w:rPr>
                <w:rFonts w:ascii="inherit" w:eastAsia="Times New Roman" w:hAnsi="inherit" w:cs="Arial"/>
                <w:color w:val="242729"/>
                <w:sz w:val="21"/>
                <w:szCs w:val="23"/>
              </w:rPr>
              <w:t>If you can change the container to wait for mysql to be ready do it.</w:t>
            </w:r>
          </w:p>
          <w:p w:rsidR="009625E3" w:rsidRPr="009625E3" w:rsidRDefault="009625E3" w:rsidP="009625E3">
            <w:pPr>
              <w:spacing w:after="240" w:line="240" w:lineRule="auto"/>
              <w:textAlignment w:val="baseline"/>
              <w:rPr>
                <w:rFonts w:ascii="inherit" w:eastAsia="Times New Roman" w:hAnsi="inherit" w:cs="Arial"/>
                <w:color w:val="242729"/>
                <w:sz w:val="21"/>
                <w:szCs w:val="23"/>
              </w:rPr>
            </w:pPr>
            <w:r w:rsidRPr="009625E3">
              <w:rPr>
                <w:rFonts w:ascii="inherit" w:eastAsia="Times New Roman" w:hAnsi="inherit" w:cs="Arial"/>
                <w:color w:val="242729"/>
                <w:sz w:val="21"/>
                <w:szCs w:val="23"/>
              </w:rPr>
              <w:t>If you don't have the control of the container that you want to connect the database to, you can try to wait for the specific port.</w:t>
            </w:r>
          </w:p>
          <w:p w:rsidR="009625E3" w:rsidRPr="009625E3" w:rsidRDefault="009625E3" w:rsidP="009625E3">
            <w:pPr>
              <w:spacing w:after="240" w:line="240" w:lineRule="auto"/>
              <w:textAlignment w:val="baseline"/>
              <w:rPr>
                <w:rFonts w:ascii="inherit" w:eastAsia="Times New Roman" w:hAnsi="inherit" w:cs="Arial"/>
                <w:color w:val="242729"/>
                <w:sz w:val="21"/>
                <w:szCs w:val="23"/>
              </w:rPr>
            </w:pPr>
            <w:r w:rsidRPr="009625E3">
              <w:rPr>
                <w:rFonts w:ascii="inherit" w:eastAsia="Times New Roman" w:hAnsi="inherit" w:cs="Arial"/>
                <w:color w:val="242729"/>
                <w:sz w:val="21"/>
                <w:szCs w:val="23"/>
                <w:highlight w:val="yellow"/>
              </w:rPr>
              <w:t>For that purpose, I'm using a small script to wait for a specific port exposed by another container.</w:t>
            </w:r>
          </w:p>
          <w:p w:rsidR="009625E3" w:rsidRPr="009625E3" w:rsidRDefault="009625E3" w:rsidP="009625E3">
            <w:pPr>
              <w:spacing w:after="0" w:line="240" w:lineRule="auto"/>
              <w:textAlignment w:val="baseline"/>
              <w:rPr>
                <w:rFonts w:ascii="inherit" w:eastAsia="Times New Roman" w:hAnsi="inherit" w:cs="Arial"/>
                <w:color w:val="242729"/>
                <w:sz w:val="21"/>
                <w:szCs w:val="23"/>
              </w:rPr>
            </w:pPr>
            <w:r w:rsidRPr="009625E3">
              <w:rPr>
                <w:rFonts w:ascii="inherit" w:eastAsia="Times New Roman" w:hAnsi="inherit" w:cs="Arial"/>
                <w:color w:val="242729"/>
                <w:sz w:val="21"/>
                <w:szCs w:val="23"/>
              </w:rPr>
              <w:t>In this example, </w:t>
            </w:r>
            <w:r w:rsidRPr="00F24DAE">
              <w:rPr>
                <w:rFonts w:ascii="inherit" w:eastAsia="Times New Roman" w:hAnsi="inherit" w:cs="Arial"/>
                <w:b/>
                <w:bCs/>
                <w:color w:val="242729"/>
                <w:sz w:val="21"/>
                <w:szCs w:val="23"/>
                <w:bdr w:val="none" w:sz="0" w:space="0" w:color="auto" w:frame="1"/>
              </w:rPr>
              <w:t>myserver</w:t>
            </w:r>
            <w:r w:rsidRPr="009625E3">
              <w:rPr>
                <w:rFonts w:ascii="inherit" w:eastAsia="Times New Roman" w:hAnsi="inherit" w:cs="Arial"/>
                <w:color w:val="242729"/>
                <w:sz w:val="21"/>
                <w:szCs w:val="23"/>
              </w:rPr>
              <w:t> will wait for port </w:t>
            </w:r>
            <w:r w:rsidRPr="00F24DAE">
              <w:rPr>
                <w:rFonts w:ascii="inherit" w:eastAsia="Times New Roman" w:hAnsi="inherit" w:cs="Arial"/>
                <w:b/>
                <w:bCs/>
                <w:color w:val="242729"/>
                <w:sz w:val="21"/>
                <w:szCs w:val="23"/>
                <w:bdr w:val="none" w:sz="0" w:space="0" w:color="auto" w:frame="1"/>
              </w:rPr>
              <w:t>3306</w:t>
            </w:r>
            <w:r w:rsidRPr="009625E3">
              <w:rPr>
                <w:rFonts w:ascii="inherit" w:eastAsia="Times New Roman" w:hAnsi="inherit" w:cs="Arial"/>
                <w:color w:val="242729"/>
                <w:sz w:val="21"/>
                <w:szCs w:val="23"/>
              </w:rPr>
              <w:t> of </w:t>
            </w:r>
            <w:r w:rsidRPr="00F24DAE">
              <w:rPr>
                <w:rFonts w:ascii="inherit" w:eastAsia="Times New Roman" w:hAnsi="inherit" w:cs="Arial"/>
                <w:b/>
                <w:bCs/>
                <w:color w:val="242729"/>
                <w:sz w:val="21"/>
                <w:szCs w:val="23"/>
                <w:bdr w:val="none" w:sz="0" w:space="0" w:color="auto" w:frame="1"/>
              </w:rPr>
              <w:t>mydb</w:t>
            </w:r>
            <w:r w:rsidRPr="009625E3">
              <w:rPr>
                <w:rFonts w:ascii="inherit" w:eastAsia="Times New Roman" w:hAnsi="inherit" w:cs="Arial"/>
                <w:color w:val="242729"/>
                <w:sz w:val="21"/>
                <w:szCs w:val="23"/>
              </w:rPr>
              <w:t> container to be reachable.</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Your </w:t>
            </w:r>
            <w:r w:rsidRPr="00F24DAE">
              <w:rPr>
                <w:rFonts w:ascii="inherit" w:eastAsia="Times New Roman" w:hAnsi="inherit" w:cs="Courier New"/>
                <w:color w:val="101094"/>
                <w:sz w:val="21"/>
                <w:szCs w:val="20"/>
                <w:bdr w:val="none" w:sz="0" w:space="0" w:color="auto" w:frame="1"/>
                <w:shd w:val="clear" w:color="auto" w:fill="EFF0F1"/>
              </w:rPr>
              <w:t>database</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mydb:</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image: mysql</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ports:</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 </w:t>
            </w:r>
            <w:r w:rsidRPr="00F24DAE">
              <w:rPr>
                <w:rFonts w:ascii="inherit" w:eastAsia="Times New Roman" w:hAnsi="inherit" w:cs="Courier New"/>
                <w:color w:val="7D2727"/>
                <w:sz w:val="21"/>
                <w:szCs w:val="20"/>
                <w:bdr w:val="none" w:sz="0" w:space="0" w:color="auto" w:frame="1"/>
                <w:shd w:val="clear" w:color="auto" w:fill="EFF0F1"/>
              </w:rPr>
              <w:t>"3306:3306"</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volumes:</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 yourDataDir:/var/lib/mysql</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Your server</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myserver:</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image: myserver</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ports:</w:t>
            </w:r>
          </w:p>
          <w:p w:rsidR="009625E3" w:rsidRPr="00F24DAE"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1"/>
                <w:szCs w:val="20"/>
                <w:bdr w:val="none" w:sz="0" w:space="0" w:color="auto" w:frame="1"/>
                <w:shd w:val="clear" w:color="auto" w:fill="EFF0F1"/>
              </w:rPr>
            </w:pPr>
            <w:r w:rsidRPr="00F24DAE">
              <w:rPr>
                <w:rFonts w:ascii="inherit" w:eastAsia="Times New Roman" w:hAnsi="inherit" w:cs="Courier New"/>
                <w:color w:val="303336"/>
                <w:sz w:val="21"/>
                <w:szCs w:val="20"/>
                <w:bdr w:val="none" w:sz="0" w:space="0" w:color="auto" w:frame="1"/>
                <w:shd w:val="clear" w:color="auto" w:fill="EFF0F1"/>
              </w:rPr>
              <w:t xml:space="preserve">    - </w:t>
            </w:r>
            <w:r w:rsidRPr="00F24DAE">
              <w:rPr>
                <w:rFonts w:ascii="inherit" w:eastAsia="Times New Roman" w:hAnsi="inherit" w:cs="Courier New"/>
                <w:color w:val="7D2727"/>
                <w:sz w:val="21"/>
                <w:szCs w:val="20"/>
                <w:bdr w:val="none" w:sz="0" w:space="0" w:color="auto" w:frame="1"/>
                <w:shd w:val="clear" w:color="auto" w:fill="EFF0F1"/>
              </w:rPr>
              <w:t>"....:...."</w:t>
            </w:r>
          </w:p>
          <w:p w:rsidR="009625E3" w:rsidRPr="009625E3" w:rsidRDefault="009625E3" w:rsidP="009625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1"/>
                <w:szCs w:val="20"/>
                <w:highlight w:val="yellow"/>
              </w:rPr>
            </w:pPr>
            <w:r w:rsidRPr="00F24DAE">
              <w:rPr>
                <w:rFonts w:ascii="inherit" w:eastAsia="Times New Roman" w:hAnsi="inherit" w:cs="Courier New"/>
                <w:color w:val="303336"/>
                <w:sz w:val="21"/>
                <w:szCs w:val="20"/>
                <w:bdr w:val="none" w:sz="0" w:space="0" w:color="auto" w:frame="1"/>
                <w:shd w:val="clear" w:color="auto" w:fill="EFF0F1"/>
              </w:rPr>
              <w:t xml:space="preserve">  </w:t>
            </w:r>
            <w:r w:rsidRPr="00536530">
              <w:rPr>
                <w:rFonts w:ascii="inherit" w:eastAsia="Times New Roman" w:hAnsi="inherit" w:cs="Courier New"/>
                <w:color w:val="303336"/>
                <w:sz w:val="21"/>
                <w:szCs w:val="20"/>
                <w:highlight w:val="yellow"/>
                <w:bdr w:val="none" w:sz="0" w:space="0" w:color="auto" w:frame="1"/>
                <w:shd w:val="clear" w:color="auto" w:fill="EFF0F1"/>
              </w:rPr>
              <w:t>entrypoint: ./wait-for-it.sh mydb:</w:t>
            </w:r>
            <w:r w:rsidRPr="00536530">
              <w:rPr>
                <w:rFonts w:ascii="inherit" w:eastAsia="Times New Roman" w:hAnsi="inherit" w:cs="Courier New"/>
                <w:color w:val="7D2727"/>
                <w:sz w:val="21"/>
                <w:szCs w:val="20"/>
                <w:highlight w:val="yellow"/>
                <w:bdr w:val="none" w:sz="0" w:space="0" w:color="auto" w:frame="1"/>
                <w:shd w:val="clear" w:color="auto" w:fill="EFF0F1"/>
              </w:rPr>
              <w:t>3306</w:t>
            </w:r>
            <w:r w:rsidRPr="00536530">
              <w:rPr>
                <w:rFonts w:ascii="inherit" w:eastAsia="Times New Roman" w:hAnsi="inherit" w:cs="Courier New"/>
                <w:color w:val="303336"/>
                <w:sz w:val="21"/>
                <w:szCs w:val="20"/>
                <w:highlight w:val="yellow"/>
                <w:bdr w:val="none" w:sz="0" w:space="0" w:color="auto" w:frame="1"/>
                <w:shd w:val="clear" w:color="auto" w:fill="EFF0F1"/>
              </w:rPr>
              <w:t xml:space="preserve"> </w:t>
            </w:r>
            <w:r w:rsidRPr="00536530">
              <w:rPr>
                <w:rFonts w:ascii="inherit" w:eastAsia="Times New Roman" w:hAnsi="inherit" w:cs="Courier New"/>
                <w:color w:val="858C93"/>
                <w:sz w:val="21"/>
                <w:szCs w:val="20"/>
                <w:highlight w:val="yellow"/>
                <w:bdr w:val="none" w:sz="0" w:space="0" w:color="auto" w:frame="1"/>
                <w:shd w:val="clear" w:color="auto" w:fill="EFF0F1"/>
              </w:rPr>
              <w:t>-- ./yourEntryPoint.sh</w:t>
            </w:r>
          </w:p>
          <w:p w:rsidR="009625E3" w:rsidRPr="009625E3" w:rsidRDefault="009625E3" w:rsidP="009625E3">
            <w:pPr>
              <w:spacing w:after="75" w:line="240" w:lineRule="auto"/>
              <w:textAlignment w:val="baseline"/>
              <w:rPr>
                <w:rFonts w:ascii="inherit" w:eastAsia="Times New Roman" w:hAnsi="inherit" w:cs="Arial"/>
                <w:color w:val="242729"/>
                <w:sz w:val="21"/>
                <w:szCs w:val="23"/>
              </w:rPr>
            </w:pPr>
            <w:r w:rsidRPr="009625E3">
              <w:rPr>
                <w:rFonts w:ascii="inherit" w:eastAsia="Times New Roman" w:hAnsi="inherit" w:cs="Arial"/>
                <w:color w:val="242729"/>
                <w:sz w:val="21"/>
                <w:szCs w:val="23"/>
                <w:highlight w:val="yellow"/>
              </w:rPr>
              <w:t>You can find the script wait-for-it documentation </w:t>
            </w:r>
            <w:hyperlink r:id="rId8" w:history="1">
              <w:r w:rsidRPr="00536530">
                <w:rPr>
                  <w:rFonts w:ascii="inherit" w:eastAsia="Times New Roman" w:hAnsi="inherit" w:cs="Arial"/>
                  <w:color w:val="005999"/>
                  <w:sz w:val="21"/>
                  <w:szCs w:val="23"/>
                  <w:highlight w:val="yellow"/>
                  <w:u w:val="single"/>
                  <w:bdr w:val="none" w:sz="0" w:space="0" w:color="auto" w:frame="1"/>
                </w:rPr>
                <w:t>here</w:t>
              </w:r>
            </w:hyperlink>
          </w:p>
        </w:tc>
      </w:tr>
    </w:tbl>
    <w:p w:rsidR="0067346E" w:rsidRDefault="0067346E" w:rsidP="0067346E">
      <w:pPr>
        <w:spacing w:after="0" w:line="240" w:lineRule="auto"/>
      </w:pPr>
      <w:r>
        <w:tab/>
      </w:r>
    </w:p>
    <w:p w:rsidR="0067346E" w:rsidRDefault="0067346E" w:rsidP="0067346E">
      <w:pPr>
        <w:spacing w:after="0" w:line="240" w:lineRule="auto"/>
      </w:pPr>
      <w:r>
        <w:t>I tried using wait-for-it.sh earlier but it overrides the default Dockerfile right? How does the entrypoint.sh look like</w:t>
      </w:r>
    </w:p>
    <w:p w:rsidR="0067346E" w:rsidRDefault="0067346E" w:rsidP="0067346E">
      <w:pPr>
        <w:spacing w:after="0" w:line="240" w:lineRule="auto"/>
      </w:pPr>
      <w:r>
        <w:t>The entrypoint depends on your image. You can check it with docker inspect &lt;image id&gt;. This should wait for the service to be available and call your entry point.</w:t>
      </w:r>
    </w:p>
    <w:p w:rsidR="00D10EC4" w:rsidRPr="00D10EC4" w:rsidRDefault="0067346E" w:rsidP="00D10EC4">
      <w:pPr>
        <w:pStyle w:val="NormalWeb"/>
        <w:shd w:val="clear" w:color="auto" w:fill="FFFFFF"/>
        <w:spacing w:before="0" w:beforeAutospacing="0" w:after="240" w:afterAutospacing="0"/>
        <w:textAlignment w:val="baseline"/>
        <w:rPr>
          <w:rFonts w:ascii="Arial" w:hAnsi="Arial" w:cs="Arial"/>
          <w:color w:val="242729"/>
          <w:sz w:val="23"/>
          <w:szCs w:val="23"/>
        </w:rPr>
      </w:pPr>
      <w:r>
        <w:t xml:space="preserve"> </w:t>
      </w:r>
      <w:r>
        <w:sym w:font="Wingdings" w:char="F0E0"/>
      </w:r>
      <w:r w:rsidR="00D10EC4" w:rsidRPr="00D10EC4">
        <w:rPr>
          <w:rFonts w:ascii="Arial" w:hAnsi="Arial" w:cs="Arial"/>
          <w:color w:val="242729"/>
          <w:sz w:val="23"/>
          <w:szCs w:val="23"/>
        </w:rPr>
        <w:t>I modified the docker-compose.yml as per the following example and it worked.</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mysql:</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image: mysql:</w:t>
      </w:r>
      <w:r w:rsidRPr="00D10EC4">
        <w:rPr>
          <w:rFonts w:ascii="inherit" w:eastAsia="Times New Roman" w:hAnsi="inherit" w:cs="Courier New"/>
          <w:color w:val="7D2727"/>
          <w:sz w:val="20"/>
          <w:szCs w:val="20"/>
          <w:bdr w:val="none" w:sz="0" w:space="0" w:color="auto" w:frame="1"/>
          <w:shd w:val="clear" w:color="auto" w:fill="EFF0F1"/>
        </w:rPr>
        <w:t>5.6</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ports:</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lastRenderedPageBreak/>
        <w:t xml:space="preserve">          - </w:t>
      </w:r>
      <w:r w:rsidRPr="00D10EC4">
        <w:rPr>
          <w:rFonts w:ascii="inherit" w:eastAsia="Times New Roman" w:hAnsi="inherit" w:cs="Courier New"/>
          <w:color w:val="7D2727"/>
          <w:sz w:val="20"/>
          <w:szCs w:val="20"/>
          <w:bdr w:val="none" w:sz="0" w:space="0" w:color="auto" w:frame="1"/>
          <w:shd w:val="clear" w:color="auto" w:fill="EFF0F1"/>
        </w:rPr>
        <w:t>"3306:3306"</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volumes:       </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 Preload files </w:t>
      </w:r>
      <w:r w:rsidRPr="00D10EC4">
        <w:rPr>
          <w:rFonts w:ascii="inherit" w:eastAsia="Times New Roman" w:hAnsi="inherit" w:cs="Courier New"/>
          <w:color w:val="101094"/>
          <w:sz w:val="20"/>
          <w:szCs w:val="20"/>
          <w:bdr w:val="none" w:sz="0" w:space="0" w:color="auto" w:frame="1"/>
          <w:shd w:val="clear" w:color="auto" w:fill="EFF0F1"/>
        </w:rPr>
        <w:t>for</w:t>
      </w:r>
      <w:r w:rsidRPr="00D10EC4">
        <w:rPr>
          <w:rFonts w:ascii="inherit" w:eastAsia="Times New Roman" w:hAnsi="inherit" w:cs="Courier New"/>
          <w:color w:val="303336"/>
          <w:sz w:val="20"/>
          <w:szCs w:val="20"/>
          <w:bdr w:val="none" w:sz="0" w:space="0" w:color="auto" w:frame="1"/>
          <w:shd w:val="clear" w:color="auto" w:fill="EFF0F1"/>
        </w:rPr>
        <w:t xml:space="preserve"> data</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 ../schemaAndSeedData:/docker-entrypoint-initdb.d</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environment:</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MYSQL_ROOT_PASSWORD: rootPass</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MYSQL_DATABASE: DefaultDB</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MYSQL_USER: usr</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MYSQL_PASSWORD: usr</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healthcheck:</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10EC4">
        <w:rPr>
          <w:rFonts w:ascii="inherit" w:eastAsia="Times New Roman" w:hAnsi="inherit" w:cs="Courier New"/>
          <w:color w:val="303336"/>
          <w:sz w:val="20"/>
          <w:szCs w:val="20"/>
          <w:bdr w:val="none" w:sz="0" w:space="0" w:color="auto" w:frame="1"/>
          <w:shd w:val="clear" w:color="auto" w:fill="EFF0F1"/>
        </w:rPr>
        <w:t xml:space="preserve">          test:  mysql </w:t>
      </w:r>
      <w:r w:rsidRPr="00D10EC4">
        <w:rPr>
          <w:rFonts w:ascii="inherit" w:eastAsia="Times New Roman" w:hAnsi="inherit" w:cs="Courier New"/>
          <w:color w:val="858C93"/>
          <w:sz w:val="20"/>
          <w:szCs w:val="20"/>
          <w:bdr w:val="none" w:sz="0" w:space="0" w:color="auto" w:frame="1"/>
          <w:shd w:val="clear" w:color="auto" w:fill="EFF0F1"/>
        </w:rPr>
        <w:t>--user=root --password=rootPass -e 'Design your own check script ' LastSchema</w:t>
      </w:r>
    </w:p>
    <w:p w:rsidR="00D10EC4" w:rsidRPr="00D10EC4" w:rsidRDefault="00D10EC4" w:rsidP="00D10EC4">
      <w:pPr>
        <w:shd w:val="clear" w:color="auto" w:fill="FFFFFF"/>
        <w:spacing w:after="0" w:line="240" w:lineRule="auto"/>
        <w:textAlignment w:val="baseline"/>
        <w:rPr>
          <w:rFonts w:ascii="Arial" w:eastAsia="Times New Roman" w:hAnsi="Arial" w:cs="Arial"/>
          <w:color w:val="242729"/>
          <w:sz w:val="23"/>
          <w:szCs w:val="23"/>
        </w:rPr>
      </w:pPr>
      <w:r w:rsidRPr="00D10EC4">
        <w:rPr>
          <w:rFonts w:ascii="Arial" w:eastAsia="Times New Roman" w:hAnsi="Arial" w:cs="Arial"/>
          <w:color w:val="242729"/>
          <w:sz w:val="23"/>
          <w:szCs w:val="23"/>
        </w:rPr>
        <w:t>In my case </w:t>
      </w:r>
      <w:r w:rsidRPr="00D10EC4">
        <w:rPr>
          <w:rFonts w:ascii="Consolas" w:eastAsia="Times New Roman" w:hAnsi="Consolas" w:cs="Courier New"/>
          <w:color w:val="242729"/>
          <w:sz w:val="20"/>
          <w:szCs w:val="20"/>
          <w:bdr w:val="none" w:sz="0" w:space="0" w:color="auto" w:frame="1"/>
          <w:shd w:val="clear" w:color="auto" w:fill="EFF0F1"/>
        </w:rPr>
        <w:t>../schemaAndSeedData</w:t>
      </w:r>
      <w:r w:rsidRPr="00D10EC4">
        <w:rPr>
          <w:rFonts w:ascii="Arial" w:eastAsia="Times New Roman" w:hAnsi="Arial" w:cs="Arial"/>
          <w:color w:val="242729"/>
          <w:sz w:val="23"/>
          <w:szCs w:val="23"/>
        </w:rPr>
        <w:t> contains multiple schema and data seeding sql files. </w:t>
      </w:r>
      <w:r w:rsidRPr="00D10EC4">
        <w:rPr>
          <w:rFonts w:ascii="Consolas" w:eastAsia="Times New Roman" w:hAnsi="Consolas" w:cs="Courier New"/>
          <w:color w:val="242729"/>
          <w:sz w:val="20"/>
          <w:szCs w:val="20"/>
          <w:bdr w:val="none" w:sz="0" w:space="0" w:color="auto" w:frame="1"/>
          <w:shd w:val="clear" w:color="auto" w:fill="EFF0F1"/>
        </w:rPr>
        <w:t>Design your own check script</w:t>
      </w:r>
      <w:r w:rsidRPr="00D10EC4">
        <w:rPr>
          <w:rFonts w:ascii="Arial" w:eastAsia="Times New Roman" w:hAnsi="Arial" w:cs="Arial"/>
          <w:color w:val="242729"/>
          <w:sz w:val="23"/>
          <w:szCs w:val="23"/>
        </w:rPr>
        <w:t> can be similar to following 'select * from LastSchema.LastDBInsert'.</w:t>
      </w:r>
    </w:p>
    <w:p w:rsidR="00D10EC4" w:rsidRPr="00D10EC4" w:rsidRDefault="00D10EC4" w:rsidP="00D10EC4">
      <w:pPr>
        <w:shd w:val="clear" w:color="auto" w:fill="FFFFFF"/>
        <w:spacing w:after="240" w:line="240" w:lineRule="auto"/>
        <w:textAlignment w:val="baseline"/>
        <w:rPr>
          <w:rFonts w:ascii="Arial" w:eastAsia="Times New Roman" w:hAnsi="Arial" w:cs="Arial"/>
          <w:color w:val="242729"/>
          <w:sz w:val="23"/>
          <w:szCs w:val="23"/>
        </w:rPr>
      </w:pPr>
      <w:r w:rsidRPr="00D10EC4">
        <w:rPr>
          <w:rFonts w:ascii="Arial" w:eastAsia="Times New Roman" w:hAnsi="Arial" w:cs="Arial"/>
          <w:color w:val="242729"/>
          <w:sz w:val="23"/>
          <w:szCs w:val="23"/>
        </w:rPr>
        <w:t>While web dependent container code was</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depends_on:</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10EC4">
        <w:rPr>
          <w:rFonts w:ascii="inherit" w:eastAsia="Times New Roman" w:hAnsi="inherit" w:cs="Courier New"/>
          <w:color w:val="303336"/>
          <w:sz w:val="20"/>
          <w:szCs w:val="20"/>
          <w:bdr w:val="none" w:sz="0" w:space="0" w:color="auto" w:frame="1"/>
          <w:shd w:val="clear" w:color="auto" w:fill="EFF0F1"/>
        </w:rPr>
        <w:t xml:space="preserve">      mysql:</w:t>
      </w:r>
    </w:p>
    <w:p w:rsidR="00D10EC4" w:rsidRPr="00D10EC4" w:rsidRDefault="00D10EC4" w:rsidP="00D10EC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10EC4">
        <w:rPr>
          <w:rFonts w:ascii="inherit" w:eastAsia="Times New Roman" w:hAnsi="inherit" w:cs="Courier New"/>
          <w:color w:val="303336"/>
          <w:sz w:val="20"/>
          <w:szCs w:val="20"/>
          <w:bdr w:val="none" w:sz="0" w:space="0" w:color="auto" w:frame="1"/>
          <w:shd w:val="clear" w:color="auto" w:fill="EFF0F1"/>
        </w:rPr>
        <w:t xml:space="preserve">        condition: service_healthy</w:t>
      </w:r>
    </w:p>
    <w:p w:rsidR="001D1CA8" w:rsidRDefault="001D1CA8" w:rsidP="001D1CA8">
      <w:pPr>
        <w:spacing w:after="0" w:line="240" w:lineRule="auto"/>
      </w:pPr>
      <w:r>
        <w:t xml:space="preserve">This may work for you but I am unsure whether or not this is supported in all MySQL engines. </w:t>
      </w:r>
    </w:p>
    <w:p w:rsidR="001D1CA8" w:rsidRDefault="001D1CA8" w:rsidP="001D1CA8">
      <w:pPr>
        <w:spacing w:after="0" w:line="240" w:lineRule="auto"/>
      </w:pPr>
      <w:r>
        <w:t>mysql:5.6 supports it fully..</w:t>
      </w:r>
    </w:p>
    <w:p w:rsidR="001D1CA8" w:rsidRDefault="001D1CA8" w:rsidP="001D1CA8">
      <w:pPr>
        <w:spacing w:after="0" w:line="240" w:lineRule="auto"/>
      </w:pPr>
      <w:r>
        <w:t xml:space="preserve">I'm talking about database engines like InnoDB, MyISAM etc. Is LastSchema.LastDBInsert a MySQL default or database engine specific? </w:t>
      </w:r>
    </w:p>
    <w:p w:rsidR="0067346E" w:rsidRDefault="001D1CA8" w:rsidP="001D1CA8">
      <w:pPr>
        <w:spacing w:after="0" w:line="240" w:lineRule="auto"/>
      </w:pPr>
      <w:r>
        <w:t>No it is not a default in mysql either. It was just a sample. a dummy query.</w:t>
      </w:r>
    </w:p>
    <w:p w:rsidR="001D1CA8" w:rsidRDefault="001D1CA8" w:rsidP="001D1CA8">
      <w:pPr>
        <w:rPr>
          <w:sz w:val="24"/>
        </w:rPr>
      </w:pPr>
      <w:r>
        <w:rPr>
          <w:sz w:val="24"/>
        </w:rPr>
        <w:t>3.)</w:t>
      </w:r>
      <w:hyperlink r:id="rId9" w:history="1">
        <w:r w:rsidRPr="001D1CA8">
          <w:rPr>
            <w:rStyle w:val="Hyperlink"/>
            <w:sz w:val="24"/>
          </w:rPr>
          <w:t>Docker Compose wait for container X before starting Y</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5C7E4A" w:rsidRPr="005C7E4A" w:rsidTr="005C7E4A">
        <w:tc>
          <w:tcPr>
            <w:tcW w:w="0" w:type="auto"/>
            <w:tcBorders>
              <w:top w:val="nil"/>
              <w:left w:val="nil"/>
              <w:bottom w:val="nil"/>
              <w:right w:val="nil"/>
            </w:tcBorders>
            <w:shd w:val="clear" w:color="auto" w:fill="FFFFFF"/>
            <w:tcMar>
              <w:top w:w="0" w:type="dxa"/>
              <w:left w:w="0" w:type="dxa"/>
              <w:bottom w:w="0" w:type="dxa"/>
              <w:right w:w="225" w:type="dxa"/>
            </w:tcMar>
            <w:hideMark/>
          </w:tcPr>
          <w:p w:rsidR="005C7E4A" w:rsidRPr="005C7E4A" w:rsidRDefault="005C7E4A" w:rsidP="005C7E4A">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I am using rabbitmq and a simple python sample from </w:t>
            </w:r>
            <w:hyperlink r:id="rId10" w:history="1">
              <w:r w:rsidRPr="005C7E4A">
                <w:rPr>
                  <w:rFonts w:ascii="inherit" w:eastAsia="Times New Roman" w:hAnsi="inherit" w:cs="Arial"/>
                  <w:color w:val="005999"/>
                  <w:sz w:val="21"/>
                  <w:szCs w:val="23"/>
                  <w:u w:val="single"/>
                  <w:bdr w:val="none" w:sz="0" w:space="0" w:color="auto" w:frame="1"/>
                </w:rPr>
                <w:t>here</w:t>
              </w:r>
            </w:hyperlink>
            <w:r w:rsidRPr="005C7E4A">
              <w:rPr>
                <w:rFonts w:ascii="inherit" w:eastAsia="Times New Roman" w:hAnsi="inherit" w:cs="Arial"/>
                <w:color w:val="242729"/>
                <w:sz w:val="21"/>
                <w:szCs w:val="23"/>
              </w:rPr>
              <w:t> together with docker-compose. My problem is that I need to wait for rabbitmq to fully started. From what I searched so far, I dont know how to wait with container x ( in my case worker ) until y (rabbitmq) is started.</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I found this </w:t>
            </w:r>
            <w:hyperlink r:id="rId11" w:history="1">
              <w:r w:rsidRPr="005C7E4A">
                <w:rPr>
                  <w:rFonts w:ascii="inherit" w:eastAsia="Times New Roman" w:hAnsi="inherit" w:cs="Arial"/>
                  <w:color w:val="005999"/>
                  <w:sz w:val="21"/>
                  <w:szCs w:val="23"/>
                  <w:u w:val="single"/>
                  <w:bdr w:val="none" w:sz="0" w:space="0" w:color="auto" w:frame="1"/>
                </w:rPr>
                <w:t>blogpost</w:t>
              </w:r>
            </w:hyperlink>
            <w:r w:rsidRPr="005C7E4A">
              <w:rPr>
                <w:rFonts w:ascii="inherit" w:eastAsia="Times New Roman" w:hAnsi="inherit" w:cs="Arial"/>
                <w:color w:val="242729"/>
                <w:sz w:val="21"/>
                <w:szCs w:val="23"/>
              </w:rPr>
              <w:t> where he checks if the other host is online. I also found this </w:t>
            </w:r>
            <w:hyperlink r:id="rId12" w:history="1">
              <w:r w:rsidRPr="005C7E4A">
                <w:rPr>
                  <w:rFonts w:ascii="inherit" w:eastAsia="Times New Roman" w:hAnsi="inherit" w:cs="Arial"/>
                  <w:color w:val="005999"/>
                  <w:sz w:val="21"/>
                  <w:szCs w:val="23"/>
                  <w:u w:val="single"/>
                  <w:bdr w:val="none" w:sz="0" w:space="0" w:color="auto" w:frame="1"/>
                </w:rPr>
                <w:t>docker command</w:t>
              </w:r>
            </w:hyperlink>
            <w:r w:rsidRPr="005C7E4A">
              <w:rPr>
                <w:rFonts w:ascii="inherit" w:eastAsia="Times New Roman" w:hAnsi="inherit" w:cs="Arial"/>
                <w:color w:val="242729"/>
                <w:sz w:val="21"/>
                <w:szCs w:val="23"/>
              </w:rPr>
              <w:t>:</w:t>
            </w:r>
          </w:p>
          <w:p w:rsidR="005C7E4A" w:rsidRPr="005C7E4A" w:rsidRDefault="005C7E4A" w:rsidP="005C7E4A">
            <w:pPr>
              <w:shd w:val="clear" w:color="auto" w:fill="FFF8DC"/>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wait</w:t>
            </w:r>
          </w:p>
          <w:p w:rsidR="005C7E4A" w:rsidRPr="005C7E4A" w:rsidRDefault="005C7E4A" w:rsidP="005C7E4A">
            <w:pPr>
              <w:shd w:val="clear" w:color="auto" w:fill="FFF8DC"/>
              <w:spacing w:after="24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Usage: docker wait CONTAINER [CONTAINER...]</w:t>
            </w:r>
          </w:p>
          <w:p w:rsidR="005C7E4A" w:rsidRPr="005C7E4A" w:rsidRDefault="005C7E4A" w:rsidP="005C7E4A">
            <w:pPr>
              <w:shd w:val="clear" w:color="auto" w:fill="FFF8DC"/>
              <w:spacing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Block until a container stops, then print its exit code.</w:t>
            </w:r>
          </w:p>
          <w:p w:rsidR="005C7E4A" w:rsidRPr="005C7E4A" w:rsidRDefault="005C7E4A" w:rsidP="005C7E4A">
            <w:pPr>
              <w:spacing w:after="24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Waiting for a container to stop is maybe not what I am looking for but if it is, is it possible to use that command inside the docker-compose.yml ? My solution so far is to wait some seconds and check the port, but is this the way to achieve this?. If I dont wait I get an error.</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docker-compose.yml</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worker:</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build: myapp/.</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volumes:</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 myapp/.:/usr/src/app:ro</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links:</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 rabbitmq</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rabbitmq:</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image: rabbitmq:3-management</w:t>
            </w:r>
          </w:p>
          <w:p w:rsidR="005C7E4A" w:rsidRPr="00DD2425" w:rsidRDefault="005C7E4A" w:rsidP="005C7E4A">
            <w:pPr>
              <w:spacing w:after="0" w:line="240" w:lineRule="auto"/>
              <w:textAlignment w:val="baseline"/>
              <w:rPr>
                <w:rFonts w:ascii="inherit" w:eastAsia="Times New Roman" w:hAnsi="inherit" w:cs="Arial"/>
                <w:color w:val="242729"/>
                <w:sz w:val="19"/>
                <w:szCs w:val="23"/>
              </w:rPr>
            </w:pPr>
            <w:r w:rsidRPr="00DD2425">
              <w:rPr>
                <w:rFonts w:ascii="inherit" w:eastAsia="Times New Roman" w:hAnsi="inherit" w:cs="Arial"/>
                <w:b/>
                <w:bCs/>
                <w:color w:val="242729"/>
                <w:sz w:val="19"/>
                <w:szCs w:val="23"/>
                <w:bdr w:val="none" w:sz="0" w:space="0" w:color="auto" w:frame="1"/>
              </w:rPr>
              <w:t>python hello sample (rabbit.py):</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import pika</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import time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import socket</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pingcounter = 0</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isreachable = False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while isreachable is False and pingcounter &lt; 5:</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lastRenderedPageBreak/>
              <w:t xml:space="preserve">    s = socket.socket(socket.AF_INET, socket.SOCK_STREAM)</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try:</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s.connect(('rabbitmq', 5672))</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isreachable = True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except socket.error as 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time.sleep(2)</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pingcounter += 1</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s.close()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if isreachable: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connection = pika.BlockingConnection(pika.ConnectionParameters(</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host="rabbitmq"))</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channel = connection.channel()</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channel.queue_declare(queue='hello')</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channel.basic_publish(exchange='',</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routing_key='hello',</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body='Hello World!')</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print (" [x] Sent 'Hello World!'")</w:t>
            </w:r>
          </w:p>
          <w:p w:rsidR="005C7E4A" w:rsidRPr="00DD2425"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DD2425">
              <w:rPr>
                <w:rFonts w:ascii="Consolas" w:eastAsia="Times New Roman" w:hAnsi="Consolas" w:cs="Courier New"/>
                <w:color w:val="242729"/>
                <w:sz w:val="20"/>
                <w:szCs w:val="20"/>
                <w:bdr w:val="none" w:sz="0" w:space="0" w:color="auto" w:frame="1"/>
                <w:shd w:val="clear" w:color="auto" w:fill="EFF0F1"/>
              </w:rPr>
              <w:t xml:space="preserve">    connection.close()</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Dockerfile for worker:</w:t>
            </w:r>
          </w:p>
          <w:p w:rsidR="005C7E4A" w:rsidRPr="005C7E4A"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5C7E4A">
              <w:rPr>
                <w:rFonts w:ascii="Consolas" w:eastAsia="Times New Roman" w:hAnsi="Consolas" w:cs="Courier New"/>
                <w:color w:val="242729"/>
                <w:sz w:val="21"/>
                <w:szCs w:val="20"/>
                <w:bdr w:val="none" w:sz="0" w:space="0" w:color="auto" w:frame="1"/>
                <w:shd w:val="clear" w:color="auto" w:fill="EFF0F1"/>
              </w:rPr>
              <w:t>FROM python:2-onbuild</w:t>
            </w:r>
          </w:p>
          <w:p w:rsidR="005C7E4A" w:rsidRPr="005C7E4A"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5C7E4A">
              <w:rPr>
                <w:rFonts w:ascii="Consolas" w:eastAsia="Times New Roman" w:hAnsi="Consolas" w:cs="Courier New"/>
                <w:color w:val="242729"/>
                <w:sz w:val="21"/>
                <w:szCs w:val="20"/>
                <w:bdr w:val="none" w:sz="0" w:space="0" w:color="auto" w:frame="1"/>
                <w:shd w:val="clear" w:color="auto" w:fill="EFF0F1"/>
              </w:rPr>
              <w:t>RUN ["pip", "install", "pika"]</w:t>
            </w:r>
          </w:p>
          <w:p w:rsidR="005C7E4A" w:rsidRPr="005C7E4A"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p>
          <w:p w:rsidR="005C7E4A" w:rsidRPr="005C7E4A" w:rsidRDefault="005C7E4A" w:rsidP="005C7E4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5C7E4A">
              <w:rPr>
                <w:rFonts w:ascii="Consolas" w:eastAsia="Times New Roman" w:hAnsi="Consolas" w:cs="Courier New"/>
                <w:color w:val="242729"/>
                <w:sz w:val="21"/>
                <w:szCs w:val="20"/>
                <w:bdr w:val="none" w:sz="0" w:space="0" w:color="auto" w:frame="1"/>
                <w:shd w:val="clear" w:color="auto" w:fill="EFF0F1"/>
              </w:rPr>
              <w:t>CMD ["python","rabbit.py"]</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Update Nov 2015</w:t>
            </w:r>
            <w:r w:rsidRPr="005C7E4A">
              <w:rPr>
                <w:rFonts w:ascii="inherit" w:eastAsia="Times New Roman" w:hAnsi="inherit" w:cs="Arial"/>
                <w:color w:val="242729"/>
                <w:sz w:val="21"/>
                <w:szCs w:val="23"/>
              </w:rPr>
              <w:t>:</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A shell script or waiting inside your program is maybe a possible solution. But after seeing this </w:t>
            </w:r>
            <w:hyperlink r:id="rId13" w:history="1">
              <w:r w:rsidRPr="005C7E4A">
                <w:rPr>
                  <w:rFonts w:ascii="inherit" w:eastAsia="Times New Roman" w:hAnsi="inherit" w:cs="Arial"/>
                  <w:color w:val="005999"/>
                  <w:sz w:val="21"/>
                  <w:szCs w:val="23"/>
                  <w:u w:val="single"/>
                  <w:bdr w:val="none" w:sz="0" w:space="0" w:color="auto" w:frame="1"/>
                </w:rPr>
                <w:t>Issue</w:t>
              </w:r>
            </w:hyperlink>
            <w:r w:rsidRPr="005C7E4A">
              <w:rPr>
                <w:rFonts w:ascii="inherit" w:eastAsia="Times New Roman" w:hAnsi="inherit" w:cs="Arial"/>
                <w:color w:val="242729"/>
                <w:sz w:val="21"/>
                <w:szCs w:val="23"/>
              </w:rPr>
              <w:t> I am looking for a command or feature of docker/docker-compose itself.</w:t>
            </w:r>
          </w:p>
          <w:p w:rsidR="005C7E4A" w:rsidRPr="005C7E4A" w:rsidRDefault="005C7E4A" w:rsidP="005C7E4A">
            <w:pPr>
              <w:spacing w:after="24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They mention a solution for implementing a health check, which may be the best option. A open tcp connection does not mean your service is ready or may remain ready. In addition to that I need to change my entrypoint in my dockerfile.</w:t>
            </w:r>
          </w:p>
          <w:p w:rsidR="005C7E4A" w:rsidRPr="00DD2425" w:rsidRDefault="005C7E4A" w:rsidP="005C7E4A">
            <w:pPr>
              <w:spacing w:after="240" w:line="240" w:lineRule="auto"/>
              <w:textAlignment w:val="baseline"/>
              <w:rPr>
                <w:rFonts w:ascii="inherit" w:eastAsia="Times New Roman" w:hAnsi="inherit" w:cs="Arial"/>
                <w:color w:val="242729"/>
                <w:sz w:val="19"/>
                <w:szCs w:val="23"/>
              </w:rPr>
            </w:pPr>
            <w:r w:rsidRPr="00DD2425">
              <w:rPr>
                <w:rFonts w:ascii="inherit" w:eastAsia="Times New Roman" w:hAnsi="inherit" w:cs="Arial"/>
                <w:color w:val="242729"/>
                <w:sz w:val="19"/>
                <w:szCs w:val="23"/>
              </w:rPr>
              <w:t>So I am hoping for an answer with docker-compose on board commands, which will hopefully the case if they finish this issue.</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Update March 2016</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There is a </w:t>
            </w:r>
            <w:hyperlink r:id="rId14" w:history="1">
              <w:r w:rsidRPr="005C7E4A">
                <w:rPr>
                  <w:rFonts w:ascii="inherit" w:eastAsia="Times New Roman" w:hAnsi="inherit" w:cs="Arial"/>
                  <w:color w:val="005999"/>
                  <w:sz w:val="21"/>
                  <w:szCs w:val="23"/>
                  <w:u w:val="single"/>
                  <w:bdr w:val="none" w:sz="0" w:space="0" w:color="auto" w:frame="1"/>
                </w:rPr>
                <w:t>proposal</w:t>
              </w:r>
            </w:hyperlink>
            <w:r w:rsidRPr="005C7E4A">
              <w:rPr>
                <w:rFonts w:ascii="inherit" w:eastAsia="Times New Roman" w:hAnsi="inherit" w:cs="Arial"/>
                <w:color w:val="242729"/>
                <w:sz w:val="21"/>
                <w:szCs w:val="23"/>
              </w:rPr>
              <w:t> for providing a built-in way to determine if a container is "alive". So docker-compose can maybe make use of it in near future.</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Update June 2016</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It seems that the healthcheck will be </w:t>
            </w:r>
            <w:hyperlink r:id="rId15" w:history="1">
              <w:r w:rsidRPr="005C7E4A">
                <w:rPr>
                  <w:rFonts w:ascii="inherit" w:eastAsia="Times New Roman" w:hAnsi="inherit" w:cs="Arial"/>
                  <w:color w:val="005999"/>
                  <w:sz w:val="21"/>
                  <w:szCs w:val="23"/>
                  <w:u w:val="single"/>
                  <w:bdr w:val="none" w:sz="0" w:space="0" w:color="auto" w:frame="1"/>
                </w:rPr>
                <w:t>integrated</w:t>
              </w:r>
            </w:hyperlink>
            <w:r w:rsidRPr="005C7E4A">
              <w:rPr>
                <w:rFonts w:ascii="inherit" w:eastAsia="Times New Roman" w:hAnsi="inherit" w:cs="Arial"/>
                <w:color w:val="242729"/>
                <w:sz w:val="21"/>
                <w:szCs w:val="23"/>
              </w:rPr>
              <w:t> into docker in Version 1.12.0</w:t>
            </w:r>
          </w:p>
          <w:p w:rsidR="005C7E4A" w:rsidRPr="005C7E4A" w:rsidRDefault="005C7E4A" w:rsidP="005C7E4A">
            <w:pPr>
              <w:spacing w:after="0" w:line="240" w:lineRule="auto"/>
              <w:textAlignment w:val="baseline"/>
              <w:rPr>
                <w:rFonts w:ascii="inherit" w:eastAsia="Times New Roman" w:hAnsi="inherit" w:cs="Arial"/>
                <w:color w:val="242729"/>
                <w:sz w:val="21"/>
                <w:szCs w:val="23"/>
              </w:rPr>
            </w:pPr>
            <w:r w:rsidRPr="005C7E4A">
              <w:rPr>
                <w:rFonts w:ascii="inherit" w:eastAsia="Times New Roman" w:hAnsi="inherit" w:cs="Arial"/>
                <w:b/>
                <w:bCs/>
                <w:color w:val="242729"/>
                <w:sz w:val="21"/>
                <w:szCs w:val="23"/>
                <w:bdr w:val="none" w:sz="0" w:space="0" w:color="auto" w:frame="1"/>
              </w:rPr>
              <w:t>Update Januar 2017</w:t>
            </w:r>
          </w:p>
          <w:p w:rsidR="005C7E4A" w:rsidRPr="005C7E4A" w:rsidRDefault="005C7E4A" w:rsidP="005C7E4A">
            <w:pPr>
              <w:spacing w:after="75" w:line="240" w:lineRule="auto"/>
              <w:textAlignment w:val="baseline"/>
              <w:rPr>
                <w:rFonts w:ascii="inherit" w:eastAsia="Times New Roman" w:hAnsi="inherit" w:cs="Arial"/>
                <w:color w:val="242729"/>
                <w:sz w:val="21"/>
                <w:szCs w:val="23"/>
              </w:rPr>
            </w:pPr>
            <w:r w:rsidRPr="005C7E4A">
              <w:rPr>
                <w:rFonts w:ascii="inherit" w:eastAsia="Times New Roman" w:hAnsi="inherit" w:cs="Arial"/>
                <w:color w:val="242729"/>
                <w:sz w:val="21"/>
                <w:szCs w:val="23"/>
              </w:rPr>
              <w:t>I found a docker-compose solution see: </w:t>
            </w:r>
            <w:hyperlink r:id="rId16" w:anchor="41854997" w:history="1">
              <w:r w:rsidRPr="005C7E4A">
                <w:rPr>
                  <w:rFonts w:ascii="inherit" w:eastAsia="Times New Roman" w:hAnsi="inherit" w:cs="Arial"/>
                  <w:color w:val="005999"/>
                  <w:sz w:val="21"/>
                  <w:szCs w:val="23"/>
                  <w:u w:val="single"/>
                  <w:bdr w:val="none" w:sz="0" w:space="0" w:color="auto" w:frame="1"/>
                </w:rPr>
                <w:t>Docker Compose wait for container X before starting Y</w:t>
              </w:r>
            </w:hyperlink>
          </w:p>
        </w:tc>
      </w:tr>
    </w:tbl>
    <w:p w:rsidR="000F5B37" w:rsidRPr="000F5B37" w:rsidRDefault="000F5B37" w:rsidP="000F5B37">
      <w:pPr>
        <w:pStyle w:val="NormalWeb"/>
        <w:shd w:val="clear" w:color="auto" w:fill="FFFFFF"/>
        <w:spacing w:before="0" w:beforeAutospacing="0" w:after="0" w:afterAutospacing="0"/>
        <w:textAlignment w:val="baseline"/>
        <w:rPr>
          <w:rFonts w:ascii="Arial" w:hAnsi="Arial" w:cs="Arial"/>
          <w:color w:val="242729"/>
          <w:sz w:val="23"/>
          <w:szCs w:val="23"/>
        </w:rPr>
      </w:pPr>
      <w:r w:rsidRPr="000F5B37">
        <w:rPr>
          <w:b/>
          <w:bCs/>
        </w:rPr>
        <w:lastRenderedPageBreak/>
        <w:sym w:font="Wingdings" w:char="F0E0"/>
      </w:r>
      <w:r w:rsidRPr="000F5B37">
        <w:rPr>
          <w:rFonts w:ascii="Arial" w:hAnsi="Arial" w:cs="Arial"/>
          <w:color w:val="242729"/>
          <w:sz w:val="23"/>
          <w:szCs w:val="23"/>
        </w:rPr>
        <w:t>For container start ordering use</w:t>
      </w:r>
    </w:p>
    <w:p w:rsidR="000F5B37" w:rsidRPr="000F5B37" w:rsidRDefault="000F5B37" w:rsidP="000F5B3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F5B37">
        <w:rPr>
          <w:rFonts w:ascii="Consolas" w:eastAsia="Times New Roman" w:hAnsi="Consolas" w:cs="Courier New"/>
          <w:color w:val="242729"/>
          <w:sz w:val="20"/>
          <w:szCs w:val="20"/>
          <w:bdr w:val="none" w:sz="0" w:space="0" w:color="auto" w:frame="1"/>
          <w:shd w:val="clear" w:color="auto" w:fill="EFF0F1"/>
        </w:rPr>
        <w:t>depends_on:</w:t>
      </w:r>
    </w:p>
    <w:p w:rsidR="000F5B37" w:rsidRPr="000F5B37" w:rsidRDefault="000F5B37" w:rsidP="000F5B37">
      <w:pPr>
        <w:shd w:val="clear" w:color="auto" w:fill="FFFFFF"/>
        <w:spacing w:after="0" w:line="240" w:lineRule="auto"/>
        <w:textAlignment w:val="baseline"/>
        <w:rPr>
          <w:rFonts w:ascii="Arial" w:eastAsia="Times New Roman" w:hAnsi="Arial" w:cs="Arial"/>
          <w:color w:val="242729"/>
          <w:sz w:val="23"/>
          <w:szCs w:val="23"/>
        </w:rPr>
      </w:pPr>
      <w:r w:rsidRPr="000F5B37">
        <w:rPr>
          <w:rFonts w:ascii="Arial" w:eastAsia="Times New Roman" w:hAnsi="Arial" w:cs="Arial"/>
          <w:color w:val="242729"/>
          <w:sz w:val="23"/>
          <w:szCs w:val="23"/>
        </w:rPr>
        <w:t>For waiting previous container start use script</w:t>
      </w:r>
    </w:p>
    <w:p w:rsidR="000F5B37" w:rsidRPr="000F5B37" w:rsidRDefault="000F5B37" w:rsidP="000F5B3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F5B37">
        <w:rPr>
          <w:rFonts w:ascii="Consolas" w:eastAsia="Times New Roman" w:hAnsi="Consolas" w:cs="Courier New"/>
          <w:color w:val="242729"/>
          <w:sz w:val="20"/>
          <w:szCs w:val="20"/>
          <w:bdr w:val="none" w:sz="0" w:space="0" w:color="auto" w:frame="1"/>
          <w:shd w:val="clear" w:color="auto" w:fill="EFF0F1"/>
        </w:rPr>
        <w:t>entrypoint: ./wait-for-it.sh db:5432</w:t>
      </w:r>
    </w:p>
    <w:p w:rsidR="000F5B37" w:rsidRPr="000F5B37" w:rsidRDefault="000F5B37" w:rsidP="000F5B37">
      <w:pPr>
        <w:shd w:val="clear" w:color="auto" w:fill="FFFFFF"/>
        <w:spacing w:after="0" w:line="240" w:lineRule="auto"/>
        <w:textAlignment w:val="baseline"/>
        <w:rPr>
          <w:rFonts w:ascii="Arial" w:eastAsia="Times New Roman" w:hAnsi="Arial" w:cs="Arial"/>
          <w:color w:val="242729"/>
          <w:sz w:val="23"/>
          <w:szCs w:val="23"/>
        </w:rPr>
      </w:pPr>
      <w:r w:rsidRPr="000F5B37">
        <w:rPr>
          <w:rFonts w:ascii="Arial" w:eastAsia="Times New Roman" w:hAnsi="Arial" w:cs="Arial"/>
          <w:color w:val="242729"/>
          <w:sz w:val="23"/>
          <w:szCs w:val="23"/>
        </w:rPr>
        <w:t>This article will help you </w:t>
      </w:r>
      <w:hyperlink r:id="rId17" w:history="1">
        <w:r w:rsidRPr="000F5B37">
          <w:rPr>
            <w:rFonts w:ascii="inherit" w:eastAsia="Times New Roman" w:hAnsi="inherit" w:cs="Arial"/>
            <w:color w:val="005999"/>
            <w:sz w:val="23"/>
            <w:szCs w:val="23"/>
            <w:u w:val="single"/>
            <w:bdr w:val="none" w:sz="0" w:space="0" w:color="auto" w:frame="1"/>
          </w:rPr>
          <w:t>https://docs.docker.com/compose/startup-order/</w:t>
        </w:r>
      </w:hyperlink>
    </w:p>
    <w:p w:rsidR="00DD2425" w:rsidRDefault="00DD2425" w:rsidP="00DD2425">
      <w:pPr>
        <w:spacing w:after="0"/>
        <w:rPr>
          <w:b/>
          <w:bCs/>
          <w:sz w:val="24"/>
        </w:rPr>
      </w:pPr>
    </w:p>
    <w:p w:rsidR="00DD5D00" w:rsidRPr="00DD5D00" w:rsidRDefault="00DD5D00" w:rsidP="00DD2425">
      <w:pPr>
        <w:spacing w:after="0"/>
        <w:rPr>
          <w:b/>
          <w:bCs/>
          <w:sz w:val="24"/>
        </w:rPr>
      </w:pPr>
      <w:r>
        <w:rPr>
          <w:b/>
          <w:bCs/>
          <w:sz w:val="24"/>
        </w:rPr>
        <w:t>4.)</w:t>
      </w:r>
      <w:r w:rsidRPr="00DD5D00">
        <w:rPr>
          <w:rFonts w:ascii="Arial" w:hAnsi="Arial" w:cs="Arial"/>
          <w:color w:val="242729"/>
          <w:sz w:val="33"/>
          <w:szCs w:val="33"/>
        </w:rPr>
        <w:t xml:space="preserve"> </w:t>
      </w:r>
      <w:hyperlink r:id="rId18" w:history="1">
        <w:r w:rsidRPr="00DD5D00">
          <w:rPr>
            <w:rStyle w:val="Hyperlink"/>
            <w:sz w:val="24"/>
          </w:rPr>
          <w:t>How do I configure docker compose to expose ports correctly?</w:t>
        </w:r>
      </w:hyperlink>
    </w:p>
    <w:p w:rsidR="00DD5D00" w:rsidRPr="00DD5D00" w:rsidRDefault="00DD5D00" w:rsidP="00DD5D00">
      <w:pPr>
        <w:shd w:val="clear" w:color="auto" w:fill="FFFFFF"/>
        <w:spacing w:after="0" w:line="240" w:lineRule="auto"/>
        <w:textAlignment w:val="baseline"/>
        <w:rPr>
          <w:rFonts w:ascii="Arial" w:eastAsia="Times New Roman" w:hAnsi="Arial" w:cs="Arial"/>
          <w:color w:val="242729"/>
          <w:sz w:val="23"/>
          <w:szCs w:val="23"/>
        </w:rPr>
      </w:pPr>
      <w:r w:rsidRPr="00DD5D00">
        <w:rPr>
          <w:rFonts w:ascii="Arial" w:eastAsia="Times New Roman" w:hAnsi="Arial" w:cs="Arial"/>
          <w:color w:val="242729"/>
          <w:sz w:val="23"/>
          <w:szCs w:val="23"/>
        </w:rPr>
        <w:t xml:space="preserve">I'm using docker and docker compose to run a </w:t>
      </w:r>
      <w:r w:rsidRPr="00DD5D00">
        <w:rPr>
          <w:rFonts w:ascii="Arial" w:eastAsia="Times New Roman" w:hAnsi="Arial" w:cs="Arial"/>
          <w:color w:val="242729"/>
          <w:sz w:val="23"/>
          <w:szCs w:val="23"/>
          <w:highlight w:val="yellow"/>
        </w:rPr>
        <w:t>clojure</w:t>
      </w:r>
      <w:r w:rsidRPr="00DD5D00">
        <w:rPr>
          <w:rFonts w:ascii="Arial" w:eastAsia="Times New Roman" w:hAnsi="Arial" w:cs="Arial"/>
          <w:color w:val="242729"/>
          <w:sz w:val="23"/>
          <w:szCs w:val="23"/>
        </w:rPr>
        <w:t xml:space="preserve"> and a </w:t>
      </w:r>
      <w:r w:rsidRPr="00DD5D00">
        <w:rPr>
          <w:rFonts w:ascii="Arial" w:eastAsia="Times New Roman" w:hAnsi="Arial" w:cs="Arial"/>
          <w:color w:val="242729"/>
          <w:sz w:val="23"/>
          <w:szCs w:val="23"/>
          <w:highlight w:val="yellow"/>
        </w:rPr>
        <w:t>node app,</w:t>
      </w:r>
      <w:r w:rsidRPr="00DD5D00">
        <w:rPr>
          <w:rFonts w:ascii="Arial" w:eastAsia="Times New Roman" w:hAnsi="Arial" w:cs="Arial"/>
          <w:color w:val="242729"/>
          <w:sz w:val="23"/>
          <w:szCs w:val="23"/>
        </w:rPr>
        <w:t xml:space="preserve"> alongside </w:t>
      </w:r>
      <w:r w:rsidRPr="00DD5D00">
        <w:rPr>
          <w:rFonts w:ascii="Arial" w:eastAsia="Times New Roman" w:hAnsi="Arial" w:cs="Arial"/>
          <w:color w:val="242729"/>
          <w:sz w:val="23"/>
          <w:szCs w:val="23"/>
          <w:highlight w:val="yellow"/>
        </w:rPr>
        <w:t>postgres</w:t>
      </w:r>
      <w:r w:rsidRPr="00DD5D00">
        <w:rPr>
          <w:rFonts w:ascii="Arial" w:eastAsia="Times New Roman" w:hAnsi="Arial" w:cs="Arial"/>
          <w:color w:val="242729"/>
          <w:sz w:val="23"/>
          <w:szCs w:val="23"/>
        </w:rPr>
        <w:t>.</w:t>
      </w:r>
    </w:p>
    <w:p w:rsidR="00DD5D00" w:rsidRPr="00DD5D00" w:rsidRDefault="00DD5D00" w:rsidP="00DD5D00">
      <w:pPr>
        <w:shd w:val="clear" w:color="auto" w:fill="FFFFFF"/>
        <w:spacing w:after="0" w:line="240" w:lineRule="auto"/>
        <w:textAlignment w:val="baseline"/>
        <w:rPr>
          <w:rFonts w:ascii="Arial" w:eastAsia="Times New Roman" w:hAnsi="Arial" w:cs="Arial"/>
          <w:color w:val="242729"/>
          <w:sz w:val="23"/>
          <w:szCs w:val="23"/>
        </w:rPr>
      </w:pPr>
      <w:r w:rsidRPr="00DD5D00">
        <w:rPr>
          <w:rFonts w:ascii="Arial" w:eastAsia="Times New Roman" w:hAnsi="Arial" w:cs="Arial"/>
          <w:color w:val="242729"/>
          <w:sz w:val="23"/>
          <w:szCs w:val="23"/>
        </w:rPr>
        <w:t>The project is contained in the following folder structure.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project/</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app/</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 Dockerfile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frontend/</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 /Dockerfile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docker-compose.yml</w:t>
      </w:r>
    </w:p>
    <w:p w:rsidR="00DD5D00" w:rsidRPr="00DD2425" w:rsidRDefault="00DD5D00" w:rsidP="00DD5D00">
      <w:pPr>
        <w:shd w:val="clear" w:color="auto" w:fill="FFFFFF"/>
        <w:spacing w:after="0" w:line="240" w:lineRule="auto"/>
        <w:textAlignment w:val="baseline"/>
        <w:rPr>
          <w:rFonts w:ascii="Arial" w:eastAsia="Times New Roman" w:hAnsi="Arial" w:cs="Arial"/>
          <w:color w:val="242729"/>
          <w:szCs w:val="23"/>
        </w:rPr>
      </w:pPr>
      <w:r w:rsidRPr="00DD2425">
        <w:rPr>
          <w:rFonts w:ascii="Arial" w:eastAsia="Times New Roman" w:hAnsi="Arial" w:cs="Arial"/>
          <w:color w:val="242729"/>
          <w:szCs w:val="23"/>
        </w:rPr>
        <w:t>The </w:t>
      </w:r>
      <w:r w:rsidRPr="00DD2425">
        <w:rPr>
          <w:rFonts w:ascii="Consolas" w:eastAsia="Times New Roman" w:hAnsi="Consolas" w:cs="Courier New"/>
          <w:color w:val="242729"/>
          <w:sz w:val="18"/>
          <w:szCs w:val="20"/>
          <w:bdr w:val="none" w:sz="0" w:space="0" w:color="auto" w:frame="1"/>
          <w:shd w:val="clear" w:color="auto" w:fill="EFF0F1"/>
        </w:rPr>
        <w:t>app/Dockerfile</w:t>
      </w:r>
      <w:r w:rsidRPr="00DD2425">
        <w:rPr>
          <w:rFonts w:ascii="Arial" w:eastAsia="Times New Roman" w:hAnsi="Arial" w:cs="Arial"/>
          <w:color w:val="242729"/>
          <w:szCs w:val="23"/>
        </w:rPr>
        <w:t> looks like so...</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FROM </w:t>
      </w:r>
      <w:r w:rsidRPr="00DD2425">
        <w:rPr>
          <w:rFonts w:ascii="Consolas" w:eastAsia="Times New Roman" w:hAnsi="Consolas" w:cs="Courier New"/>
          <w:color w:val="242729"/>
          <w:sz w:val="18"/>
          <w:szCs w:val="20"/>
          <w:highlight w:val="yellow"/>
          <w:bdr w:val="none" w:sz="0" w:space="0" w:color="auto" w:frame="1"/>
          <w:shd w:val="clear" w:color="auto" w:fill="EFF0F1"/>
        </w:rPr>
        <w:t>clojure:latest</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lastRenderedPageBreak/>
        <w:t>COPY . /usr/src/app</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WORKDIR /usr/src/app</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EXPOSE 9000</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CMD ["lein", "run", "migrate", "&amp;&amp;","lein", "run"]</w:t>
      </w:r>
    </w:p>
    <w:p w:rsidR="00DD5D00" w:rsidRPr="00DD2425" w:rsidRDefault="00DD5D00" w:rsidP="00DD5D00">
      <w:pPr>
        <w:shd w:val="clear" w:color="auto" w:fill="FFFFFF"/>
        <w:spacing w:after="0" w:line="240" w:lineRule="auto"/>
        <w:textAlignment w:val="baseline"/>
        <w:rPr>
          <w:rFonts w:ascii="Arial" w:eastAsia="Times New Roman" w:hAnsi="Arial" w:cs="Arial"/>
          <w:color w:val="242729"/>
          <w:szCs w:val="23"/>
        </w:rPr>
      </w:pPr>
      <w:r w:rsidRPr="00DD2425">
        <w:rPr>
          <w:rFonts w:ascii="Arial" w:eastAsia="Times New Roman" w:hAnsi="Arial" w:cs="Arial"/>
          <w:color w:val="242729"/>
          <w:szCs w:val="23"/>
        </w:rPr>
        <w:t>The </w:t>
      </w:r>
      <w:r w:rsidRPr="00DD2425">
        <w:rPr>
          <w:rFonts w:ascii="Consolas" w:eastAsia="Times New Roman" w:hAnsi="Consolas" w:cs="Courier New"/>
          <w:color w:val="242729"/>
          <w:sz w:val="18"/>
          <w:szCs w:val="20"/>
          <w:bdr w:val="none" w:sz="0" w:space="0" w:color="auto" w:frame="1"/>
          <w:shd w:val="clear" w:color="auto" w:fill="EFF0F1"/>
        </w:rPr>
        <w:t>frontend/Dockerfile</w:t>
      </w:r>
      <w:r w:rsidRPr="00DD2425">
        <w:rPr>
          <w:rFonts w:ascii="Arial" w:eastAsia="Times New Roman" w:hAnsi="Arial" w:cs="Arial"/>
          <w:color w:val="242729"/>
          <w:szCs w:val="23"/>
        </w:rPr>
        <w:t> looks like so ...</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FROM </w:t>
      </w:r>
      <w:r w:rsidRPr="00DD2425">
        <w:rPr>
          <w:rFonts w:ascii="Consolas" w:eastAsia="Times New Roman" w:hAnsi="Consolas" w:cs="Courier New"/>
          <w:color w:val="242729"/>
          <w:sz w:val="18"/>
          <w:szCs w:val="20"/>
          <w:highlight w:val="yellow"/>
          <w:bdr w:val="none" w:sz="0" w:space="0" w:color="auto" w:frame="1"/>
          <w:shd w:val="clear" w:color="auto" w:fill="EFF0F1"/>
        </w:rPr>
        <w:t>node:5</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COPY . /usr/src/app</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WORKDIR /usr/src/app</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RUN npm install</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EXPOSE 8080</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CMD ["npm", "start"]</w:t>
      </w:r>
    </w:p>
    <w:p w:rsidR="00DD5D00" w:rsidRPr="00DD2425" w:rsidRDefault="00DD5D00" w:rsidP="00DD5D00">
      <w:pPr>
        <w:shd w:val="clear" w:color="auto" w:fill="FFFFFF"/>
        <w:spacing w:after="0" w:line="240" w:lineRule="auto"/>
        <w:textAlignment w:val="baseline"/>
        <w:rPr>
          <w:rFonts w:ascii="Arial" w:eastAsia="Times New Roman" w:hAnsi="Arial" w:cs="Arial"/>
          <w:color w:val="242729"/>
          <w:szCs w:val="23"/>
        </w:rPr>
      </w:pPr>
      <w:r w:rsidRPr="00DD2425">
        <w:rPr>
          <w:rFonts w:ascii="Arial" w:eastAsia="Times New Roman" w:hAnsi="Arial" w:cs="Arial"/>
          <w:color w:val="242729"/>
          <w:szCs w:val="23"/>
        </w:rPr>
        <w:t>And lastly the docker-compose.yml looks like...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frontend:</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image: </w:t>
      </w:r>
      <w:r w:rsidRPr="00DD2425">
        <w:rPr>
          <w:rFonts w:ascii="Consolas" w:eastAsia="Times New Roman" w:hAnsi="Consolas" w:cs="Courier New"/>
          <w:color w:val="242729"/>
          <w:sz w:val="18"/>
          <w:szCs w:val="20"/>
          <w:highlight w:val="yellow"/>
          <w:bdr w:val="none" w:sz="0" w:space="0" w:color="auto" w:frame="1"/>
          <w:shd w:val="clear" w:color="auto" w:fill="EFF0F1"/>
        </w:rPr>
        <w:t>bradcypert/node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volumes: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./frontend:/usr/src/frontend</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ports: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"8080:8080"</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backend:</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image: </w:t>
      </w:r>
      <w:r w:rsidRPr="00DD2425">
        <w:rPr>
          <w:rFonts w:ascii="Consolas" w:eastAsia="Times New Roman" w:hAnsi="Consolas" w:cs="Courier New"/>
          <w:color w:val="242729"/>
          <w:sz w:val="18"/>
          <w:szCs w:val="20"/>
          <w:highlight w:val="yellow"/>
          <w:bdr w:val="none" w:sz="0" w:space="0" w:color="auto" w:frame="1"/>
          <w:shd w:val="clear" w:color="auto" w:fill="EFF0F1"/>
        </w:rPr>
        <w:t>bradcypert/clojure</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volumes: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./app:/usr/src/backend</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ports: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"9000:9000"</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links: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postgres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postgres: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image: </w:t>
      </w:r>
      <w:r w:rsidRPr="00DD2425">
        <w:rPr>
          <w:rFonts w:ascii="Consolas" w:eastAsia="Times New Roman" w:hAnsi="Consolas" w:cs="Courier New"/>
          <w:color w:val="242729"/>
          <w:sz w:val="18"/>
          <w:szCs w:val="20"/>
          <w:highlight w:val="yellow"/>
          <w:bdr w:val="none" w:sz="0" w:space="0" w:color="auto" w:frame="1"/>
          <w:shd w:val="clear" w:color="auto" w:fill="EFF0F1"/>
        </w:rPr>
        <w:t>postgres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ports:</w:t>
      </w:r>
    </w:p>
    <w:p w:rsidR="00DD5D00" w:rsidRPr="00DD2425" w:rsidRDefault="00DD5D00" w:rsidP="00DD5D0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D2425">
        <w:rPr>
          <w:rFonts w:ascii="Consolas" w:eastAsia="Times New Roman" w:hAnsi="Consolas" w:cs="Courier New"/>
          <w:color w:val="242729"/>
          <w:sz w:val="18"/>
          <w:szCs w:val="20"/>
          <w:bdr w:val="none" w:sz="0" w:space="0" w:color="auto" w:frame="1"/>
          <w:shd w:val="clear" w:color="auto" w:fill="EFF0F1"/>
        </w:rPr>
        <w:t xml:space="preserve">    - "5432:5432"</w:t>
      </w:r>
    </w:p>
    <w:p w:rsidR="00DD5D00" w:rsidRPr="00DD5D00" w:rsidRDefault="00DD5D00" w:rsidP="00DD5D00">
      <w:pPr>
        <w:shd w:val="clear" w:color="auto" w:fill="FFFFFF"/>
        <w:spacing w:after="0" w:line="240" w:lineRule="auto"/>
        <w:textAlignment w:val="baseline"/>
        <w:rPr>
          <w:rFonts w:ascii="Arial" w:eastAsia="Times New Roman" w:hAnsi="Arial" w:cs="Arial"/>
          <w:color w:val="242729"/>
          <w:szCs w:val="23"/>
        </w:rPr>
      </w:pPr>
      <w:r w:rsidRPr="00DD5D00">
        <w:rPr>
          <w:rFonts w:ascii="Arial" w:eastAsia="Times New Roman" w:hAnsi="Arial" w:cs="Arial"/>
          <w:color w:val="242729"/>
          <w:szCs w:val="23"/>
        </w:rPr>
        <w:t>backend is failing for a separate reason, but the frontend seems to be running successfully, that being said, I'm unable to hit localhost:8080 and see the app. What do I need to do make this happen?</w:t>
      </w:r>
    </w:p>
    <w:p w:rsidR="00DD5D00" w:rsidRPr="00DD5D00" w:rsidRDefault="00DD5D00" w:rsidP="00DD5D00">
      <w:pPr>
        <w:shd w:val="clear" w:color="auto" w:fill="FFFFFF"/>
        <w:spacing w:after="0" w:line="240" w:lineRule="auto"/>
        <w:textAlignment w:val="baseline"/>
        <w:rPr>
          <w:rFonts w:ascii="Arial" w:eastAsia="Times New Roman" w:hAnsi="Arial" w:cs="Arial"/>
          <w:color w:val="242729"/>
          <w:szCs w:val="23"/>
        </w:rPr>
      </w:pPr>
      <w:r w:rsidRPr="00DD5D00">
        <w:rPr>
          <w:rFonts w:ascii="Arial" w:eastAsia="Times New Roman" w:hAnsi="Arial" w:cs="Arial"/>
          <w:color w:val="242729"/>
          <w:szCs w:val="23"/>
        </w:rPr>
        <w:t>Thanks in advance.</w:t>
      </w:r>
    </w:p>
    <w:p w:rsidR="00DD5D00" w:rsidRPr="00DD5D00" w:rsidRDefault="00DD5D00" w:rsidP="00DD5D00">
      <w:pPr>
        <w:shd w:val="clear" w:color="auto" w:fill="FFFFFF"/>
        <w:spacing w:after="0" w:line="240" w:lineRule="auto"/>
        <w:textAlignment w:val="baseline"/>
        <w:rPr>
          <w:rFonts w:ascii="Arial" w:eastAsia="Times New Roman" w:hAnsi="Arial" w:cs="Arial"/>
          <w:color w:val="242729"/>
          <w:szCs w:val="23"/>
        </w:rPr>
      </w:pPr>
      <w:r w:rsidRPr="00DD5D00">
        <w:rPr>
          <w:rFonts w:ascii="Arial" w:eastAsia="Times New Roman" w:hAnsi="Arial" w:cs="Arial"/>
          <w:color w:val="242729"/>
          <w:szCs w:val="23"/>
        </w:rPr>
        <w:t>Just to clarify, the command being run is </w:t>
      </w:r>
      <w:r w:rsidRPr="00212D55">
        <w:rPr>
          <w:rFonts w:ascii="Consolas" w:eastAsia="Times New Roman" w:hAnsi="Consolas" w:cs="Courier New"/>
          <w:color w:val="242729"/>
          <w:sz w:val="18"/>
          <w:szCs w:val="20"/>
          <w:bdr w:val="none" w:sz="0" w:space="0" w:color="auto" w:frame="1"/>
          <w:shd w:val="clear" w:color="auto" w:fill="EFF0F1"/>
        </w:rPr>
        <w:t>docker-compose up</w:t>
      </w:r>
    </w:p>
    <w:p w:rsidR="00212D55" w:rsidRPr="00212D55" w:rsidRDefault="00212D55" w:rsidP="00212D55">
      <w:pPr>
        <w:pStyle w:val="NormalWeb"/>
        <w:shd w:val="clear" w:color="auto" w:fill="FFFFFF"/>
        <w:spacing w:before="0" w:beforeAutospacing="0" w:after="0" w:afterAutospacing="0"/>
        <w:textAlignment w:val="baseline"/>
        <w:rPr>
          <w:rFonts w:ascii="Arial" w:hAnsi="Arial" w:cs="Arial"/>
          <w:color w:val="242729"/>
          <w:sz w:val="22"/>
          <w:szCs w:val="23"/>
        </w:rPr>
      </w:pPr>
      <w:r w:rsidRPr="00212D55">
        <w:rPr>
          <w:b/>
          <w:bCs/>
        </w:rPr>
        <w:sym w:font="Wingdings" w:char="F0E0"/>
      </w:r>
      <w:r w:rsidRPr="00212D55">
        <w:rPr>
          <w:rFonts w:ascii="Arial" w:hAnsi="Arial" w:cs="Arial"/>
          <w:color w:val="242729"/>
          <w:sz w:val="22"/>
          <w:szCs w:val="23"/>
        </w:rPr>
        <w:t>With boot2docker (on Mac or Windows), to access any port from </w:t>
      </w:r>
      <w:r w:rsidRPr="00212D55">
        <w:rPr>
          <w:rFonts w:ascii="Consolas" w:hAnsi="Consolas" w:cs="Courier New"/>
          <w:color w:val="242729"/>
          <w:sz w:val="18"/>
          <w:szCs w:val="20"/>
          <w:bdr w:val="none" w:sz="0" w:space="0" w:color="auto" w:frame="1"/>
          <w:shd w:val="clear" w:color="auto" w:fill="EFF0F1"/>
        </w:rPr>
        <w:t>localhost</w:t>
      </w:r>
      <w:r w:rsidRPr="00212D55">
        <w:rPr>
          <w:rFonts w:ascii="Arial" w:hAnsi="Arial" w:cs="Arial"/>
          <w:color w:val="242729"/>
          <w:sz w:val="22"/>
          <w:szCs w:val="23"/>
        </w:rPr>
        <w:t>, you have to configure your VirtualBox VM in order to </w:t>
      </w:r>
      <w:r w:rsidRPr="00212D55">
        <w:rPr>
          <w:rFonts w:ascii="inherit" w:hAnsi="inherit" w:cs="Arial"/>
          <w:b/>
          <w:bCs/>
          <w:color w:val="242729"/>
          <w:sz w:val="21"/>
          <w:szCs w:val="23"/>
          <w:bdr w:val="none" w:sz="0" w:space="0" w:color="auto" w:frame="1"/>
        </w:rPr>
        <w:t>port-forward</w:t>
      </w:r>
      <w:r w:rsidRPr="00212D55">
        <w:rPr>
          <w:rFonts w:ascii="Arial" w:hAnsi="Arial" w:cs="Arial"/>
          <w:color w:val="242729"/>
          <w:sz w:val="22"/>
          <w:szCs w:val="23"/>
        </w:rPr>
        <w:t> that port from the VM into the host.</w:t>
      </w:r>
    </w:p>
    <w:p w:rsidR="00212D55" w:rsidRPr="00212D55" w:rsidRDefault="00212D55" w:rsidP="00212D55">
      <w:pPr>
        <w:shd w:val="clear" w:color="auto" w:fill="FFFFFF"/>
        <w:spacing w:after="240" w:line="240" w:lineRule="auto"/>
        <w:textAlignment w:val="baseline"/>
        <w:rPr>
          <w:rFonts w:ascii="Arial" w:eastAsia="Times New Roman" w:hAnsi="Arial" w:cs="Arial"/>
          <w:color w:val="242729"/>
          <w:szCs w:val="23"/>
        </w:rPr>
      </w:pPr>
      <w:r w:rsidRPr="00212D55">
        <w:rPr>
          <w:rFonts w:ascii="Arial" w:eastAsia="Times New Roman" w:hAnsi="Arial" w:cs="Arial"/>
          <w:color w:val="242729"/>
          <w:szCs w:val="23"/>
        </w:rPr>
        <w:t>Your port mappings are correct, but you still need to make visible to your host (Mac) the one port you want to access from localhost (your Mac).</w:t>
      </w:r>
      <w:r w:rsidR="00DD2425" w:rsidRPr="00DD2425">
        <w:rPr>
          <w:rFonts w:ascii="Arial" w:eastAsia="Times New Roman" w:hAnsi="Arial" w:cs="Arial"/>
          <w:noProof/>
          <w:color w:val="242729"/>
          <w:szCs w:val="23"/>
        </w:rPr>
        <w:t xml:space="preserve"> </w:t>
      </w:r>
      <w:r w:rsidR="00DD2425" w:rsidRPr="00212D55">
        <w:rPr>
          <w:rFonts w:ascii="Arial" w:eastAsia="Times New Roman" w:hAnsi="Arial" w:cs="Arial"/>
          <w:noProof/>
          <w:color w:val="242729"/>
          <w:szCs w:val="23"/>
        </w:rPr>
        <w:drawing>
          <wp:inline distT="0" distB="0" distL="0" distR="0" wp14:anchorId="2277BF83" wp14:editId="66FAD5A9">
            <wp:extent cx="4576638" cy="2218545"/>
            <wp:effectExtent l="0" t="0" r="0" b="0"/>
            <wp:docPr id="4" name="Picture 4" descr="C:\Users\vebalusu\Desktop\h78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balusu\Desktop\h78y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3534" cy="2231583"/>
                    </a:xfrm>
                    <a:prstGeom prst="rect">
                      <a:avLst/>
                    </a:prstGeom>
                    <a:noFill/>
                    <a:ln>
                      <a:noFill/>
                    </a:ln>
                  </pic:spPr>
                </pic:pic>
              </a:graphicData>
            </a:graphic>
          </wp:inline>
        </w:drawing>
      </w:r>
    </w:p>
    <w:p w:rsidR="00212D55" w:rsidRPr="00212D55" w:rsidRDefault="00212D55" w:rsidP="00212D55">
      <w:pPr>
        <w:shd w:val="clear" w:color="auto" w:fill="FFFFFF"/>
        <w:spacing w:after="0" w:line="240" w:lineRule="auto"/>
        <w:textAlignment w:val="baseline"/>
        <w:rPr>
          <w:rFonts w:ascii="Arial" w:eastAsia="Times New Roman" w:hAnsi="Arial" w:cs="Arial"/>
          <w:color w:val="242729"/>
          <w:szCs w:val="23"/>
        </w:rPr>
      </w:pPr>
      <w:r w:rsidRPr="00212D55">
        <w:rPr>
          <w:rFonts w:ascii="Arial" w:eastAsia="Times New Roman" w:hAnsi="Arial" w:cs="Arial"/>
          <w:color w:val="242729"/>
          <w:szCs w:val="23"/>
        </w:rPr>
        <w:t>See for instance "</w:t>
      </w:r>
      <w:hyperlink r:id="rId20" w:history="1">
        <w:r w:rsidRPr="00212D55">
          <w:rPr>
            <w:rFonts w:ascii="inherit" w:eastAsia="Times New Roman" w:hAnsi="inherit" w:cs="Arial"/>
            <w:color w:val="005999"/>
            <w:sz w:val="21"/>
            <w:szCs w:val="23"/>
            <w:u w:val="single"/>
            <w:bdr w:val="none" w:sz="0" w:space="0" w:color="auto" w:frame="1"/>
          </w:rPr>
          <w:t>Using boot2docker to run Docker on a Mac or Windows</w:t>
        </w:r>
      </w:hyperlink>
      <w:r w:rsidRPr="00212D55">
        <w:rPr>
          <w:rFonts w:ascii="Arial" w:eastAsia="Times New Roman" w:hAnsi="Arial" w:cs="Arial"/>
          <w:color w:val="242729"/>
          <w:szCs w:val="23"/>
        </w:rPr>
        <w:t>" from </w:t>
      </w:r>
      <w:hyperlink r:id="rId21" w:history="1">
        <w:r w:rsidRPr="00212D55">
          <w:rPr>
            <w:rFonts w:ascii="inherit" w:eastAsia="Times New Roman" w:hAnsi="inherit" w:cs="Arial"/>
            <w:b/>
            <w:bCs/>
            <w:color w:val="005999"/>
            <w:sz w:val="21"/>
            <w:szCs w:val="23"/>
            <w:bdr w:val="none" w:sz="0" w:space="0" w:color="auto" w:frame="1"/>
          </w:rPr>
          <w:t>Andrew Odewahn</w:t>
        </w:r>
      </w:hyperlink>
      <w:r w:rsidRPr="00212D55">
        <w:rPr>
          <w:rFonts w:ascii="Arial" w:eastAsia="Times New Roman" w:hAnsi="Arial" w:cs="Arial"/>
          <w:color w:val="242729"/>
          <w:szCs w:val="23"/>
        </w:rPr>
        <w:t>:</w:t>
      </w:r>
    </w:p>
    <w:p w:rsidR="00212D55" w:rsidRPr="00212D55" w:rsidRDefault="00212D55" w:rsidP="00212D55">
      <w:pPr>
        <w:shd w:val="clear" w:color="auto" w:fill="FFFFFF"/>
        <w:spacing w:after="0" w:line="240" w:lineRule="auto"/>
        <w:textAlignment w:val="baseline"/>
        <w:rPr>
          <w:rFonts w:ascii="Arial" w:eastAsia="Times New Roman" w:hAnsi="Arial" w:cs="Arial"/>
          <w:color w:val="242729"/>
          <w:szCs w:val="23"/>
        </w:rPr>
      </w:pPr>
      <w:r w:rsidRPr="00212D55">
        <w:rPr>
          <w:rFonts w:ascii="Arial" w:eastAsia="Times New Roman" w:hAnsi="Arial" w:cs="Arial"/>
          <w:noProof/>
          <w:color w:val="242729"/>
          <w:szCs w:val="23"/>
        </w:rPr>
        <w:lastRenderedPageBreak/>
        <w:t xml:space="preserve">                   </w:t>
      </w:r>
    </w:p>
    <w:p w:rsidR="00212D55" w:rsidRPr="00212D55" w:rsidRDefault="00212D55" w:rsidP="00212D55">
      <w:pPr>
        <w:shd w:val="clear" w:color="auto" w:fill="FFFFFF"/>
        <w:spacing w:after="0" w:line="240" w:lineRule="auto"/>
        <w:textAlignment w:val="baseline"/>
        <w:rPr>
          <w:rFonts w:ascii="Arial" w:eastAsia="Times New Roman" w:hAnsi="Arial" w:cs="Arial"/>
          <w:color w:val="242729"/>
          <w:szCs w:val="23"/>
        </w:rPr>
      </w:pPr>
      <w:r w:rsidRPr="00212D55">
        <w:rPr>
          <w:rFonts w:ascii="Arial" w:eastAsia="Times New Roman" w:hAnsi="Arial" w:cs="Arial"/>
          <w:color w:val="242729"/>
          <w:szCs w:val="23"/>
        </w:rPr>
        <w:t>That way, you don't have to find out what the IP of your machine is.</w:t>
      </w:r>
      <w:r w:rsidRPr="00212D55">
        <w:rPr>
          <w:rFonts w:ascii="Arial" w:eastAsia="Times New Roman" w:hAnsi="Arial" w:cs="Arial"/>
          <w:color w:val="242729"/>
          <w:szCs w:val="23"/>
        </w:rPr>
        <w:br/>
        <w:t>(Which you can see with </w:t>
      </w:r>
      <w:r w:rsidRPr="00212D55">
        <w:rPr>
          <w:rFonts w:ascii="Consolas" w:eastAsia="Times New Roman" w:hAnsi="Consolas" w:cs="Courier New"/>
          <w:color w:val="242729"/>
          <w:sz w:val="18"/>
          <w:szCs w:val="20"/>
          <w:bdr w:val="none" w:sz="0" w:space="0" w:color="auto" w:frame="1"/>
          <w:shd w:val="clear" w:color="auto" w:fill="EFF0F1"/>
        </w:rPr>
        <w:t>docker-machine ls</w:t>
      </w:r>
      <w:r w:rsidRPr="00212D55">
        <w:rPr>
          <w:rFonts w:ascii="Arial" w:eastAsia="Times New Roman" w:hAnsi="Arial" w:cs="Arial"/>
          <w:color w:val="242729"/>
          <w:szCs w:val="23"/>
        </w:rPr>
        <w:t> followed by </w:t>
      </w:r>
      <w:r w:rsidRPr="00212D55">
        <w:rPr>
          <w:rFonts w:ascii="Consolas" w:eastAsia="Times New Roman" w:hAnsi="Consolas" w:cs="Courier New"/>
          <w:color w:val="242729"/>
          <w:sz w:val="18"/>
          <w:szCs w:val="20"/>
          <w:bdr w:val="none" w:sz="0" w:space="0" w:color="auto" w:frame="1"/>
          <w:shd w:val="clear" w:color="auto" w:fill="EFF0F1"/>
        </w:rPr>
        <w:t>docker-machine ip &lt;name&gt;</w:t>
      </w:r>
      <w:r w:rsidRPr="00212D55">
        <w:rPr>
          <w:rFonts w:ascii="Arial" w:eastAsia="Times New Roman" w:hAnsi="Arial" w:cs="Arial"/>
          <w:color w:val="242729"/>
          <w:szCs w:val="23"/>
        </w:rPr>
        <w:t>)</w:t>
      </w:r>
    </w:p>
    <w:p w:rsidR="00DD5D00" w:rsidRPr="001D1CA8" w:rsidRDefault="00DD5D00" w:rsidP="000F5B37">
      <w:pPr>
        <w:spacing w:after="0"/>
        <w:rPr>
          <w:b/>
          <w:bCs/>
          <w:sz w:val="24"/>
        </w:rPr>
      </w:pPr>
    </w:p>
    <w:p w:rsidR="00212D55" w:rsidRPr="00212D55" w:rsidRDefault="00212D55" w:rsidP="00212D55">
      <w:pPr>
        <w:rPr>
          <w:b/>
          <w:bCs/>
        </w:rPr>
      </w:pPr>
      <w:r>
        <w:t>4.)</w:t>
      </w:r>
      <w:hyperlink r:id="rId22" w:history="1">
        <w:r w:rsidRPr="00212D55">
          <w:rPr>
            <w:rStyle w:val="Hyperlink"/>
          </w:rPr>
          <w:t>Docker Compose Mount Window Folder</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212D55" w:rsidRPr="00212D55" w:rsidTr="00212D55">
        <w:tc>
          <w:tcPr>
            <w:tcW w:w="0" w:type="auto"/>
            <w:tcBorders>
              <w:top w:val="nil"/>
              <w:left w:val="nil"/>
              <w:bottom w:val="nil"/>
              <w:right w:val="nil"/>
            </w:tcBorders>
            <w:shd w:val="clear" w:color="auto" w:fill="FFFFFF"/>
            <w:tcMar>
              <w:top w:w="0" w:type="dxa"/>
              <w:left w:w="0" w:type="dxa"/>
              <w:bottom w:w="0" w:type="dxa"/>
              <w:right w:w="225" w:type="dxa"/>
            </w:tcMar>
            <w:hideMark/>
          </w:tcPr>
          <w:p w:rsidR="00212D55" w:rsidRPr="00212D55" w:rsidRDefault="00212D55" w:rsidP="00212D55">
            <w:pPr>
              <w:spacing w:after="0" w:line="240" w:lineRule="auto"/>
              <w:jc w:val="center"/>
              <w:textAlignment w:val="baseline"/>
              <w:rPr>
                <w:rFonts w:ascii="inherit" w:eastAsia="Times New Roman" w:hAnsi="inherit" w:cs="Arial"/>
                <w:color w:val="242729"/>
                <w:sz w:val="20"/>
                <w:szCs w:val="20"/>
              </w:rPr>
            </w:pPr>
            <w:r w:rsidRPr="00212D55">
              <w:rPr>
                <w:rFonts w:ascii="inherit" w:eastAsia="Times New Roman" w:hAnsi="inherit" w:cs="Arial"/>
                <w:color w:val="6A737C"/>
                <w:sz w:val="30"/>
                <w:szCs w:val="30"/>
                <w:bdr w:val="none" w:sz="0" w:space="0" w:color="auto" w:frame="1"/>
              </w:rPr>
              <w:br/>
            </w:r>
          </w:p>
          <w:p w:rsidR="00212D55" w:rsidRPr="00212D55" w:rsidRDefault="00212D55" w:rsidP="00212D55">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212D55" w:rsidRPr="00212D55" w:rsidRDefault="00212D55" w:rsidP="00212D55">
            <w:pPr>
              <w:spacing w:after="240" w:line="240" w:lineRule="auto"/>
              <w:textAlignment w:val="baseline"/>
              <w:rPr>
                <w:rFonts w:ascii="inherit" w:eastAsia="Times New Roman" w:hAnsi="inherit" w:cs="Arial"/>
                <w:color w:val="242729"/>
                <w:sz w:val="19"/>
                <w:szCs w:val="23"/>
              </w:rPr>
            </w:pPr>
            <w:r w:rsidRPr="00212D55">
              <w:rPr>
                <w:rFonts w:ascii="inherit" w:eastAsia="Times New Roman" w:hAnsi="inherit" w:cs="Arial"/>
                <w:color w:val="242729"/>
                <w:sz w:val="19"/>
                <w:szCs w:val="23"/>
              </w:rPr>
              <w:t>I am using docker toolbox in Windows and trying to mount a windows folder in a docker-compose.yml file like this:</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nginx:</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image: nginx:latest</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container_name: test_server  </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ports:</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 "80:80"</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volumes:</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 /sss:/c/data/www:ro</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environment:</w:t>
            </w:r>
          </w:p>
          <w:p w:rsidR="00212D55" w:rsidRPr="00212D55" w:rsidRDefault="00212D55" w:rsidP="00212D5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9"/>
                <w:szCs w:val="20"/>
                <w:bdr w:val="none" w:sz="0" w:space="0" w:color="auto" w:frame="1"/>
                <w:shd w:val="clear" w:color="auto" w:fill="EFF0F1"/>
              </w:rPr>
            </w:pPr>
            <w:r w:rsidRPr="00212D55">
              <w:rPr>
                <w:rFonts w:ascii="Consolas" w:eastAsia="Times New Roman" w:hAnsi="Consolas" w:cs="Courier New"/>
                <w:color w:val="242729"/>
                <w:sz w:val="19"/>
                <w:szCs w:val="20"/>
                <w:bdr w:val="none" w:sz="0" w:space="0" w:color="auto" w:frame="1"/>
                <w:shd w:val="clear" w:color="auto" w:fill="EFF0F1"/>
              </w:rPr>
              <w:t xml:space="preserve">    - VIRTUAL_HOST=test.local</w:t>
            </w:r>
          </w:p>
          <w:p w:rsidR="00212D55" w:rsidRPr="00212D55" w:rsidRDefault="00212D55" w:rsidP="00212D55">
            <w:pPr>
              <w:spacing w:after="240" w:line="240" w:lineRule="auto"/>
              <w:textAlignment w:val="baseline"/>
              <w:rPr>
                <w:rFonts w:ascii="inherit" w:eastAsia="Times New Roman" w:hAnsi="inherit" w:cs="Arial"/>
                <w:color w:val="242729"/>
                <w:sz w:val="19"/>
                <w:szCs w:val="23"/>
              </w:rPr>
            </w:pPr>
            <w:r w:rsidRPr="00212D55">
              <w:rPr>
                <w:rFonts w:ascii="inherit" w:eastAsia="Times New Roman" w:hAnsi="inherit" w:cs="Arial"/>
                <w:color w:val="242729"/>
                <w:sz w:val="19"/>
                <w:szCs w:val="23"/>
              </w:rPr>
              <w:t xml:space="preserve">My objective is to </w:t>
            </w:r>
            <w:r w:rsidRPr="00212D55">
              <w:rPr>
                <w:rFonts w:ascii="inherit" w:eastAsia="Times New Roman" w:hAnsi="inherit" w:cs="Arial"/>
                <w:color w:val="242729"/>
                <w:sz w:val="19"/>
                <w:szCs w:val="23"/>
                <w:highlight w:val="yellow"/>
              </w:rPr>
              <w:t>Mount C:\data\www to boot2docker VM image which is already created by docker toolbox and then from there to the nginx container inside of it.</w:t>
            </w:r>
          </w:p>
          <w:p w:rsidR="00212D55" w:rsidRPr="00212D55" w:rsidRDefault="00212D55" w:rsidP="00212D55">
            <w:pPr>
              <w:spacing w:after="240" w:line="240" w:lineRule="auto"/>
              <w:textAlignment w:val="baseline"/>
              <w:rPr>
                <w:rFonts w:ascii="inherit" w:eastAsia="Times New Roman" w:hAnsi="inherit" w:cs="Arial"/>
                <w:color w:val="242729"/>
                <w:sz w:val="19"/>
                <w:szCs w:val="23"/>
              </w:rPr>
            </w:pPr>
            <w:r w:rsidRPr="00212D55">
              <w:rPr>
                <w:rFonts w:ascii="inherit" w:eastAsia="Times New Roman" w:hAnsi="inherit" w:cs="Arial"/>
                <w:color w:val="242729"/>
                <w:sz w:val="19"/>
                <w:szCs w:val="23"/>
              </w:rPr>
              <w:t>Unfortunately its not working, i get a folder sss inside boot2docker image but its empty without targeting to my windows data.</w:t>
            </w:r>
          </w:p>
          <w:p w:rsidR="00212D55" w:rsidRDefault="00212D55" w:rsidP="00212D55">
            <w:pPr>
              <w:spacing w:after="240" w:line="240" w:lineRule="auto"/>
              <w:textAlignment w:val="baseline"/>
              <w:rPr>
                <w:rFonts w:ascii="inherit" w:eastAsia="Times New Roman" w:hAnsi="inherit" w:cs="Arial"/>
                <w:color w:val="242729"/>
                <w:sz w:val="19"/>
                <w:szCs w:val="23"/>
              </w:rPr>
            </w:pPr>
            <w:r w:rsidRPr="00212D55">
              <w:rPr>
                <w:rFonts w:ascii="inherit" w:eastAsia="Times New Roman" w:hAnsi="inherit" w:cs="Arial"/>
                <w:color w:val="242729"/>
                <w:sz w:val="19"/>
                <w:szCs w:val="23"/>
              </w:rPr>
              <w:t>What I am doing wrong? Is there any better practice in order to use docker in windows while you are developing (so you need to share code between windows, docker vm (boot2docker) and docker containers)</w:t>
            </w:r>
          </w:p>
          <w:p w:rsidR="009724CD" w:rsidRPr="00212D55" w:rsidRDefault="009724CD" w:rsidP="00212D55">
            <w:pPr>
              <w:spacing w:after="240" w:line="240" w:lineRule="auto"/>
              <w:textAlignment w:val="baseline"/>
              <w:rPr>
                <w:rFonts w:ascii="inherit" w:eastAsia="Times New Roman" w:hAnsi="inherit" w:cs="Arial"/>
                <w:color w:val="242729"/>
                <w:sz w:val="19"/>
                <w:szCs w:val="23"/>
              </w:rPr>
            </w:pPr>
            <w:r w:rsidRPr="009724CD">
              <w:rPr>
                <w:rFonts w:ascii="inherit" w:eastAsia="Times New Roman" w:hAnsi="inherit" w:cs="Arial"/>
                <w:color w:val="242729"/>
                <w:sz w:val="19"/>
                <w:szCs w:val="23"/>
              </w:rPr>
              <w:sym w:font="Wingdings" w:char="F0E0"/>
            </w:r>
          </w:p>
          <w:tbl>
            <w:tblPr>
              <w:tblW w:w="9893" w:type="dxa"/>
              <w:shd w:val="clear" w:color="auto" w:fill="FFFFFF"/>
              <w:tblCellMar>
                <w:left w:w="0" w:type="dxa"/>
                <w:right w:w="0" w:type="dxa"/>
              </w:tblCellMar>
              <w:tblLook w:val="04A0" w:firstRow="1" w:lastRow="0" w:firstColumn="1" w:lastColumn="0" w:noHBand="0" w:noVBand="1"/>
            </w:tblPr>
            <w:tblGrid>
              <w:gridCol w:w="9893"/>
            </w:tblGrid>
            <w:tr w:rsidR="009724CD" w:rsidRPr="009724CD" w:rsidTr="009724CD">
              <w:tc>
                <w:tcPr>
                  <w:tcW w:w="0" w:type="auto"/>
                  <w:tcBorders>
                    <w:top w:val="nil"/>
                    <w:left w:val="nil"/>
                    <w:bottom w:val="single" w:sz="6" w:space="0" w:color="EFF0F1"/>
                    <w:right w:val="nil"/>
                  </w:tcBorders>
                  <w:shd w:val="clear" w:color="auto" w:fill="FFFFFF"/>
                  <w:tcMar>
                    <w:top w:w="90" w:type="dxa"/>
                    <w:left w:w="0" w:type="dxa"/>
                    <w:bottom w:w="90" w:type="dxa"/>
                    <w:right w:w="90" w:type="dxa"/>
                  </w:tcMar>
                  <w:hideMark/>
                </w:tcPr>
                <w:p w:rsidR="009724CD" w:rsidRPr="009724CD" w:rsidRDefault="009724CD" w:rsidP="009724CD">
                  <w:pPr>
                    <w:spacing w:after="0" w:line="240" w:lineRule="auto"/>
                    <w:textAlignment w:val="baseline"/>
                    <w:rPr>
                      <w:rFonts w:ascii="inherit" w:eastAsia="Times New Roman" w:hAnsi="inherit" w:cs="Arial"/>
                      <w:color w:val="242729"/>
                      <w:sz w:val="20"/>
                      <w:szCs w:val="20"/>
                    </w:rPr>
                  </w:pPr>
                  <w:r w:rsidRPr="009724CD">
                    <w:rPr>
                      <w:rFonts w:ascii="inherit" w:eastAsia="Times New Roman" w:hAnsi="inherit" w:cs="Arial"/>
                      <w:color w:val="242729"/>
                      <w:sz w:val="20"/>
                      <w:szCs w:val="20"/>
                      <w:bdr w:val="none" w:sz="0" w:space="0" w:color="auto" w:frame="1"/>
                    </w:rPr>
                    <w:t>Remember that with boot2docker, there are two layers of abstraction: a Linux virtual machine, then the Docker engine running in that VM. Docker Compose doesn't know anything about the world outside the VM where Docker is running, and can't, for example, configure VirtualBox shared folders. There is some discussion of this in the boot2docker documentation: </w:t>
                  </w:r>
                  <w:hyperlink r:id="rId23" w:anchor="folder-sharing" w:history="1">
                    <w:r w:rsidRPr="009724CD">
                      <w:rPr>
                        <w:rFonts w:ascii="inherit" w:eastAsia="Times New Roman" w:hAnsi="inherit" w:cs="Arial"/>
                        <w:color w:val="005999"/>
                        <w:sz w:val="20"/>
                        <w:szCs w:val="20"/>
                        <w:u w:val="single"/>
                        <w:bdr w:val="none" w:sz="0" w:space="0" w:color="auto" w:frame="1"/>
                      </w:rPr>
                      <w:t>github.com/boot2docker/boot2docker#folder-sharing</w:t>
                    </w:r>
                  </w:hyperlink>
                  <w:r w:rsidRPr="009724CD">
                    <w:rPr>
                      <w:rFonts w:ascii="inherit" w:eastAsia="Times New Roman" w:hAnsi="inherit" w:cs="Arial"/>
                      <w:color w:val="242729"/>
                      <w:sz w:val="20"/>
                      <w:szCs w:val="20"/>
                    </w:rPr>
                    <w:t> – </w:t>
                  </w:r>
                  <w:hyperlink r:id="rId24" w:tooltip="642 reputation" w:history="1">
                    <w:r w:rsidRPr="009724CD">
                      <w:rPr>
                        <w:rFonts w:ascii="inherit" w:eastAsia="Times New Roman" w:hAnsi="inherit" w:cs="Arial"/>
                        <w:color w:val="0077CC"/>
                        <w:sz w:val="20"/>
                        <w:szCs w:val="20"/>
                        <w:u w:val="single"/>
                        <w:bdr w:val="none" w:sz="0" w:space="0" w:color="auto" w:frame="1"/>
                      </w:rPr>
                      <w:t>Kurt Raschke</w:t>
                    </w:r>
                  </w:hyperlink>
                </w:p>
              </w:tc>
            </w:tr>
          </w:tbl>
          <w:p w:rsidR="009724CD" w:rsidRPr="00212D55" w:rsidRDefault="009724CD" w:rsidP="00212D55">
            <w:pPr>
              <w:spacing w:after="240" w:line="240" w:lineRule="auto"/>
              <w:textAlignment w:val="baseline"/>
              <w:rPr>
                <w:rFonts w:ascii="inherit" w:eastAsia="Times New Roman" w:hAnsi="inherit" w:cs="Arial"/>
                <w:color w:val="242729"/>
                <w:sz w:val="19"/>
                <w:szCs w:val="23"/>
              </w:rPr>
            </w:pPr>
          </w:p>
        </w:tc>
      </w:tr>
    </w:tbl>
    <w:p w:rsidR="009724CD" w:rsidRPr="009724CD" w:rsidRDefault="009724CD" w:rsidP="009724CD">
      <w:pPr>
        <w:pStyle w:val="NormalWeb"/>
        <w:shd w:val="clear" w:color="auto" w:fill="FFF8DC"/>
        <w:spacing w:before="0" w:beforeAutospacing="0" w:after="0" w:afterAutospacing="0"/>
        <w:textAlignment w:val="baseline"/>
        <w:rPr>
          <w:rFonts w:ascii="inherit" w:hAnsi="inherit" w:cs="Arial"/>
          <w:color w:val="242729"/>
          <w:sz w:val="23"/>
          <w:szCs w:val="23"/>
        </w:rPr>
      </w:pPr>
      <w:r>
        <w:sym w:font="Wingdings" w:char="F0E0"/>
      </w:r>
      <w:r w:rsidRPr="009724CD">
        <w:rPr>
          <w:rFonts w:ascii="inherit" w:hAnsi="inherit" w:cs="Arial"/>
          <w:color w:val="242729"/>
          <w:sz w:val="23"/>
          <w:szCs w:val="23"/>
        </w:rPr>
        <w:t xml:space="preserve"> My objective is to Mount </w:t>
      </w:r>
      <w:r w:rsidRPr="009724CD">
        <w:rPr>
          <w:rFonts w:ascii="Consolas" w:hAnsi="Consolas" w:cs="Courier New"/>
          <w:color w:val="242729"/>
          <w:sz w:val="20"/>
          <w:szCs w:val="20"/>
          <w:bdr w:val="none" w:sz="0" w:space="0" w:color="auto" w:frame="1"/>
          <w:shd w:val="clear" w:color="auto" w:fill="EFF0F1"/>
        </w:rPr>
        <w:t>C:\data\www</w:t>
      </w:r>
      <w:r w:rsidRPr="009724CD">
        <w:rPr>
          <w:rFonts w:ascii="inherit" w:hAnsi="inherit" w:cs="Arial"/>
          <w:color w:val="242729"/>
          <w:sz w:val="23"/>
          <w:szCs w:val="23"/>
        </w:rPr>
        <w:t> to boot2docker VM image</w:t>
      </w:r>
    </w:p>
    <w:p w:rsidR="009724CD" w:rsidRPr="009724CD" w:rsidRDefault="009724CD" w:rsidP="009724CD">
      <w:pPr>
        <w:shd w:val="clear" w:color="auto" w:fill="FFFFFF"/>
        <w:spacing w:after="0" w:line="240" w:lineRule="auto"/>
        <w:textAlignment w:val="baseline"/>
        <w:rPr>
          <w:rFonts w:ascii="Arial" w:eastAsia="Times New Roman" w:hAnsi="Arial" w:cs="Arial"/>
          <w:color w:val="242729"/>
          <w:sz w:val="23"/>
          <w:szCs w:val="23"/>
        </w:rPr>
      </w:pPr>
      <w:r w:rsidRPr="009724CD">
        <w:rPr>
          <w:rFonts w:ascii="Arial" w:eastAsia="Times New Roman" w:hAnsi="Arial" w:cs="Arial"/>
          <w:color w:val="242729"/>
          <w:sz w:val="23"/>
          <w:szCs w:val="23"/>
        </w:rPr>
        <w:t>From "</w:t>
      </w:r>
      <w:hyperlink r:id="rId25" w:history="1">
        <w:r w:rsidRPr="009724CD">
          <w:rPr>
            <w:rFonts w:ascii="inherit" w:eastAsia="Times New Roman" w:hAnsi="inherit" w:cs="Arial"/>
            <w:color w:val="005999"/>
            <w:sz w:val="23"/>
            <w:szCs w:val="23"/>
            <w:u w:val="single"/>
            <w:bdr w:val="none" w:sz="0" w:space="0" w:color="auto" w:frame="1"/>
          </w:rPr>
          <w:t>Manually sharing directory as docker volume mounting point</w:t>
        </w:r>
      </w:hyperlink>
      <w:r w:rsidRPr="009724CD">
        <w:rPr>
          <w:rFonts w:ascii="Arial" w:eastAsia="Times New Roman" w:hAnsi="Arial" w:cs="Arial"/>
          <w:color w:val="242729"/>
          <w:sz w:val="23"/>
          <w:szCs w:val="23"/>
        </w:rPr>
        <w:t>":</w:t>
      </w:r>
    </w:p>
    <w:p w:rsidR="009724CD" w:rsidRPr="009724CD" w:rsidRDefault="009724CD" w:rsidP="009724CD">
      <w:pPr>
        <w:shd w:val="clear" w:color="auto" w:fill="FFFFFF"/>
        <w:spacing w:after="240" w:line="240" w:lineRule="auto"/>
        <w:textAlignment w:val="baseline"/>
        <w:rPr>
          <w:rFonts w:ascii="Arial" w:eastAsia="Times New Roman" w:hAnsi="Arial" w:cs="Arial"/>
          <w:color w:val="242729"/>
          <w:sz w:val="23"/>
          <w:szCs w:val="23"/>
        </w:rPr>
      </w:pPr>
      <w:r w:rsidRPr="009724CD">
        <w:rPr>
          <w:rFonts w:ascii="Arial" w:eastAsia="Times New Roman" w:hAnsi="Arial" w:cs="Arial"/>
          <w:color w:val="242729"/>
          <w:sz w:val="23"/>
          <w:szCs w:val="23"/>
        </w:rPr>
        <w:t>You need to:</w:t>
      </w:r>
    </w:p>
    <w:p w:rsidR="009724CD" w:rsidRPr="009724CD" w:rsidRDefault="009724CD" w:rsidP="009724CD">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9724CD">
        <w:rPr>
          <w:rFonts w:ascii="inherit" w:eastAsia="Times New Roman" w:hAnsi="inherit" w:cs="Arial"/>
          <w:color w:val="242729"/>
          <w:sz w:val="23"/>
          <w:szCs w:val="23"/>
        </w:rPr>
        <w:t>modify your VirtualBox VM (make sure it is stopped first):</w:t>
      </w:r>
    </w:p>
    <w:p w:rsidR="009724CD" w:rsidRPr="009724CD" w:rsidRDefault="009724CD" w:rsidP="009724CD">
      <w:pPr>
        <w:numPr>
          <w:ilvl w:val="0"/>
          <w:numId w:val="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20"/>
          <w:szCs w:val="20"/>
          <w:bdr w:val="none" w:sz="0" w:space="0" w:color="auto" w:frame="1"/>
          <w:shd w:val="clear" w:color="auto" w:fill="EFF0F1"/>
        </w:rPr>
      </w:pPr>
      <w:r w:rsidRPr="009724CD">
        <w:rPr>
          <w:rFonts w:ascii="Consolas" w:eastAsia="Times New Roman" w:hAnsi="Consolas" w:cs="Courier New"/>
          <w:color w:val="242729"/>
          <w:sz w:val="20"/>
          <w:szCs w:val="20"/>
          <w:bdr w:val="none" w:sz="0" w:space="0" w:color="auto" w:frame="1"/>
          <w:shd w:val="clear" w:color="auto" w:fill="EFF0F1"/>
        </w:rPr>
        <w:t>VBoxManage sharedfolder add &lt;machine name/id&gt; --name &lt;mount_name&gt; --hostpath &lt;host_dir&gt; --automount</w:t>
      </w:r>
    </w:p>
    <w:p w:rsidR="009724CD" w:rsidRPr="009724CD" w:rsidRDefault="009724CD" w:rsidP="009724CD">
      <w:pPr>
        <w:numPr>
          <w:ilvl w:val="0"/>
          <w:numId w:val="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20"/>
          <w:szCs w:val="20"/>
          <w:bdr w:val="none" w:sz="0" w:space="0" w:color="auto" w:frame="1"/>
          <w:shd w:val="clear" w:color="auto" w:fill="EFF0F1"/>
        </w:rPr>
      </w:pPr>
      <w:r w:rsidRPr="009724CD">
        <w:rPr>
          <w:rFonts w:ascii="Consolas" w:eastAsia="Times New Roman" w:hAnsi="Consolas" w:cs="Courier New"/>
          <w:color w:val="242729"/>
          <w:sz w:val="20"/>
          <w:szCs w:val="20"/>
          <w:bdr w:val="none" w:sz="0" w:space="0" w:color="auto" w:frame="1"/>
          <w:shd w:val="clear" w:color="auto" w:fill="EFF0F1"/>
        </w:rPr>
        <w:t># in your case</w:t>
      </w:r>
    </w:p>
    <w:p w:rsidR="009724CD" w:rsidRPr="009724CD" w:rsidRDefault="009724CD" w:rsidP="009724CD">
      <w:pPr>
        <w:numPr>
          <w:ilvl w:val="0"/>
          <w:numId w:val="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20"/>
          <w:szCs w:val="20"/>
          <w:bdr w:val="none" w:sz="0" w:space="0" w:color="auto" w:frame="1"/>
          <w:shd w:val="clear" w:color="auto" w:fill="EFF0F1"/>
        </w:rPr>
      </w:pPr>
      <w:r w:rsidRPr="009724CD">
        <w:rPr>
          <w:rFonts w:ascii="Consolas" w:eastAsia="Times New Roman" w:hAnsi="Consolas" w:cs="Courier New"/>
          <w:color w:val="242729"/>
          <w:sz w:val="20"/>
          <w:szCs w:val="20"/>
          <w:bdr w:val="none" w:sz="0" w:space="0" w:color="auto" w:frame="1"/>
          <w:shd w:val="clear" w:color="auto" w:fill="EFF0F1"/>
        </w:rPr>
        <w:t>/c/Program\ Files/Oracle/VirtualBox/VBoxManage.exe sharedfolder add default --name www --hostpath 'C:\data\ww' --automount</w:t>
      </w:r>
    </w:p>
    <w:p w:rsidR="009724CD" w:rsidRPr="009724CD" w:rsidRDefault="009724CD" w:rsidP="009724CD">
      <w:pPr>
        <w:numPr>
          <w:ilvl w:val="0"/>
          <w:numId w:val="2"/>
        </w:numPr>
        <w:shd w:val="clear" w:color="auto" w:fill="FFFFFF"/>
        <w:spacing w:after="0" w:line="240" w:lineRule="auto"/>
        <w:ind w:left="450"/>
        <w:textAlignment w:val="baseline"/>
        <w:rPr>
          <w:rFonts w:ascii="inherit" w:eastAsia="Times New Roman" w:hAnsi="inherit" w:cs="Arial"/>
          <w:color w:val="242729"/>
          <w:sz w:val="23"/>
          <w:szCs w:val="23"/>
        </w:rPr>
      </w:pPr>
      <w:r w:rsidRPr="009724CD">
        <w:rPr>
          <w:rFonts w:ascii="inherit" w:eastAsia="Times New Roman" w:hAnsi="inherit" w:cs="Arial"/>
          <w:color w:val="242729"/>
          <w:sz w:val="23"/>
          <w:szCs w:val="23"/>
        </w:rPr>
        <w:t>add an </w:t>
      </w:r>
      <w:hyperlink r:id="rId26" w:history="1">
        <w:r w:rsidRPr="009724CD">
          <w:rPr>
            <w:rFonts w:ascii="inherit" w:eastAsia="Times New Roman" w:hAnsi="inherit" w:cs="Arial"/>
            <w:color w:val="005999"/>
            <w:sz w:val="23"/>
            <w:szCs w:val="23"/>
            <w:u w:val="single"/>
            <w:bdr w:val="none" w:sz="0" w:space="0" w:color="auto" w:frame="1"/>
          </w:rPr>
          <w:t>automount to your boot2docker VM</w:t>
        </w:r>
      </w:hyperlink>
      <w:r w:rsidRPr="009724CD">
        <w:rPr>
          <w:rFonts w:ascii="inherit" w:eastAsia="Times New Roman" w:hAnsi="inherit" w:cs="Arial"/>
          <w:color w:val="242729"/>
          <w:sz w:val="23"/>
          <w:szCs w:val="23"/>
        </w:rPr>
        <w:t>:</w:t>
      </w:r>
    </w:p>
    <w:p w:rsidR="009724CD" w:rsidRPr="009724CD" w:rsidRDefault="009724CD" w:rsidP="009724CD">
      <w:pPr>
        <w:numPr>
          <w:ilvl w:val="1"/>
          <w:numId w:val="2"/>
        </w:numPr>
        <w:shd w:val="clear" w:color="auto" w:fill="FFFFFF"/>
        <w:spacing w:after="0" w:line="240" w:lineRule="auto"/>
        <w:ind w:left="900"/>
        <w:textAlignment w:val="baseline"/>
        <w:rPr>
          <w:rFonts w:ascii="inherit" w:eastAsia="Times New Roman" w:hAnsi="inherit" w:cs="Arial"/>
          <w:color w:val="242729"/>
          <w:sz w:val="23"/>
          <w:szCs w:val="23"/>
        </w:rPr>
      </w:pPr>
      <w:r w:rsidRPr="009724CD">
        <w:rPr>
          <w:rFonts w:ascii="inherit" w:eastAsia="Times New Roman" w:hAnsi="inherit" w:cs="Arial"/>
          <w:color w:val="242729"/>
          <w:sz w:val="23"/>
          <w:szCs w:val="23"/>
        </w:rPr>
        <w:t>Edit/create (as </w:t>
      </w:r>
      <w:r w:rsidRPr="009724CD">
        <w:rPr>
          <w:rFonts w:ascii="Consolas" w:eastAsia="Times New Roman" w:hAnsi="Consolas" w:cs="Courier New"/>
          <w:color w:val="242729"/>
          <w:sz w:val="20"/>
          <w:szCs w:val="20"/>
          <w:bdr w:val="none" w:sz="0" w:space="0" w:color="auto" w:frame="1"/>
          <w:shd w:val="clear" w:color="auto" w:fill="EFF0F1"/>
        </w:rPr>
        <w:t>root</w:t>
      </w:r>
      <w:r w:rsidRPr="009724CD">
        <w:rPr>
          <w:rFonts w:ascii="inherit" w:eastAsia="Times New Roman" w:hAnsi="inherit" w:cs="Arial"/>
          <w:color w:val="242729"/>
          <w:sz w:val="23"/>
          <w:szCs w:val="23"/>
        </w:rPr>
        <w:t>) </w:t>
      </w:r>
      <w:r w:rsidRPr="009724CD">
        <w:rPr>
          <w:rFonts w:ascii="Consolas" w:eastAsia="Times New Roman" w:hAnsi="Consolas" w:cs="Courier New"/>
          <w:color w:val="242729"/>
          <w:sz w:val="20"/>
          <w:szCs w:val="20"/>
          <w:bdr w:val="none" w:sz="0" w:space="0" w:color="auto" w:frame="1"/>
          <w:shd w:val="clear" w:color="auto" w:fill="EFF0F1"/>
        </w:rPr>
        <w:t>/mnt/sda1/var/lib/boot2docker/bootlocal.sh</w:t>
      </w:r>
      <w:r w:rsidRPr="009724CD">
        <w:rPr>
          <w:rFonts w:ascii="inherit" w:eastAsia="Times New Roman" w:hAnsi="inherit" w:cs="Arial"/>
          <w:color w:val="242729"/>
          <w:sz w:val="23"/>
          <w:szCs w:val="23"/>
        </w:rPr>
        <w:t>, (</w:t>
      </w:r>
      <w:r w:rsidRPr="009724CD">
        <w:rPr>
          <w:rFonts w:ascii="Consolas" w:eastAsia="Times New Roman" w:hAnsi="Consolas" w:cs="Courier New"/>
          <w:color w:val="242729"/>
          <w:sz w:val="20"/>
          <w:szCs w:val="20"/>
          <w:bdr w:val="none" w:sz="0" w:space="0" w:color="auto" w:frame="1"/>
          <w:shd w:val="clear" w:color="auto" w:fill="EFF0F1"/>
        </w:rPr>
        <w:t>sda1</w:t>
      </w:r>
      <w:r w:rsidRPr="009724CD">
        <w:rPr>
          <w:rFonts w:ascii="inherit" w:eastAsia="Times New Roman" w:hAnsi="inherit" w:cs="Arial"/>
          <w:color w:val="242729"/>
          <w:sz w:val="23"/>
          <w:szCs w:val="23"/>
        </w:rPr>
        <w:t> may be different for you)</w:t>
      </w:r>
    </w:p>
    <w:p w:rsidR="009724CD" w:rsidRPr="009724CD" w:rsidRDefault="009724CD" w:rsidP="009724CD">
      <w:pPr>
        <w:numPr>
          <w:ilvl w:val="1"/>
          <w:numId w:val="2"/>
        </w:numPr>
        <w:shd w:val="clear" w:color="auto" w:fill="FFFFFF"/>
        <w:spacing w:after="0" w:line="240" w:lineRule="auto"/>
        <w:ind w:left="900"/>
        <w:textAlignment w:val="baseline"/>
        <w:rPr>
          <w:rFonts w:ascii="inherit" w:eastAsia="Times New Roman" w:hAnsi="inherit" w:cs="Arial"/>
          <w:color w:val="242729"/>
          <w:sz w:val="23"/>
          <w:szCs w:val="23"/>
        </w:rPr>
      </w:pPr>
      <w:r w:rsidRPr="009724CD">
        <w:rPr>
          <w:rFonts w:ascii="inherit" w:eastAsia="Times New Roman" w:hAnsi="inherit" w:cs="Arial"/>
          <w:color w:val="242729"/>
          <w:sz w:val="23"/>
          <w:szCs w:val="23"/>
        </w:rPr>
        <w:t>Add</w:t>
      </w:r>
    </w:p>
    <w:p w:rsidR="009724CD" w:rsidRPr="009724CD" w:rsidRDefault="009724CD" w:rsidP="009724CD">
      <w:pPr>
        <w:numPr>
          <w:ilvl w:val="1"/>
          <w:numId w:val="2"/>
        </w:numPr>
        <w:shd w:val="clear" w:color="auto" w:fill="EFF0F1"/>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textAlignment w:val="baseline"/>
        <w:rPr>
          <w:rFonts w:ascii="Consolas" w:eastAsia="Times New Roman" w:hAnsi="Consolas" w:cs="Courier New"/>
          <w:color w:val="242729"/>
          <w:sz w:val="20"/>
          <w:szCs w:val="20"/>
          <w:bdr w:val="none" w:sz="0" w:space="0" w:color="auto" w:frame="1"/>
          <w:shd w:val="clear" w:color="auto" w:fill="EFF0F1"/>
        </w:rPr>
      </w:pPr>
      <w:r w:rsidRPr="009724CD">
        <w:rPr>
          <w:rFonts w:ascii="Consolas" w:eastAsia="Times New Roman" w:hAnsi="Consolas" w:cs="Courier New"/>
          <w:color w:val="242729"/>
          <w:sz w:val="20"/>
          <w:szCs w:val="20"/>
          <w:bdr w:val="none" w:sz="0" w:space="0" w:color="auto" w:frame="1"/>
          <w:shd w:val="clear" w:color="auto" w:fill="EFF0F1"/>
        </w:rPr>
        <w:t>mkdir -p &lt;local_dir&gt;</w:t>
      </w:r>
    </w:p>
    <w:p w:rsidR="009724CD" w:rsidRPr="009724CD" w:rsidRDefault="009724CD" w:rsidP="009724C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textAlignment w:val="baseline"/>
        <w:rPr>
          <w:rFonts w:ascii="Consolas" w:eastAsia="Times New Roman" w:hAnsi="Consolas" w:cs="Courier New"/>
          <w:color w:val="242729"/>
          <w:sz w:val="20"/>
          <w:szCs w:val="20"/>
        </w:rPr>
      </w:pPr>
      <w:r w:rsidRPr="009724CD">
        <w:rPr>
          <w:rFonts w:ascii="Consolas" w:eastAsia="Times New Roman" w:hAnsi="Consolas" w:cs="Courier New"/>
          <w:color w:val="242729"/>
          <w:sz w:val="20"/>
          <w:szCs w:val="20"/>
          <w:bdr w:val="none" w:sz="0" w:space="0" w:color="auto" w:frame="1"/>
          <w:shd w:val="clear" w:color="auto" w:fill="EFF0F1"/>
        </w:rPr>
        <w:t>mount -t vboxsf -o defaults,uid=`id -u docker`,gid=`id -g docker` &lt;mount_name&gt; &lt;local_dir</w:t>
      </w:r>
    </w:p>
    <w:p w:rsidR="009724CD" w:rsidRDefault="009724CD" w:rsidP="009724CD">
      <w:pPr>
        <w:spacing w:after="0"/>
      </w:pPr>
      <w:r>
        <w:sym w:font="Wingdings" w:char="F0E0"/>
      </w:r>
      <w:r w:rsidR="0067346E">
        <w:tab/>
      </w:r>
      <w:r>
        <w:t xml:space="preserve">in docker-compose.yml the volumes have nothing to do with windows but its to mount from linux vm to containers only?   </w:t>
      </w:r>
      <w:r>
        <w:tab/>
        <w:t xml:space="preserve"> </w:t>
      </w:r>
      <w:r>
        <w:tab/>
      </w:r>
    </w:p>
    <w:p w:rsidR="009724CD" w:rsidRDefault="009724CD" w:rsidP="009724CD">
      <w:pPr>
        <w:spacing w:after="0"/>
      </w:pPr>
      <w:r>
        <w:t>Yes, they operate in the Linux world of boot2docker only.</w:t>
      </w:r>
    </w:p>
    <w:p w:rsidR="00335E72" w:rsidRPr="00335E72" w:rsidRDefault="009724CD" w:rsidP="00335E72">
      <w:pPr>
        <w:rPr>
          <w:b/>
          <w:bCs/>
        </w:rPr>
      </w:pPr>
      <w:r>
        <w:t xml:space="preserve">  </w:t>
      </w:r>
      <w:r w:rsidR="00335E72">
        <w:t>5.)</w:t>
      </w:r>
      <w:r>
        <w:tab/>
      </w:r>
      <w:hyperlink r:id="rId27" w:history="1">
        <w:r w:rsidR="00335E72" w:rsidRPr="00335E72">
          <w:rPr>
            <w:rStyle w:val="Hyperlink"/>
          </w:rPr>
          <w:t>Interactive shell using Docker Compose</w:t>
        </w:r>
      </w:hyperlink>
    </w:p>
    <w:p w:rsidR="00F96266" w:rsidRPr="00F96266" w:rsidRDefault="009724CD" w:rsidP="00F96266">
      <w:pPr>
        <w:pStyle w:val="NormalWeb"/>
        <w:shd w:val="clear" w:color="auto" w:fill="FFFFFF"/>
        <w:spacing w:before="0" w:beforeAutospacing="0" w:after="0" w:afterAutospacing="0"/>
        <w:textAlignment w:val="baseline"/>
        <w:rPr>
          <w:rFonts w:ascii="Arial" w:hAnsi="Arial" w:cs="Arial"/>
          <w:color w:val="242729"/>
          <w:sz w:val="22"/>
          <w:szCs w:val="23"/>
        </w:rPr>
      </w:pPr>
      <w:r>
        <w:t xml:space="preserve"> </w:t>
      </w:r>
      <w:r>
        <w:tab/>
      </w:r>
      <w:r w:rsidR="00F96266" w:rsidRPr="00F96266">
        <w:rPr>
          <w:rFonts w:ascii="Arial" w:hAnsi="Arial" w:cs="Arial"/>
          <w:color w:val="242729"/>
          <w:sz w:val="22"/>
          <w:szCs w:val="23"/>
        </w:rPr>
        <w:t>Is there any way to start a interactive shell in a container using Docker Compose only? I've tried something like this, in my docker-compose.yml:</w:t>
      </w: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F96266">
        <w:rPr>
          <w:rFonts w:ascii="inherit" w:eastAsia="Times New Roman" w:hAnsi="inherit" w:cs="Courier New"/>
          <w:color w:val="303336"/>
          <w:sz w:val="18"/>
          <w:szCs w:val="20"/>
          <w:bdr w:val="none" w:sz="0" w:space="0" w:color="auto" w:frame="1"/>
          <w:shd w:val="clear" w:color="auto" w:fill="EFF0F1"/>
        </w:rPr>
        <w:t>myapp:</w:t>
      </w: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F96266">
        <w:rPr>
          <w:rFonts w:ascii="inherit" w:eastAsia="Times New Roman" w:hAnsi="inherit" w:cs="Courier New"/>
          <w:color w:val="303336"/>
          <w:sz w:val="18"/>
          <w:szCs w:val="20"/>
          <w:bdr w:val="none" w:sz="0" w:space="0" w:color="auto" w:frame="1"/>
          <w:shd w:val="clear" w:color="auto" w:fill="EFF0F1"/>
        </w:rPr>
        <w:lastRenderedPageBreak/>
        <w:t xml:space="preserve">  image: alpine:latest</w:t>
      </w: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F96266">
        <w:rPr>
          <w:rFonts w:ascii="inherit" w:eastAsia="Times New Roman" w:hAnsi="inherit" w:cs="Courier New"/>
          <w:color w:val="303336"/>
          <w:sz w:val="18"/>
          <w:szCs w:val="20"/>
          <w:bdr w:val="none" w:sz="0" w:space="0" w:color="auto" w:frame="1"/>
          <w:shd w:val="clear" w:color="auto" w:fill="EFF0F1"/>
        </w:rPr>
        <w:t xml:space="preserve">  entrypoint: /bin/sh</w:t>
      </w:r>
    </w:p>
    <w:p w:rsidR="00F96266" w:rsidRPr="00F96266" w:rsidRDefault="00F96266" w:rsidP="00F96266">
      <w:pPr>
        <w:shd w:val="clear" w:color="auto" w:fill="FFFFFF"/>
        <w:spacing w:after="0" w:line="240" w:lineRule="auto"/>
        <w:textAlignment w:val="baseline"/>
        <w:rPr>
          <w:rFonts w:ascii="Arial" w:eastAsia="Times New Roman" w:hAnsi="Arial" w:cs="Arial"/>
          <w:color w:val="242729"/>
          <w:sz w:val="18"/>
          <w:szCs w:val="23"/>
        </w:rPr>
      </w:pPr>
      <w:r w:rsidRPr="00F96266">
        <w:rPr>
          <w:rFonts w:ascii="Arial" w:eastAsia="Times New Roman" w:hAnsi="Arial" w:cs="Arial"/>
          <w:color w:val="242729"/>
          <w:sz w:val="18"/>
          <w:szCs w:val="23"/>
        </w:rPr>
        <w:t>When I start this container using docker-compose up it's exited immediately. Are there any flags I can add to the entrypoint command, or as and additional option to myapp, to start as interactive shell?</w:t>
      </w:r>
    </w:p>
    <w:p w:rsidR="00F96266" w:rsidRPr="00F96266" w:rsidRDefault="00F96266" w:rsidP="00F96266">
      <w:pPr>
        <w:shd w:val="clear" w:color="auto" w:fill="FFFFFF"/>
        <w:spacing w:after="0" w:line="240" w:lineRule="auto"/>
        <w:textAlignment w:val="baseline"/>
        <w:rPr>
          <w:rFonts w:ascii="Arial" w:eastAsia="Times New Roman" w:hAnsi="Arial" w:cs="Arial"/>
          <w:color w:val="242729"/>
          <w:sz w:val="18"/>
          <w:szCs w:val="23"/>
        </w:rPr>
      </w:pPr>
      <w:r w:rsidRPr="00F96266">
        <w:rPr>
          <w:rFonts w:ascii="Arial" w:eastAsia="Times New Roman" w:hAnsi="Arial" w:cs="Arial"/>
          <w:color w:val="242729"/>
          <w:sz w:val="18"/>
          <w:szCs w:val="23"/>
        </w:rPr>
        <w:t>I know there are native docker command options to achieve this, just curious if it's possible using only Docker Compose, too.</w:t>
      </w:r>
    </w:p>
    <w:p w:rsidR="00F96266" w:rsidRPr="00F96266" w:rsidRDefault="0067346E" w:rsidP="009724CD">
      <w:pPr>
        <w:spacing w:after="0"/>
        <w:rPr>
          <w:sz w:val="20"/>
        </w:rPr>
      </w:pPr>
      <w:r w:rsidRPr="00F96266">
        <w:rPr>
          <w:sz w:val="20"/>
        </w:rPr>
        <w:t xml:space="preserve"> </w:t>
      </w:r>
      <w:r w:rsidR="00F96266" w:rsidRPr="00F96266">
        <w:rPr>
          <w:sz w:val="20"/>
        </w:rPr>
        <w:sym w:font="Wingdings" w:char="F0E0"/>
      </w:r>
      <w:r w:rsidRPr="00F96266">
        <w:rPr>
          <w:sz w:val="20"/>
        </w:rPr>
        <w:tab/>
      </w:r>
    </w:p>
    <w:tbl>
      <w:tblPr>
        <w:tblW w:w="0" w:type="auto"/>
        <w:tblCellMar>
          <w:left w:w="0" w:type="dxa"/>
          <w:right w:w="0" w:type="dxa"/>
        </w:tblCellMar>
        <w:tblLook w:val="04A0" w:firstRow="1" w:lastRow="0" w:firstColumn="1" w:lastColumn="0" w:noHBand="0" w:noVBand="1"/>
      </w:tblPr>
      <w:tblGrid>
        <w:gridCol w:w="9893"/>
      </w:tblGrid>
      <w:tr w:rsidR="00F96266" w:rsidRPr="00F96266" w:rsidTr="00F96266">
        <w:tc>
          <w:tcPr>
            <w:tcW w:w="0" w:type="auto"/>
            <w:tcBorders>
              <w:top w:val="nil"/>
              <w:left w:val="nil"/>
              <w:bottom w:val="nil"/>
              <w:right w:val="nil"/>
            </w:tcBorders>
            <w:vAlign w:val="bottom"/>
            <w:hideMark/>
          </w:tcPr>
          <w:tbl>
            <w:tblPr>
              <w:tblW w:w="9893" w:type="dxa"/>
              <w:tblCellMar>
                <w:left w:w="0" w:type="dxa"/>
                <w:right w:w="0" w:type="dxa"/>
              </w:tblCellMar>
              <w:tblLook w:val="04A0" w:firstRow="1" w:lastRow="0" w:firstColumn="1" w:lastColumn="0" w:noHBand="0" w:noVBand="1"/>
            </w:tblPr>
            <w:tblGrid>
              <w:gridCol w:w="270"/>
              <w:gridCol w:w="9623"/>
            </w:tblGrid>
            <w:tr w:rsidR="00F96266" w:rsidRPr="00F96266" w:rsidTr="00F96266">
              <w:trPr>
                <w:gridAfter w:val="1"/>
              </w:trPr>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p>
              </w:tc>
            </w:tr>
            <w:tr w:rsidR="00F96266" w:rsidRPr="00F96266" w:rsidTr="00F96266">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Hmh, why not just start multiple shells? For example, a shell into a mysql container to work with mysql cli, and a shell into a backup container to run backup commands?</w:t>
                  </w:r>
                  <w:r w:rsidRPr="00F96266">
                    <w:rPr>
                      <w:rFonts w:ascii="inherit" w:eastAsia="Times New Roman" w:hAnsi="inherit" w:cs="Times New Roman"/>
                      <w:sz w:val="20"/>
                      <w:szCs w:val="20"/>
                    </w:rPr>
                    <w:t> – </w:t>
                  </w:r>
                  <w:hyperlink r:id="rId28" w:tooltip="1,796 reputation" w:history="1">
                    <w:r w:rsidRPr="00F96266">
                      <w:rPr>
                        <w:rFonts w:ascii="inherit" w:eastAsia="Times New Roman" w:hAnsi="inherit" w:cs="Times New Roman"/>
                        <w:color w:val="0077CC"/>
                        <w:sz w:val="20"/>
                        <w:szCs w:val="20"/>
                        <w:bdr w:val="none" w:sz="0" w:space="0" w:color="auto" w:frame="1"/>
                        <w:shd w:val="clear" w:color="auto" w:fill="E0EAF1"/>
                      </w:rPr>
                      <w:t>drubb</w:t>
                    </w:r>
                  </w:hyperlink>
                  <w:r w:rsidRPr="00F96266">
                    <w:rPr>
                      <w:rFonts w:ascii="inherit" w:eastAsia="Times New Roman" w:hAnsi="inherit" w:cs="Times New Roman"/>
                      <w:sz w:val="20"/>
                      <w:szCs w:val="20"/>
                    </w:rPr>
                    <w:t> </w:t>
                  </w:r>
                  <w:hyperlink r:id="rId29" w:anchor="comment60129897_36249744" w:history="1">
                    <w:r w:rsidRPr="00F96266">
                      <w:rPr>
                        <w:rFonts w:ascii="inherit" w:eastAsia="Times New Roman" w:hAnsi="inherit" w:cs="Times New Roman"/>
                        <w:color w:val="005999"/>
                        <w:sz w:val="20"/>
                        <w:szCs w:val="20"/>
                        <w:bdr w:val="none" w:sz="0" w:space="0" w:color="auto" w:frame="1"/>
                      </w:rPr>
                      <w:t>Mar 27 '16 at 17:06</w:t>
                    </w:r>
                  </w:hyperlink>
                </w:p>
              </w:tc>
            </w:tr>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what about </w:t>
                  </w:r>
                  <w:r w:rsidRPr="00F96266">
                    <w:rPr>
                      <w:rFonts w:ascii="Consolas" w:eastAsia="Times New Roman" w:hAnsi="Consolas" w:cs="Courier New"/>
                      <w:sz w:val="20"/>
                      <w:szCs w:val="20"/>
                      <w:bdr w:val="none" w:sz="0" w:space="0" w:color="auto" w:frame="1"/>
                      <w:shd w:val="clear" w:color="auto" w:fill="EFF0F1"/>
                    </w:rPr>
                    <w:t>docker-compose run myapp</w:t>
                  </w:r>
                  <w:r w:rsidRPr="00F96266">
                    <w:rPr>
                      <w:rFonts w:ascii="inherit" w:eastAsia="Times New Roman" w:hAnsi="inherit" w:cs="Times New Roman"/>
                      <w:sz w:val="20"/>
                      <w:szCs w:val="20"/>
                      <w:bdr w:val="none" w:sz="0" w:space="0" w:color="auto" w:frame="1"/>
                    </w:rPr>
                    <w:t> ?</w:t>
                  </w:r>
                  <w:r w:rsidRPr="00F96266">
                    <w:rPr>
                      <w:rFonts w:ascii="inherit" w:eastAsia="Times New Roman" w:hAnsi="inherit" w:cs="Times New Roman"/>
                      <w:sz w:val="20"/>
                      <w:szCs w:val="20"/>
                    </w:rPr>
                    <w:t> – </w:t>
                  </w:r>
                  <w:hyperlink r:id="rId30" w:tooltip="3,140 reputation" w:history="1">
                    <w:r w:rsidRPr="00F96266">
                      <w:rPr>
                        <w:rFonts w:ascii="inherit" w:eastAsia="Times New Roman" w:hAnsi="inherit" w:cs="Times New Roman"/>
                        <w:color w:val="0077CC"/>
                        <w:sz w:val="20"/>
                        <w:szCs w:val="20"/>
                        <w:bdr w:val="none" w:sz="0" w:space="0" w:color="auto" w:frame="1"/>
                      </w:rPr>
                      <w:t>ivoba</w:t>
                    </w:r>
                  </w:hyperlink>
                  <w:r w:rsidRPr="00F96266">
                    <w:rPr>
                      <w:rFonts w:ascii="inherit" w:eastAsia="Times New Roman" w:hAnsi="inherit" w:cs="Times New Roman"/>
                      <w:sz w:val="20"/>
                      <w:szCs w:val="20"/>
                    </w:rPr>
                    <w:t> </w:t>
                  </w:r>
                  <w:hyperlink r:id="rId31" w:anchor="comment60129930_36249744" w:history="1">
                    <w:r w:rsidRPr="00F96266">
                      <w:rPr>
                        <w:rFonts w:ascii="inherit" w:eastAsia="Times New Roman" w:hAnsi="inherit" w:cs="Times New Roman"/>
                        <w:color w:val="005999"/>
                        <w:sz w:val="20"/>
                        <w:szCs w:val="20"/>
                        <w:bdr w:val="none" w:sz="0" w:space="0" w:color="auto" w:frame="1"/>
                      </w:rPr>
                      <w:t>Mar 27 '16 at 17:07</w:t>
                    </w:r>
                  </w:hyperlink>
                </w:p>
              </w:tc>
            </w:tr>
          </w:tbl>
          <w:p w:rsidR="00F96266" w:rsidRPr="00F96266" w:rsidRDefault="00F96266" w:rsidP="00F96266">
            <w:pPr>
              <w:spacing w:after="0" w:line="240" w:lineRule="auto"/>
              <w:textAlignment w:val="baseline"/>
              <w:rPr>
                <w:rFonts w:ascii="inherit" w:eastAsia="Times New Roman" w:hAnsi="inherit" w:cs="Times New Roman"/>
                <w:sz w:val="24"/>
                <w:szCs w:val="24"/>
              </w:rPr>
            </w:pPr>
          </w:p>
        </w:tc>
      </w:tr>
    </w:tbl>
    <w:p w:rsidR="00F96266" w:rsidRPr="00F96266" w:rsidRDefault="00F96266" w:rsidP="00F96266">
      <w:pPr>
        <w:shd w:val="clear" w:color="auto" w:fill="FFFFFF"/>
        <w:spacing w:line="240" w:lineRule="auto"/>
        <w:textAlignment w:val="baseline"/>
        <w:rPr>
          <w:rFonts w:ascii="inherit" w:eastAsia="Times New Roman" w:hAnsi="inherit" w:cs="Arial"/>
          <w:color w:val="242729"/>
          <w:sz w:val="20"/>
          <w:szCs w:val="20"/>
        </w:rPr>
      </w:pPr>
      <w:bookmarkStart w:id="0" w:name="tab-top"/>
      <w:bookmarkEnd w:id="0"/>
    </w:p>
    <w:tbl>
      <w:tblPr>
        <w:tblW w:w="0" w:type="auto"/>
        <w:tblCellMar>
          <w:left w:w="0" w:type="dxa"/>
          <w:right w:w="0" w:type="dxa"/>
        </w:tblCellMar>
        <w:tblLook w:val="04A0" w:firstRow="1" w:lastRow="0" w:firstColumn="1" w:lastColumn="0" w:noHBand="0" w:noVBand="1"/>
      </w:tblPr>
      <w:tblGrid>
        <w:gridCol w:w="231"/>
        <w:gridCol w:w="10389"/>
      </w:tblGrid>
      <w:tr w:rsidR="00F96266" w:rsidRPr="00F96266" w:rsidTr="00F96266">
        <w:tc>
          <w:tcPr>
            <w:tcW w:w="0" w:type="auto"/>
            <w:tcBorders>
              <w:top w:val="nil"/>
              <w:left w:val="nil"/>
              <w:bottom w:val="nil"/>
              <w:right w:val="nil"/>
            </w:tcBorders>
            <w:tcMar>
              <w:top w:w="0" w:type="dxa"/>
              <w:left w:w="0" w:type="dxa"/>
              <w:bottom w:w="0" w:type="dxa"/>
              <w:right w:w="225" w:type="dxa"/>
            </w:tcMar>
            <w:hideMark/>
          </w:tcPr>
          <w:p w:rsidR="00F96266" w:rsidRPr="00F96266" w:rsidRDefault="00F96266" w:rsidP="00DD2425">
            <w:pPr>
              <w:spacing w:after="0" w:line="240" w:lineRule="auto"/>
              <w:textAlignment w:val="baseline"/>
              <w:rPr>
                <w:rFonts w:ascii="inherit" w:eastAsia="Times New Roman" w:hAnsi="inherit" w:cs="Times New Roman"/>
                <w:sz w:val="24"/>
                <w:szCs w:val="24"/>
              </w:rPr>
            </w:pPr>
            <w:bookmarkStart w:id="1" w:name="43479221"/>
            <w:bookmarkEnd w:id="1"/>
          </w:p>
        </w:tc>
        <w:tc>
          <w:tcPr>
            <w:tcW w:w="0" w:type="auto"/>
            <w:tcBorders>
              <w:top w:val="nil"/>
              <w:left w:val="nil"/>
              <w:bottom w:val="nil"/>
              <w:right w:val="nil"/>
            </w:tcBorders>
            <w:hideMark/>
          </w:tcPr>
          <w:p w:rsidR="00F96266" w:rsidRPr="00F96266" w:rsidRDefault="00F96266" w:rsidP="00F96266">
            <w:pPr>
              <w:spacing w:after="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Using docker-compose, I found the easiest way to do this is to do a </w:t>
            </w:r>
            <w:r w:rsidRPr="00F96266">
              <w:rPr>
                <w:rFonts w:ascii="Consolas" w:eastAsia="Times New Roman" w:hAnsi="Consolas" w:cs="Courier New"/>
                <w:sz w:val="20"/>
                <w:szCs w:val="20"/>
                <w:bdr w:val="none" w:sz="0" w:space="0" w:color="auto" w:frame="1"/>
                <w:shd w:val="clear" w:color="auto" w:fill="EFF0F1"/>
              </w:rPr>
              <w:t>docker ps -a</w:t>
            </w:r>
            <w:r w:rsidRPr="00F96266">
              <w:rPr>
                <w:rFonts w:ascii="inherit" w:eastAsia="Times New Roman" w:hAnsi="inherit" w:cs="Times New Roman"/>
                <w:sz w:val="23"/>
                <w:szCs w:val="23"/>
              </w:rPr>
              <w:t> (after starting my containers with </w:t>
            </w:r>
            <w:r w:rsidRPr="00F96266">
              <w:rPr>
                <w:rFonts w:ascii="Consolas" w:eastAsia="Times New Roman" w:hAnsi="Consolas" w:cs="Courier New"/>
                <w:sz w:val="20"/>
                <w:szCs w:val="20"/>
                <w:bdr w:val="none" w:sz="0" w:space="0" w:color="auto" w:frame="1"/>
                <w:shd w:val="clear" w:color="auto" w:fill="EFF0F1"/>
              </w:rPr>
              <w:t>docker-compose up</w:t>
            </w:r>
            <w:r w:rsidRPr="00F96266">
              <w:rPr>
                <w:rFonts w:ascii="inherit" w:eastAsia="Times New Roman" w:hAnsi="inherit" w:cs="Times New Roman"/>
                <w:sz w:val="23"/>
                <w:szCs w:val="23"/>
              </w:rPr>
              <w:t>) and get the ID of the container I want to have an interactive shell in (let's call it xyz123).</w:t>
            </w:r>
          </w:p>
          <w:p w:rsidR="00F96266" w:rsidRPr="00F96266" w:rsidRDefault="00F96266" w:rsidP="00F96266">
            <w:pPr>
              <w:spacing w:after="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Then it's a simple matter to execute </w:t>
            </w:r>
            <w:r w:rsidRPr="00F96266">
              <w:rPr>
                <w:rFonts w:ascii="Consolas" w:eastAsia="Times New Roman" w:hAnsi="Consolas" w:cs="Courier New"/>
                <w:sz w:val="20"/>
                <w:szCs w:val="20"/>
                <w:bdr w:val="none" w:sz="0" w:space="0" w:color="auto" w:frame="1"/>
                <w:shd w:val="clear" w:color="auto" w:fill="EFF0F1"/>
              </w:rPr>
              <w:t>docker exec -ti xyz123 /bin/bash</w:t>
            </w:r>
          </w:p>
          <w:p w:rsidR="00F96266" w:rsidRPr="00DD2425" w:rsidRDefault="00F96266" w:rsidP="00DD2425">
            <w:pPr>
              <w:spacing w:after="24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and voila, a</w:t>
            </w:r>
            <w:r w:rsidR="00DD2425">
              <w:rPr>
                <w:rFonts w:ascii="inherit" w:eastAsia="Times New Roman" w:hAnsi="inherit" w:cs="Times New Roman"/>
                <w:sz w:val="23"/>
                <w:szCs w:val="23"/>
              </w:rPr>
              <w:t>n interactive shell.</w:t>
            </w:r>
          </w:p>
        </w:tc>
      </w:tr>
      <w:tr w:rsidR="00F96266" w:rsidRPr="00F96266" w:rsidTr="00F96266">
        <w:tc>
          <w:tcPr>
            <w:tcW w:w="0" w:type="auto"/>
            <w:tcBorders>
              <w:top w:val="nil"/>
              <w:left w:val="nil"/>
              <w:bottom w:val="nil"/>
              <w:right w:val="nil"/>
            </w:tcBorders>
            <w:tcMar>
              <w:top w:w="0" w:type="dxa"/>
              <w:left w:w="0" w:type="dxa"/>
              <w:bottom w:w="0" w:type="dxa"/>
              <w:right w:w="225" w:type="dxa"/>
            </w:tcMar>
          </w:tcPr>
          <w:p w:rsidR="00F96266" w:rsidRPr="00F96266" w:rsidRDefault="00F96266" w:rsidP="00F96266">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vAlign w:val="bottom"/>
            <w:hideMark/>
          </w:tcPr>
          <w:tbl>
            <w:tblPr>
              <w:tblW w:w="9893" w:type="dxa"/>
              <w:tblCellMar>
                <w:left w:w="0" w:type="dxa"/>
                <w:right w:w="0" w:type="dxa"/>
              </w:tblCellMar>
              <w:tblLook w:val="04A0" w:firstRow="1" w:lastRow="0" w:firstColumn="1" w:lastColumn="0" w:noHBand="0" w:noVBand="1"/>
            </w:tblPr>
            <w:tblGrid>
              <w:gridCol w:w="270"/>
              <w:gridCol w:w="9623"/>
            </w:tblGrid>
            <w:tr w:rsidR="00F96266" w:rsidRPr="00F96266" w:rsidTr="00F96266">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Not sure why this was down-voted - it's a great way to get debugging in case anything goes wrong, and I used this method with success, like, within a minute of reading this solution.</w:t>
                  </w:r>
                  <w:r w:rsidRPr="00F96266">
                    <w:rPr>
                      <w:rFonts w:ascii="inherit" w:eastAsia="Times New Roman" w:hAnsi="inherit" w:cs="Times New Roman"/>
                      <w:sz w:val="20"/>
                      <w:szCs w:val="20"/>
                    </w:rPr>
                    <w:t> – </w:t>
                  </w:r>
                  <w:hyperlink r:id="rId32" w:tooltip="2,791 reputation" w:history="1">
                    <w:r w:rsidRPr="00F96266">
                      <w:rPr>
                        <w:rFonts w:ascii="inherit" w:eastAsia="Times New Roman" w:hAnsi="inherit" w:cs="Times New Roman"/>
                        <w:color w:val="0077CC"/>
                        <w:sz w:val="20"/>
                        <w:szCs w:val="20"/>
                        <w:bdr w:val="none" w:sz="0" w:space="0" w:color="auto" w:frame="1"/>
                      </w:rPr>
                      <w:t>ericmjl</w:t>
                    </w:r>
                  </w:hyperlink>
                  <w:r w:rsidRPr="00F96266">
                    <w:rPr>
                      <w:rFonts w:ascii="inherit" w:eastAsia="Times New Roman" w:hAnsi="inherit" w:cs="Times New Roman"/>
                      <w:sz w:val="20"/>
                      <w:szCs w:val="20"/>
                    </w:rPr>
                    <w:t> </w:t>
                  </w:r>
                  <w:hyperlink r:id="rId33" w:anchor="comment78934242_43479221" w:history="1">
                    <w:r w:rsidRPr="00F96266">
                      <w:rPr>
                        <w:rFonts w:ascii="inherit" w:eastAsia="Times New Roman" w:hAnsi="inherit" w:cs="Times New Roman"/>
                        <w:color w:val="005999"/>
                        <w:sz w:val="20"/>
                        <w:szCs w:val="20"/>
                        <w:bdr w:val="none" w:sz="0" w:space="0" w:color="auto" w:frame="1"/>
                      </w:rPr>
                      <w:t>Aug 31 at 17:30</w:t>
                    </w:r>
                  </w:hyperlink>
                  <w:r w:rsidRPr="00F96266">
                    <w:rPr>
                      <w:rFonts w:ascii="inherit" w:eastAsia="Times New Roman" w:hAnsi="inherit" w:cs="Times New Roman"/>
                      <w:sz w:val="20"/>
                      <w:szCs w:val="20"/>
                    </w:rPr>
                    <w:t> </w:t>
                  </w:r>
                </w:p>
              </w:tc>
            </w:tr>
            <w:tr w:rsidR="00F96266" w:rsidRPr="00F96266" w:rsidTr="00F96266">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@ericmjl Because it's a two step process where the question asked specifically about using docker-compose features, and was already stated in the other answer</w:t>
                  </w:r>
                  <w:r w:rsidRPr="00F96266">
                    <w:rPr>
                      <w:rFonts w:ascii="inherit" w:eastAsia="Times New Roman" w:hAnsi="inherit" w:cs="Times New Roman"/>
                      <w:sz w:val="20"/>
                      <w:szCs w:val="20"/>
                    </w:rPr>
                    <w:t> – </w:t>
                  </w:r>
                  <w:hyperlink r:id="rId34" w:tooltip="50,367 reputation" w:history="1">
                    <w:r w:rsidRPr="00F96266">
                      <w:rPr>
                        <w:rFonts w:ascii="inherit" w:eastAsia="Times New Roman" w:hAnsi="inherit" w:cs="Times New Roman"/>
                        <w:color w:val="0077CC"/>
                        <w:sz w:val="20"/>
                        <w:szCs w:val="20"/>
                        <w:bdr w:val="none" w:sz="0" w:space="0" w:color="auto" w:frame="1"/>
                      </w:rPr>
                      <w:t>cricket_007</w:t>
                    </w:r>
                  </w:hyperlink>
                  <w:r w:rsidRPr="00F96266">
                    <w:rPr>
                      <w:rFonts w:ascii="inherit" w:eastAsia="Times New Roman" w:hAnsi="inherit" w:cs="Times New Roman"/>
                      <w:sz w:val="20"/>
                      <w:szCs w:val="20"/>
                    </w:rPr>
                    <w:t> </w:t>
                  </w:r>
                  <w:hyperlink r:id="rId35" w:anchor="comment78981471_43479221" w:history="1">
                    <w:r w:rsidRPr="00F96266">
                      <w:rPr>
                        <w:rFonts w:ascii="inherit" w:eastAsia="Times New Roman" w:hAnsi="inherit" w:cs="Times New Roman"/>
                        <w:color w:val="005999"/>
                        <w:sz w:val="20"/>
                        <w:szCs w:val="20"/>
                        <w:bdr w:val="none" w:sz="0" w:space="0" w:color="auto" w:frame="1"/>
                      </w:rPr>
                      <w:t>Sep 2 at 4:34</w:t>
                    </w:r>
                  </w:hyperlink>
                  <w:r w:rsidRPr="00F96266">
                    <w:rPr>
                      <w:rFonts w:ascii="inherit" w:eastAsia="Times New Roman" w:hAnsi="inherit" w:cs="Times New Roman"/>
                      <w:sz w:val="20"/>
                      <w:szCs w:val="20"/>
                    </w:rPr>
                    <w:t> </w:t>
                  </w:r>
                </w:p>
              </w:tc>
            </w:tr>
          </w:tbl>
          <w:p w:rsidR="00F96266" w:rsidRPr="00F96266" w:rsidRDefault="00F96266" w:rsidP="00F96266">
            <w:pPr>
              <w:spacing w:after="0" w:line="240" w:lineRule="auto"/>
              <w:textAlignment w:val="baseline"/>
              <w:rPr>
                <w:rFonts w:ascii="inherit" w:eastAsia="Times New Roman" w:hAnsi="inherit" w:cs="Times New Roman"/>
                <w:sz w:val="24"/>
                <w:szCs w:val="24"/>
              </w:rPr>
            </w:pPr>
          </w:p>
        </w:tc>
      </w:tr>
      <w:tr w:rsidR="00F96266" w:rsidRPr="00F96266" w:rsidTr="00F96266">
        <w:tc>
          <w:tcPr>
            <w:tcW w:w="0" w:type="auto"/>
            <w:tcBorders>
              <w:top w:val="nil"/>
              <w:left w:val="nil"/>
              <w:bottom w:val="nil"/>
              <w:right w:val="nil"/>
            </w:tcBorders>
            <w:tcMar>
              <w:top w:w="0" w:type="dxa"/>
              <w:left w:w="0" w:type="dxa"/>
              <w:bottom w:w="0" w:type="dxa"/>
              <w:right w:w="225" w:type="dxa"/>
            </w:tcMar>
          </w:tcPr>
          <w:p w:rsidR="00F96266" w:rsidRPr="00F96266" w:rsidRDefault="00F96266" w:rsidP="00F96266">
            <w:pPr>
              <w:spacing w:after="0" w:line="240" w:lineRule="auto"/>
              <w:jc w:val="center"/>
              <w:textAlignment w:val="baseline"/>
              <w:rPr>
                <w:rFonts w:ascii="inherit" w:eastAsia="Times New Roman" w:hAnsi="inherit" w:cs="Times New Roman"/>
                <w:sz w:val="24"/>
                <w:szCs w:val="24"/>
              </w:rPr>
            </w:pPr>
            <w:bookmarkStart w:id="2" w:name="36265910"/>
            <w:bookmarkEnd w:id="2"/>
          </w:p>
        </w:tc>
        <w:tc>
          <w:tcPr>
            <w:tcW w:w="0" w:type="auto"/>
            <w:tcBorders>
              <w:top w:val="nil"/>
              <w:left w:val="nil"/>
              <w:bottom w:val="nil"/>
              <w:right w:val="nil"/>
            </w:tcBorders>
            <w:hideMark/>
          </w:tcPr>
          <w:p w:rsidR="00F96266" w:rsidRPr="00F96266" w:rsidRDefault="00F96266" w:rsidP="00F96266">
            <w:pPr>
              <w:spacing w:after="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The canonical way to get an interactive shell with docker-compose is to use: </w:t>
            </w:r>
            <w:r w:rsidRPr="00F96266">
              <w:rPr>
                <w:rFonts w:ascii="Consolas" w:eastAsia="Times New Roman" w:hAnsi="Consolas" w:cs="Courier New"/>
                <w:sz w:val="20"/>
                <w:szCs w:val="20"/>
                <w:bdr w:val="none" w:sz="0" w:space="0" w:color="auto" w:frame="1"/>
                <w:shd w:val="clear" w:color="auto" w:fill="EFF0F1"/>
              </w:rPr>
              <w:t>docker-compose run --rm myapp</w:t>
            </w:r>
          </w:p>
          <w:p w:rsidR="00F96266" w:rsidRPr="00F96266" w:rsidRDefault="00F96266" w:rsidP="00F96266">
            <w:pPr>
              <w:spacing w:after="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You can set </w:t>
            </w:r>
            <w:r w:rsidRPr="00F96266">
              <w:rPr>
                <w:rFonts w:ascii="Consolas" w:eastAsia="Times New Roman" w:hAnsi="Consolas" w:cs="Courier New"/>
                <w:sz w:val="20"/>
                <w:szCs w:val="20"/>
                <w:bdr w:val="none" w:sz="0" w:space="0" w:color="auto" w:frame="1"/>
                <w:shd w:val="clear" w:color="auto" w:fill="EFF0F1"/>
              </w:rPr>
              <w:t>stdin_open: true, tty: true</w:t>
            </w:r>
            <w:r w:rsidRPr="00F96266">
              <w:rPr>
                <w:rFonts w:ascii="inherit" w:eastAsia="Times New Roman" w:hAnsi="inherit" w:cs="Times New Roman"/>
                <w:sz w:val="23"/>
                <w:szCs w:val="23"/>
              </w:rPr>
              <w:t>, however that won't actually give you a proper shell with </w:t>
            </w:r>
            <w:r w:rsidRPr="00F96266">
              <w:rPr>
                <w:rFonts w:ascii="Consolas" w:eastAsia="Times New Roman" w:hAnsi="Consolas" w:cs="Courier New"/>
                <w:sz w:val="20"/>
                <w:szCs w:val="20"/>
                <w:bdr w:val="none" w:sz="0" w:space="0" w:color="auto" w:frame="1"/>
                <w:shd w:val="clear" w:color="auto" w:fill="EFF0F1"/>
              </w:rPr>
              <w:t>up</w:t>
            </w:r>
            <w:r w:rsidRPr="00F96266">
              <w:rPr>
                <w:rFonts w:ascii="inherit" w:eastAsia="Times New Roman" w:hAnsi="inherit" w:cs="Times New Roman"/>
                <w:sz w:val="23"/>
                <w:szCs w:val="23"/>
              </w:rPr>
              <w:t>, because logs are being streamed from all the containers.</w:t>
            </w:r>
          </w:p>
          <w:p w:rsidR="00F96266" w:rsidRPr="00F96266" w:rsidRDefault="00F96266" w:rsidP="00F96266">
            <w:pPr>
              <w:spacing w:after="24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You can also use</w:t>
            </w: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96266">
              <w:rPr>
                <w:rFonts w:ascii="inherit" w:eastAsia="Times New Roman" w:hAnsi="inherit" w:cs="Courier New"/>
                <w:color w:val="303336"/>
                <w:sz w:val="20"/>
                <w:szCs w:val="20"/>
                <w:bdr w:val="none" w:sz="0" w:space="0" w:color="auto" w:frame="1"/>
                <w:shd w:val="clear" w:color="auto" w:fill="EFF0F1"/>
              </w:rPr>
              <w:t>docker exec -ti &lt;container name&gt; /bin/bash</w:t>
            </w:r>
          </w:p>
          <w:p w:rsidR="00F96266" w:rsidRPr="00A02F6D" w:rsidRDefault="00F96266" w:rsidP="00A02F6D">
            <w:pPr>
              <w:spacing w:after="240"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 xml:space="preserve">to get </w:t>
            </w:r>
            <w:r w:rsidR="00A02F6D">
              <w:rPr>
                <w:rFonts w:ascii="inherit" w:eastAsia="Times New Roman" w:hAnsi="inherit" w:cs="Times New Roman"/>
                <w:sz w:val="23"/>
                <w:szCs w:val="23"/>
              </w:rPr>
              <w:t>a shell on a running container.</w:t>
            </w:r>
          </w:p>
        </w:tc>
      </w:tr>
      <w:tr w:rsidR="00F96266" w:rsidRPr="00F96266" w:rsidTr="00F96266">
        <w:tc>
          <w:tcPr>
            <w:tcW w:w="0" w:type="auto"/>
            <w:tcBorders>
              <w:top w:val="nil"/>
              <w:left w:val="nil"/>
              <w:bottom w:val="nil"/>
              <w:right w:val="nil"/>
            </w:tcBorders>
            <w:tcMar>
              <w:top w:w="0" w:type="dxa"/>
              <w:left w:w="0" w:type="dxa"/>
              <w:bottom w:w="0" w:type="dxa"/>
              <w:right w:w="225" w:type="dxa"/>
            </w:tcMar>
            <w:hideMark/>
          </w:tcPr>
          <w:p w:rsidR="00F96266" w:rsidRPr="00F96266" w:rsidRDefault="00F96266" w:rsidP="00F96266">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vAlign w:val="bottom"/>
            <w:hideMark/>
          </w:tcPr>
          <w:tbl>
            <w:tblPr>
              <w:tblW w:w="9893" w:type="dxa"/>
              <w:tblCellMar>
                <w:left w:w="0" w:type="dxa"/>
                <w:right w:w="0" w:type="dxa"/>
              </w:tblCellMar>
              <w:tblLook w:val="04A0" w:firstRow="1" w:lastRow="0" w:firstColumn="1" w:lastColumn="0" w:noHBand="0" w:noVBand="1"/>
            </w:tblPr>
            <w:tblGrid>
              <w:gridCol w:w="250"/>
              <w:gridCol w:w="9643"/>
            </w:tblGrid>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4</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Note you need to add </w:t>
                  </w:r>
                  <w:r w:rsidRPr="00F96266">
                    <w:rPr>
                      <w:rFonts w:ascii="Consolas" w:eastAsia="Times New Roman" w:hAnsi="Consolas" w:cs="Courier New"/>
                      <w:sz w:val="20"/>
                      <w:szCs w:val="20"/>
                      <w:bdr w:val="none" w:sz="0" w:space="0" w:color="auto" w:frame="1"/>
                      <w:shd w:val="clear" w:color="auto" w:fill="EFF0F1"/>
                    </w:rPr>
                    <w:t>--service-ports</w:t>
                  </w:r>
                  <w:r w:rsidRPr="00F96266">
                    <w:rPr>
                      <w:rFonts w:ascii="inherit" w:eastAsia="Times New Roman" w:hAnsi="inherit" w:cs="Times New Roman"/>
                      <w:sz w:val="20"/>
                      <w:szCs w:val="20"/>
                      <w:bdr w:val="none" w:sz="0" w:space="0" w:color="auto" w:frame="1"/>
                    </w:rPr>
                    <w:t> if you expose any ports(ie for a web server)</w:t>
                  </w:r>
                  <w:r w:rsidRPr="00F96266">
                    <w:rPr>
                      <w:rFonts w:ascii="inherit" w:eastAsia="Times New Roman" w:hAnsi="inherit" w:cs="Times New Roman"/>
                      <w:sz w:val="20"/>
                      <w:szCs w:val="20"/>
                    </w:rPr>
                    <w:t> – </w:t>
                  </w:r>
                  <w:hyperlink r:id="rId36" w:tooltip="1,149 reputation" w:history="1">
                    <w:r w:rsidRPr="00F96266">
                      <w:rPr>
                        <w:rFonts w:ascii="inherit" w:eastAsia="Times New Roman" w:hAnsi="inherit" w:cs="Times New Roman"/>
                        <w:color w:val="0077CC"/>
                        <w:sz w:val="20"/>
                        <w:szCs w:val="20"/>
                        <w:bdr w:val="none" w:sz="0" w:space="0" w:color="auto" w:frame="1"/>
                      </w:rPr>
                      <w:t>epelc</w:t>
                    </w:r>
                  </w:hyperlink>
                  <w:r w:rsidRPr="00F96266">
                    <w:rPr>
                      <w:rFonts w:ascii="inherit" w:eastAsia="Times New Roman" w:hAnsi="inherit" w:cs="Times New Roman"/>
                      <w:sz w:val="20"/>
                      <w:szCs w:val="20"/>
                    </w:rPr>
                    <w:t> </w:t>
                  </w:r>
                  <w:hyperlink r:id="rId37" w:anchor="comment65484161_36265910" w:history="1">
                    <w:r w:rsidRPr="00F96266">
                      <w:rPr>
                        <w:rFonts w:ascii="inherit" w:eastAsia="Times New Roman" w:hAnsi="inherit" w:cs="Times New Roman"/>
                        <w:color w:val="005999"/>
                        <w:sz w:val="20"/>
                        <w:szCs w:val="20"/>
                        <w:bdr w:val="none" w:sz="0" w:space="0" w:color="auto" w:frame="1"/>
                      </w:rPr>
                      <w:t>Aug 21 '16 at 19:22</w:t>
                    </w:r>
                  </w:hyperlink>
                </w:p>
              </w:tc>
            </w:tr>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4</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I've updated my answer to provide more information and add the </w:t>
                  </w:r>
                  <w:r w:rsidRPr="00F96266">
                    <w:rPr>
                      <w:rFonts w:ascii="Consolas" w:eastAsia="Times New Roman" w:hAnsi="Consolas" w:cs="Courier New"/>
                      <w:sz w:val="20"/>
                      <w:szCs w:val="20"/>
                      <w:bdr w:val="none" w:sz="0" w:space="0" w:color="auto" w:frame="1"/>
                      <w:shd w:val="clear" w:color="auto" w:fill="EFF0F1"/>
                    </w:rPr>
                    <w:t>--rm</w:t>
                  </w:r>
                  <w:r w:rsidRPr="00F96266">
                    <w:rPr>
                      <w:rFonts w:ascii="inherit" w:eastAsia="Times New Roman" w:hAnsi="inherit" w:cs="Times New Roman"/>
                      <w:sz w:val="20"/>
                      <w:szCs w:val="20"/>
                      <w:bdr w:val="none" w:sz="0" w:space="0" w:color="auto" w:frame="1"/>
                    </w:rPr>
                    <w:t> flag so that the container is removed. The answer by @lynx0123 is not correct. You will not get an interactive shell if you run </w:t>
                  </w:r>
                  <w:r w:rsidRPr="00F96266">
                    <w:rPr>
                      <w:rFonts w:ascii="Consolas" w:eastAsia="Times New Roman" w:hAnsi="Consolas" w:cs="Courier New"/>
                      <w:sz w:val="20"/>
                      <w:szCs w:val="20"/>
                      <w:bdr w:val="none" w:sz="0" w:space="0" w:color="auto" w:frame="1"/>
                      <w:shd w:val="clear" w:color="auto" w:fill="EFF0F1"/>
                    </w:rPr>
                    <w:t>docker-compose up</w:t>
                  </w:r>
                  <w:r w:rsidRPr="00F96266">
                    <w:rPr>
                      <w:rFonts w:ascii="inherit" w:eastAsia="Times New Roman" w:hAnsi="inherit" w:cs="Times New Roman"/>
                      <w:sz w:val="20"/>
                      <w:szCs w:val="20"/>
                      <w:bdr w:val="none" w:sz="0" w:space="0" w:color="auto" w:frame="1"/>
                    </w:rPr>
                    <w:t>.</w:t>
                  </w:r>
                  <w:r w:rsidRPr="00F96266">
                    <w:rPr>
                      <w:rFonts w:ascii="inherit" w:eastAsia="Times New Roman" w:hAnsi="inherit" w:cs="Times New Roman"/>
                      <w:sz w:val="20"/>
                      <w:szCs w:val="20"/>
                    </w:rPr>
                    <w:t> – </w:t>
                  </w:r>
                  <w:hyperlink r:id="rId38" w:tooltip="7,323 reputation" w:history="1">
                    <w:r w:rsidRPr="00F96266">
                      <w:rPr>
                        <w:rFonts w:ascii="inherit" w:eastAsia="Times New Roman" w:hAnsi="inherit" w:cs="Times New Roman"/>
                        <w:color w:val="0077CC"/>
                        <w:sz w:val="20"/>
                        <w:szCs w:val="20"/>
                        <w:bdr w:val="none" w:sz="0" w:space="0" w:color="auto" w:frame="1"/>
                      </w:rPr>
                      <w:t>dnephin</w:t>
                    </w:r>
                  </w:hyperlink>
                  <w:r w:rsidRPr="00F96266">
                    <w:rPr>
                      <w:rFonts w:ascii="inherit" w:eastAsia="Times New Roman" w:hAnsi="inherit" w:cs="Times New Roman"/>
                      <w:sz w:val="20"/>
                      <w:szCs w:val="20"/>
                    </w:rPr>
                    <w:t> </w:t>
                  </w:r>
                  <w:hyperlink r:id="rId39" w:anchor="comment65887539_36265910" w:history="1">
                    <w:r w:rsidRPr="00F96266">
                      <w:rPr>
                        <w:rFonts w:ascii="inherit" w:eastAsia="Times New Roman" w:hAnsi="inherit" w:cs="Times New Roman"/>
                        <w:color w:val="005999"/>
                        <w:sz w:val="20"/>
                        <w:szCs w:val="20"/>
                        <w:bdr w:val="none" w:sz="0" w:space="0" w:color="auto" w:frame="1"/>
                      </w:rPr>
                      <w:t>Sep 1 '16 at 16:17</w:t>
                    </w:r>
                  </w:hyperlink>
                </w:p>
              </w:tc>
            </w:tr>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To get this to work using Docker for Windows, I needed docker-compose v. 1.9.0 (see Github </w:t>
                  </w:r>
                  <w:hyperlink r:id="rId40" w:history="1">
                    <w:r w:rsidRPr="00F96266">
                      <w:rPr>
                        <w:rFonts w:ascii="inherit" w:eastAsia="Times New Roman" w:hAnsi="inherit" w:cs="Times New Roman"/>
                        <w:color w:val="005999"/>
                        <w:sz w:val="20"/>
                        <w:szCs w:val="20"/>
                        <w:bdr w:val="none" w:sz="0" w:space="0" w:color="auto" w:frame="1"/>
                      </w:rPr>
                      <w:t>issue</w:t>
                    </w:r>
                  </w:hyperlink>
                  <w:r w:rsidRPr="00F96266">
                    <w:rPr>
                      <w:rFonts w:ascii="inherit" w:eastAsia="Times New Roman" w:hAnsi="inherit" w:cs="Times New Roman"/>
                      <w:sz w:val="20"/>
                      <w:szCs w:val="20"/>
                      <w:bdr w:val="none" w:sz="0" w:space="0" w:color="auto" w:frame="1"/>
                    </w:rPr>
                    <w:t> and </w:t>
                  </w:r>
                  <w:hyperlink r:id="rId41" w:history="1">
                    <w:r w:rsidRPr="00F96266">
                      <w:rPr>
                        <w:rFonts w:ascii="inherit" w:eastAsia="Times New Roman" w:hAnsi="inherit" w:cs="Times New Roman"/>
                        <w:color w:val="005999"/>
                        <w:sz w:val="20"/>
                        <w:szCs w:val="20"/>
                        <w:bdr w:val="none" w:sz="0" w:space="0" w:color="auto" w:frame="1"/>
                      </w:rPr>
                      <w:t>PR</w:t>
                    </w:r>
                  </w:hyperlink>
                  <w:r w:rsidRPr="00F96266">
                    <w:rPr>
                      <w:rFonts w:ascii="inherit" w:eastAsia="Times New Roman" w:hAnsi="inherit" w:cs="Times New Roman"/>
                      <w:sz w:val="20"/>
                      <w:szCs w:val="20"/>
                      <w:bdr w:val="none" w:sz="0" w:space="0" w:color="auto" w:frame="1"/>
                    </w:rPr>
                    <w:t>). As of 12/19/16, this only ships with beta versions of Docker for Windows. Then </w:t>
                  </w:r>
                  <w:r w:rsidRPr="00F96266">
                    <w:rPr>
                      <w:rFonts w:ascii="Consolas" w:eastAsia="Times New Roman" w:hAnsi="Consolas" w:cs="Courier New"/>
                      <w:sz w:val="20"/>
                      <w:szCs w:val="20"/>
                      <w:bdr w:val="none" w:sz="0" w:space="0" w:color="auto" w:frame="1"/>
                      <w:shd w:val="clear" w:color="auto" w:fill="EFF0F1"/>
                    </w:rPr>
                    <w:t>docker-compose run</w:t>
                  </w:r>
                  <w:r w:rsidRPr="00F96266">
                    <w:rPr>
                      <w:rFonts w:ascii="inherit" w:eastAsia="Times New Roman" w:hAnsi="inherit" w:cs="Times New Roman"/>
                      <w:sz w:val="20"/>
                      <w:szCs w:val="20"/>
                      <w:bdr w:val="none" w:sz="0" w:space="0" w:color="auto" w:frame="1"/>
                    </w:rPr>
                    <w:t>works. You'll also want to add </w:t>
                  </w:r>
                  <w:r w:rsidRPr="00F96266">
                    <w:rPr>
                      <w:rFonts w:ascii="Consolas" w:eastAsia="Times New Roman" w:hAnsi="Consolas" w:cs="Courier New"/>
                      <w:sz w:val="20"/>
                      <w:szCs w:val="20"/>
                      <w:bdr w:val="none" w:sz="0" w:space="0" w:color="auto" w:frame="1"/>
                      <w:shd w:val="clear" w:color="auto" w:fill="EFF0F1"/>
                    </w:rPr>
                    <w:t>command: /bin/bash</w:t>
                  </w:r>
                  <w:r w:rsidRPr="00F96266">
                    <w:rPr>
                      <w:rFonts w:ascii="inherit" w:eastAsia="Times New Roman" w:hAnsi="inherit" w:cs="Times New Roman"/>
                      <w:sz w:val="20"/>
                      <w:szCs w:val="20"/>
                      <w:bdr w:val="none" w:sz="0" w:space="0" w:color="auto" w:frame="1"/>
                    </w:rPr>
                    <w:t> to docker-compose.yml.</w:t>
                  </w:r>
                  <w:r w:rsidRPr="00F96266">
                    <w:rPr>
                      <w:rFonts w:ascii="inherit" w:eastAsia="Times New Roman" w:hAnsi="inherit" w:cs="Times New Roman"/>
                      <w:sz w:val="20"/>
                      <w:szCs w:val="20"/>
                    </w:rPr>
                    <w:t> – </w:t>
                  </w:r>
                  <w:hyperlink r:id="rId42" w:tooltip="464 reputation" w:history="1">
                    <w:r w:rsidRPr="00F96266">
                      <w:rPr>
                        <w:rFonts w:ascii="inherit" w:eastAsia="Times New Roman" w:hAnsi="inherit" w:cs="Times New Roman"/>
                        <w:color w:val="0077CC"/>
                        <w:sz w:val="20"/>
                        <w:szCs w:val="20"/>
                        <w:bdr w:val="none" w:sz="0" w:space="0" w:color="auto" w:frame="1"/>
                      </w:rPr>
                      <w:t>Joseph238</w:t>
                    </w:r>
                  </w:hyperlink>
                  <w:r w:rsidRPr="00F96266">
                    <w:rPr>
                      <w:rFonts w:ascii="inherit" w:eastAsia="Times New Roman" w:hAnsi="inherit" w:cs="Times New Roman"/>
                      <w:sz w:val="20"/>
                      <w:szCs w:val="20"/>
                    </w:rPr>
                    <w:t> </w:t>
                  </w:r>
                  <w:hyperlink r:id="rId43" w:anchor="comment69665625_36265910" w:history="1">
                    <w:r w:rsidRPr="00F96266">
                      <w:rPr>
                        <w:rFonts w:ascii="inherit" w:eastAsia="Times New Roman" w:hAnsi="inherit" w:cs="Times New Roman"/>
                        <w:color w:val="005999"/>
                        <w:sz w:val="20"/>
                        <w:szCs w:val="20"/>
                        <w:bdr w:val="none" w:sz="0" w:space="0" w:color="auto" w:frame="1"/>
                      </w:rPr>
                      <w:t>Dec 20 '16 at 0:14</w:t>
                    </w:r>
                  </w:hyperlink>
                  <w:r w:rsidRPr="00F96266">
                    <w:rPr>
                      <w:rFonts w:ascii="inherit" w:eastAsia="Times New Roman" w:hAnsi="inherit" w:cs="Times New Roman"/>
                      <w:sz w:val="20"/>
                      <w:szCs w:val="20"/>
                    </w:rPr>
                    <w:t> </w:t>
                  </w:r>
                </w:p>
              </w:tc>
            </w:tr>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This should be the top answer. This is what I was looking for when I came here.</w:t>
                  </w:r>
                  <w:r w:rsidRPr="00F96266">
                    <w:rPr>
                      <w:rFonts w:ascii="inherit" w:eastAsia="Times New Roman" w:hAnsi="inherit" w:cs="Times New Roman"/>
                      <w:sz w:val="20"/>
                      <w:szCs w:val="20"/>
                    </w:rPr>
                    <w:t> – </w:t>
                  </w:r>
                  <w:hyperlink r:id="rId44" w:tooltip="2,906 reputation" w:history="1">
                    <w:r w:rsidRPr="00F96266">
                      <w:rPr>
                        <w:rFonts w:ascii="inherit" w:eastAsia="Times New Roman" w:hAnsi="inherit" w:cs="Times New Roman"/>
                        <w:color w:val="0077CC"/>
                        <w:sz w:val="20"/>
                        <w:szCs w:val="20"/>
                        <w:bdr w:val="none" w:sz="0" w:space="0" w:color="auto" w:frame="1"/>
                      </w:rPr>
                      <w:t>mkasberg</w:t>
                    </w:r>
                  </w:hyperlink>
                  <w:r w:rsidRPr="00F96266">
                    <w:rPr>
                      <w:rFonts w:ascii="inherit" w:eastAsia="Times New Roman" w:hAnsi="inherit" w:cs="Times New Roman"/>
                      <w:sz w:val="20"/>
                      <w:szCs w:val="20"/>
                    </w:rPr>
                    <w:t> </w:t>
                  </w:r>
                  <w:hyperlink r:id="rId45" w:anchor="comment70902075_36265910" w:history="1">
                    <w:r w:rsidRPr="00F96266">
                      <w:rPr>
                        <w:rFonts w:ascii="inherit" w:eastAsia="Times New Roman" w:hAnsi="inherit" w:cs="Times New Roman"/>
                        <w:color w:val="005999"/>
                        <w:sz w:val="20"/>
                        <w:szCs w:val="20"/>
                        <w:bdr w:val="none" w:sz="0" w:space="0" w:color="auto" w:frame="1"/>
                      </w:rPr>
                      <w:t>Jan 25 at 18:38</w:t>
                    </w:r>
                  </w:hyperlink>
                </w:p>
              </w:tc>
            </w:tr>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docker-compose up -d &amp;&amp; docker attach &lt;container_name&gt;</w:t>
                  </w:r>
                  <w:r w:rsidRPr="00F96266">
                    <w:rPr>
                      <w:rFonts w:ascii="inherit" w:eastAsia="Times New Roman" w:hAnsi="inherit" w:cs="Times New Roman"/>
                      <w:sz w:val="20"/>
                      <w:szCs w:val="20"/>
                    </w:rPr>
                    <w:t> – </w:t>
                  </w:r>
                  <w:hyperlink r:id="rId46" w:tooltip="732 reputation" w:history="1">
                    <w:r w:rsidRPr="00F96266">
                      <w:rPr>
                        <w:rFonts w:ascii="inherit" w:eastAsia="Times New Roman" w:hAnsi="inherit" w:cs="Times New Roman"/>
                        <w:color w:val="0077CC"/>
                        <w:sz w:val="20"/>
                        <w:szCs w:val="20"/>
                        <w:bdr w:val="none" w:sz="0" w:space="0" w:color="auto" w:frame="1"/>
                      </w:rPr>
                      <w:t>Aaron McMillin</w:t>
                    </w:r>
                  </w:hyperlink>
                  <w:r w:rsidRPr="00F96266">
                    <w:rPr>
                      <w:rFonts w:ascii="inherit" w:eastAsia="Times New Roman" w:hAnsi="inherit" w:cs="Times New Roman"/>
                      <w:sz w:val="20"/>
                      <w:szCs w:val="20"/>
                    </w:rPr>
                    <w:t> </w:t>
                  </w:r>
                  <w:hyperlink r:id="rId47" w:anchor="comment74207567_36265910" w:history="1">
                    <w:r w:rsidRPr="00F96266">
                      <w:rPr>
                        <w:rFonts w:ascii="inherit" w:eastAsia="Times New Roman" w:hAnsi="inherit" w:cs="Times New Roman"/>
                        <w:color w:val="005999"/>
                        <w:sz w:val="20"/>
                        <w:szCs w:val="20"/>
                        <w:bdr w:val="none" w:sz="0" w:space="0" w:color="auto" w:frame="1"/>
                      </w:rPr>
                      <w:t>Apr 24 at 2:34</w:t>
                    </w:r>
                  </w:hyperlink>
                </w:p>
              </w:tc>
            </w:tr>
          </w:tbl>
          <w:p w:rsidR="00F96266" w:rsidRPr="00F96266" w:rsidRDefault="00F96266" w:rsidP="00F96266">
            <w:pPr>
              <w:spacing w:after="0" w:line="240" w:lineRule="auto"/>
              <w:textAlignment w:val="baseline"/>
              <w:rPr>
                <w:rFonts w:ascii="inherit" w:eastAsia="Times New Roman" w:hAnsi="inherit" w:cs="Times New Roman"/>
                <w:sz w:val="24"/>
                <w:szCs w:val="24"/>
              </w:rPr>
            </w:pPr>
          </w:p>
        </w:tc>
      </w:tr>
    </w:tbl>
    <w:p w:rsidR="00F96266" w:rsidRPr="00F96266" w:rsidRDefault="00F96266" w:rsidP="00F96266">
      <w:pPr>
        <w:shd w:val="clear" w:color="auto" w:fill="FFFFFF"/>
        <w:spacing w:after="0" w:line="240" w:lineRule="auto"/>
        <w:textAlignment w:val="baseline"/>
        <w:rPr>
          <w:rFonts w:ascii="inherit" w:eastAsia="Times New Roman" w:hAnsi="inherit" w:cs="Arial"/>
          <w:vanish/>
          <w:color w:val="242729"/>
          <w:sz w:val="20"/>
          <w:szCs w:val="20"/>
        </w:rPr>
      </w:pPr>
      <w:bookmarkStart w:id="3" w:name="39150040"/>
      <w:bookmarkEnd w:id="3"/>
    </w:p>
    <w:tbl>
      <w:tblPr>
        <w:tblW w:w="0" w:type="auto"/>
        <w:tblCellMar>
          <w:left w:w="0" w:type="dxa"/>
          <w:right w:w="0" w:type="dxa"/>
        </w:tblCellMar>
        <w:tblLook w:val="04A0" w:firstRow="1" w:lastRow="0" w:firstColumn="1" w:lastColumn="0" w:noHBand="0" w:noVBand="1"/>
      </w:tblPr>
      <w:tblGrid>
        <w:gridCol w:w="231"/>
        <w:gridCol w:w="9893"/>
      </w:tblGrid>
      <w:tr w:rsidR="00F96266" w:rsidRPr="00F96266" w:rsidTr="00F96266">
        <w:tc>
          <w:tcPr>
            <w:tcW w:w="0" w:type="auto"/>
            <w:tcBorders>
              <w:top w:val="nil"/>
              <w:left w:val="nil"/>
              <w:bottom w:val="nil"/>
              <w:right w:val="nil"/>
            </w:tcBorders>
            <w:tcMar>
              <w:top w:w="0" w:type="dxa"/>
              <w:left w:w="0" w:type="dxa"/>
              <w:bottom w:w="0" w:type="dxa"/>
              <w:right w:w="225" w:type="dxa"/>
            </w:tcMar>
            <w:hideMark/>
          </w:tcPr>
          <w:p w:rsidR="00F96266" w:rsidRPr="00F96266" w:rsidRDefault="00F96266" w:rsidP="00F96266">
            <w:pPr>
              <w:spacing w:after="0" w:line="240" w:lineRule="auto"/>
              <w:jc w:val="center"/>
              <w:textAlignment w:val="baseline"/>
              <w:rPr>
                <w:rFonts w:ascii="inherit" w:eastAsia="Times New Roman" w:hAnsi="inherit" w:cs="Times New Roman"/>
                <w:sz w:val="24"/>
                <w:szCs w:val="24"/>
              </w:rPr>
            </w:pPr>
          </w:p>
        </w:tc>
        <w:tc>
          <w:tcPr>
            <w:tcW w:w="0" w:type="auto"/>
            <w:tcBorders>
              <w:top w:val="nil"/>
              <w:left w:val="nil"/>
              <w:bottom w:val="nil"/>
              <w:right w:val="nil"/>
            </w:tcBorders>
            <w:hideMark/>
          </w:tcPr>
          <w:p w:rsidR="00F96266" w:rsidRPr="00F96266" w:rsidRDefault="00F96266" w:rsidP="00F96266">
            <w:pPr>
              <w:spacing w:after="240" w:line="240" w:lineRule="auto"/>
              <w:textAlignment w:val="baseline"/>
              <w:rPr>
                <w:rFonts w:ascii="inherit" w:eastAsia="Times New Roman" w:hAnsi="inherit" w:cs="Times New Roman"/>
                <w:sz w:val="23"/>
                <w:szCs w:val="23"/>
              </w:rPr>
            </w:pP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96266">
              <w:rPr>
                <w:rFonts w:ascii="inherit" w:eastAsia="Times New Roman" w:hAnsi="inherit" w:cs="Courier New"/>
                <w:color w:val="303336"/>
                <w:sz w:val="20"/>
                <w:szCs w:val="20"/>
                <w:bdr w:val="none" w:sz="0" w:space="0" w:color="auto" w:frame="1"/>
                <w:shd w:val="clear" w:color="auto" w:fill="EFF0F1"/>
              </w:rPr>
              <w:t>stdin_open: true</w:t>
            </w:r>
          </w:p>
          <w:p w:rsidR="00F96266" w:rsidRPr="00F96266" w:rsidRDefault="00F96266" w:rsidP="00F96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96266">
              <w:rPr>
                <w:rFonts w:ascii="inherit" w:eastAsia="Times New Roman" w:hAnsi="inherit" w:cs="Courier New"/>
                <w:color w:val="303336"/>
                <w:sz w:val="20"/>
                <w:szCs w:val="20"/>
                <w:bdr w:val="none" w:sz="0" w:space="0" w:color="auto" w:frame="1"/>
                <w:shd w:val="clear" w:color="auto" w:fill="EFF0F1"/>
              </w:rPr>
              <w:t>tty: true</w:t>
            </w:r>
          </w:p>
          <w:p w:rsidR="00F96266" w:rsidRPr="00F96266" w:rsidRDefault="00F96266" w:rsidP="00F96266">
            <w:pPr>
              <w:spacing w:after="75" w:line="240" w:lineRule="auto"/>
              <w:textAlignment w:val="baseline"/>
              <w:rPr>
                <w:rFonts w:ascii="inherit" w:eastAsia="Times New Roman" w:hAnsi="inherit" w:cs="Times New Roman"/>
                <w:sz w:val="23"/>
                <w:szCs w:val="23"/>
              </w:rPr>
            </w:pPr>
            <w:r w:rsidRPr="00F96266">
              <w:rPr>
                <w:rFonts w:ascii="inherit" w:eastAsia="Times New Roman" w:hAnsi="inherit" w:cs="Times New Roman"/>
                <w:sz w:val="23"/>
                <w:szCs w:val="23"/>
              </w:rPr>
              <w:t>The first corresponds to </w:t>
            </w:r>
            <w:r w:rsidRPr="00F96266">
              <w:rPr>
                <w:rFonts w:ascii="Consolas" w:eastAsia="Times New Roman" w:hAnsi="Consolas" w:cs="Courier New"/>
                <w:sz w:val="20"/>
                <w:szCs w:val="20"/>
                <w:bdr w:val="none" w:sz="0" w:space="0" w:color="auto" w:frame="1"/>
                <w:shd w:val="clear" w:color="auto" w:fill="EFF0F1"/>
              </w:rPr>
              <w:t>-i</w:t>
            </w:r>
            <w:r w:rsidRPr="00F96266">
              <w:rPr>
                <w:rFonts w:ascii="inherit" w:eastAsia="Times New Roman" w:hAnsi="inherit" w:cs="Times New Roman"/>
                <w:sz w:val="23"/>
                <w:szCs w:val="23"/>
              </w:rPr>
              <w:t> in </w:t>
            </w:r>
            <w:r w:rsidRPr="00F96266">
              <w:rPr>
                <w:rFonts w:ascii="Consolas" w:eastAsia="Times New Roman" w:hAnsi="Consolas" w:cs="Courier New"/>
                <w:sz w:val="20"/>
                <w:szCs w:val="20"/>
                <w:bdr w:val="none" w:sz="0" w:space="0" w:color="auto" w:frame="1"/>
                <w:shd w:val="clear" w:color="auto" w:fill="EFF0F1"/>
              </w:rPr>
              <w:t>docker run</w:t>
            </w:r>
            <w:r w:rsidRPr="00F96266">
              <w:rPr>
                <w:rFonts w:ascii="inherit" w:eastAsia="Times New Roman" w:hAnsi="inherit" w:cs="Times New Roman"/>
                <w:sz w:val="23"/>
                <w:szCs w:val="23"/>
              </w:rPr>
              <w:t> and the second to </w:t>
            </w:r>
            <w:r w:rsidRPr="00F96266">
              <w:rPr>
                <w:rFonts w:ascii="Consolas" w:eastAsia="Times New Roman" w:hAnsi="Consolas" w:cs="Courier New"/>
                <w:sz w:val="20"/>
                <w:szCs w:val="20"/>
                <w:bdr w:val="none" w:sz="0" w:space="0" w:color="auto" w:frame="1"/>
                <w:shd w:val="clear" w:color="auto" w:fill="EFF0F1"/>
              </w:rPr>
              <w:t>-t</w:t>
            </w:r>
            <w:r w:rsidRPr="00F96266">
              <w:rPr>
                <w:rFonts w:ascii="inherit" w:eastAsia="Times New Roman" w:hAnsi="inherit" w:cs="Times New Roman"/>
                <w:sz w:val="23"/>
                <w:szCs w:val="23"/>
              </w:rPr>
              <w:t>.</w:t>
            </w:r>
          </w:p>
          <w:p w:rsidR="00F96266" w:rsidRPr="00F96266" w:rsidRDefault="00F96266" w:rsidP="00F96266">
            <w:pPr>
              <w:spacing w:after="0" w:line="240" w:lineRule="auto"/>
              <w:rPr>
                <w:rFonts w:ascii="inherit" w:eastAsia="Times New Roman" w:hAnsi="inherit" w:cs="Times New Roman"/>
                <w:sz w:val="24"/>
                <w:szCs w:val="24"/>
              </w:rPr>
            </w:pPr>
          </w:p>
        </w:tc>
      </w:tr>
      <w:tr w:rsidR="00F96266" w:rsidRPr="00F96266" w:rsidTr="00F96266">
        <w:tc>
          <w:tcPr>
            <w:tcW w:w="0" w:type="auto"/>
            <w:tcBorders>
              <w:top w:val="nil"/>
              <w:left w:val="nil"/>
              <w:bottom w:val="nil"/>
              <w:right w:val="nil"/>
            </w:tcBorders>
            <w:tcMar>
              <w:top w:w="0" w:type="dxa"/>
              <w:left w:w="0" w:type="dxa"/>
              <w:bottom w:w="0" w:type="dxa"/>
              <w:right w:w="225" w:type="dxa"/>
            </w:tcMar>
            <w:hideMark/>
          </w:tcPr>
          <w:p w:rsidR="00F96266" w:rsidRPr="00F96266" w:rsidRDefault="00F96266" w:rsidP="00F96266">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vAlign w:val="bottom"/>
            <w:hideMark/>
          </w:tcPr>
          <w:tbl>
            <w:tblPr>
              <w:tblW w:w="9893" w:type="dxa"/>
              <w:tblCellMar>
                <w:left w:w="0" w:type="dxa"/>
                <w:right w:w="0" w:type="dxa"/>
              </w:tblCellMar>
              <w:tblLook w:val="04A0" w:firstRow="1" w:lastRow="0" w:firstColumn="1" w:lastColumn="0" w:noHBand="0" w:noVBand="1"/>
            </w:tblPr>
            <w:tblGrid>
              <w:gridCol w:w="250"/>
              <w:gridCol w:w="9643"/>
            </w:tblGrid>
            <w:tr w:rsidR="00F96266" w:rsidRPr="00F96266" w:rsidTr="00F96266">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F96266" w:rsidRPr="00F96266">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F96266" w:rsidRPr="00F96266" w:rsidRDefault="00F96266" w:rsidP="00F96266">
                        <w:pPr>
                          <w:spacing w:after="0" w:line="240" w:lineRule="auto"/>
                          <w:rPr>
                            <w:rFonts w:ascii="inherit" w:eastAsia="Times New Roman" w:hAnsi="inherit" w:cs="Times New Roman"/>
                            <w:sz w:val="24"/>
                            <w:szCs w:val="24"/>
                          </w:rPr>
                        </w:pPr>
                        <w:r w:rsidRPr="00F96266">
                          <w:rPr>
                            <w:rFonts w:ascii="inherit" w:eastAsia="Times New Roman" w:hAnsi="inherit" w:cs="Times New Roman"/>
                            <w:sz w:val="24"/>
                            <w:szCs w:val="24"/>
                          </w:rPr>
                          <w:t> </w:t>
                        </w:r>
                      </w:p>
                    </w:tc>
                  </w:tr>
                </w:tbl>
                <w:p w:rsidR="00F96266" w:rsidRPr="00F96266" w:rsidRDefault="00F96266" w:rsidP="00F96266">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F96266" w:rsidRPr="00F96266" w:rsidRDefault="00F96266" w:rsidP="00F96266">
                  <w:pPr>
                    <w:spacing w:after="0" w:line="240" w:lineRule="auto"/>
                    <w:textAlignment w:val="baseline"/>
                    <w:rPr>
                      <w:rFonts w:ascii="inherit" w:eastAsia="Times New Roman" w:hAnsi="inherit" w:cs="Times New Roman"/>
                      <w:sz w:val="20"/>
                      <w:szCs w:val="20"/>
                    </w:rPr>
                  </w:pPr>
                  <w:r w:rsidRPr="00F96266">
                    <w:rPr>
                      <w:rFonts w:ascii="inherit" w:eastAsia="Times New Roman" w:hAnsi="inherit" w:cs="Times New Roman"/>
                      <w:sz w:val="20"/>
                      <w:szCs w:val="20"/>
                      <w:bdr w:val="none" w:sz="0" w:space="0" w:color="auto" w:frame="1"/>
                    </w:rPr>
                    <w:t>that </w:t>
                  </w:r>
                  <w:r w:rsidRPr="00F96266">
                    <w:rPr>
                      <w:rFonts w:ascii="Consolas" w:eastAsia="Times New Roman" w:hAnsi="Consolas" w:cs="Courier New"/>
                      <w:sz w:val="20"/>
                      <w:szCs w:val="20"/>
                      <w:bdr w:val="none" w:sz="0" w:space="0" w:color="auto" w:frame="1"/>
                      <w:shd w:val="clear" w:color="auto" w:fill="EFF0F1"/>
                    </w:rPr>
                    <w:t>stdin_open</w:t>
                  </w:r>
                  <w:r w:rsidRPr="00F96266">
                    <w:rPr>
                      <w:rFonts w:ascii="inherit" w:eastAsia="Times New Roman" w:hAnsi="inherit" w:cs="Times New Roman"/>
                      <w:sz w:val="20"/>
                      <w:szCs w:val="20"/>
                      <w:bdr w:val="none" w:sz="0" w:space="0" w:color="auto" w:frame="1"/>
                    </w:rPr>
                    <w:t> is the missing link, for simply providing me the expected behavior when I attach to one of my containers that is already running a shell.</w:t>
                  </w:r>
                  <w:r w:rsidRPr="00F96266">
                    <w:rPr>
                      <w:rFonts w:ascii="inherit" w:eastAsia="Times New Roman" w:hAnsi="inherit" w:cs="Times New Roman"/>
                      <w:sz w:val="20"/>
                      <w:szCs w:val="20"/>
                    </w:rPr>
                    <w:t> – </w:t>
                  </w:r>
                  <w:hyperlink r:id="rId48" w:tooltip="1,549 reputation" w:history="1">
                    <w:r w:rsidRPr="00F96266">
                      <w:rPr>
                        <w:rFonts w:ascii="inherit" w:eastAsia="Times New Roman" w:hAnsi="inherit" w:cs="Times New Roman"/>
                        <w:color w:val="0077CC"/>
                        <w:sz w:val="20"/>
                        <w:szCs w:val="20"/>
                        <w:bdr w:val="none" w:sz="0" w:space="0" w:color="auto" w:frame="1"/>
                      </w:rPr>
                      <w:t>charneykaye</w:t>
                    </w:r>
                  </w:hyperlink>
                  <w:r w:rsidRPr="00F96266">
                    <w:rPr>
                      <w:rFonts w:ascii="inherit" w:eastAsia="Times New Roman" w:hAnsi="inherit" w:cs="Times New Roman"/>
                      <w:sz w:val="20"/>
                      <w:szCs w:val="20"/>
                    </w:rPr>
                    <w:t> </w:t>
                  </w:r>
                  <w:hyperlink r:id="rId49" w:anchor="comment69261501_39150040" w:history="1">
                    <w:r w:rsidRPr="00F96266">
                      <w:rPr>
                        <w:rFonts w:ascii="inherit" w:eastAsia="Times New Roman" w:hAnsi="inherit" w:cs="Times New Roman"/>
                        <w:color w:val="005999"/>
                        <w:sz w:val="20"/>
                        <w:szCs w:val="20"/>
                        <w:bdr w:val="none" w:sz="0" w:space="0" w:color="auto" w:frame="1"/>
                      </w:rPr>
                      <w:t>Dec 7 '16 at 20:50</w:t>
                    </w:r>
                  </w:hyperlink>
                </w:p>
              </w:tc>
            </w:tr>
          </w:tbl>
          <w:p w:rsidR="00F96266" w:rsidRPr="00F96266" w:rsidRDefault="00F96266" w:rsidP="00F96266">
            <w:pPr>
              <w:spacing w:after="0" w:line="240" w:lineRule="auto"/>
              <w:textAlignment w:val="baseline"/>
              <w:rPr>
                <w:rFonts w:ascii="inherit" w:eastAsia="Times New Roman" w:hAnsi="inherit" w:cs="Times New Roman"/>
                <w:sz w:val="24"/>
                <w:szCs w:val="24"/>
              </w:rPr>
            </w:pPr>
          </w:p>
        </w:tc>
      </w:tr>
    </w:tbl>
    <w:p w:rsidR="006D1220" w:rsidRPr="006D1220" w:rsidRDefault="006D1220" w:rsidP="006D1220">
      <w:pPr>
        <w:rPr>
          <w:b/>
          <w:bCs/>
          <w:sz w:val="20"/>
        </w:rPr>
      </w:pPr>
      <w:r>
        <w:rPr>
          <w:sz w:val="20"/>
        </w:rPr>
        <w:t>5.)</w:t>
      </w:r>
      <w:r w:rsidRPr="006D1220">
        <w:rPr>
          <w:rFonts w:ascii="Arial" w:hAnsi="Arial" w:cs="Arial"/>
          <w:color w:val="242729"/>
          <w:sz w:val="33"/>
          <w:szCs w:val="33"/>
        </w:rPr>
        <w:t xml:space="preserve"> </w:t>
      </w:r>
      <w:hyperlink r:id="rId50" w:history="1">
        <w:r w:rsidRPr="006D1220">
          <w:rPr>
            <w:rStyle w:val="Hyperlink"/>
            <w:sz w:val="20"/>
          </w:rPr>
          <w:t>Docker composer copy files</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9582"/>
      </w:tblGrid>
      <w:tr w:rsidR="00D3107F" w:rsidRPr="00D3107F" w:rsidTr="00D3107F">
        <w:tc>
          <w:tcPr>
            <w:tcW w:w="0" w:type="auto"/>
            <w:tcBorders>
              <w:top w:val="nil"/>
              <w:left w:val="nil"/>
              <w:bottom w:val="nil"/>
              <w:right w:val="nil"/>
            </w:tcBorders>
            <w:shd w:val="clear" w:color="auto" w:fill="FFFFFF"/>
            <w:tcMar>
              <w:top w:w="0" w:type="dxa"/>
              <w:left w:w="0" w:type="dxa"/>
              <w:bottom w:w="0" w:type="dxa"/>
              <w:right w:w="225" w:type="dxa"/>
            </w:tcMar>
            <w:hideMark/>
          </w:tcPr>
          <w:p w:rsidR="00D3107F" w:rsidRPr="00D3107F" w:rsidRDefault="00D3107F" w:rsidP="00D3107F">
            <w:pPr>
              <w:spacing w:after="0" w:line="240" w:lineRule="auto"/>
              <w:jc w:val="center"/>
              <w:textAlignment w:val="baseline"/>
              <w:rPr>
                <w:rFonts w:ascii="inherit" w:eastAsia="Times New Roman" w:hAnsi="inherit" w:cs="Arial"/>
                <w:color w:val="242729"/>
                <w:sz w:val="20"/>
                <w:szCs w:val="20"/>
              </w:rPr>
            </w:pPr>
            <w:r w:rsidRPr="00D3107F">
              <w:rPr>
                <w:rFonts w:ascii="inherit" w:eastAsia="Times New Roman" w:hAnsi="inherit" w:cs="Arial"/>
                <w:color w:val="6A737C"/>
                <w:sz w:val="30"/>
                <w:szCs w:val="30"/>
                <w:bdr w:val="none" w:sz="0" w:space="0" w:color="auto" w:frame="1"/>
              </w:rPr>
              <w:lastRenderedPageBreak/>
              <w:br/>
            </w:r>
          </w:p>
        </w:tc>
        <w:tc>
          <w:tcPr>
            <w:tcW w:w="0" w:type="auto"/>
            <w:tcBorders>
              <w:top w:val="nil"/>
              <w:left w:val="nil"/>
              <w:bottom w:val="nil"/>
              <w:right w:val="nil"/>
            </w:tcBorders>
            <w:shd w:val="clear" w:color="auto" w:fill="FFFFFF"/>
            <w:hideMark/>
          </w:tcPr>
          <w:p w:rsidR="00D3107F" w:rsidRPr="00D3107F" w:rsidRDefault="00D3107F" w:rsidP="00D3107F">
            <w:pPr>
              <w:spacing w:after="0" w:line="240" w:lineRule="auto"/>
              <w:textAlignment w:val="baseline"/>
              <w:rPr>
                <w:rFonts w:ascii="inherit" w:eastAsia="Times New Roman" w:hAnsi="inherit" w:cs="Arial"/>
                <w:color w:val="242729"/>
                <w:sz w:val="23"/>
                <w:szCs w:val="23"/>
              </w:rPr>
            </w:pPr>
            <w:r w:rsidRPr="00D3107F">
              <w:rPr>
                <w:rFonts w:ascii="inherit" w:eastAsia="Times New Roman" w:hAnsi="inherit" w:cs="Arial"/>
                <w:color w:val="242729"/>
                <w:sz w:val="23"/>
                <w:szCs w:val="23"/>
              </w:rPr>
              <w:t>I have a </w:t>
            </w:r>
            <w:r w:rsidRPr="00D3107F">
              <w:rPr>
                <w:rFonts w:ascii="Consolas" w:eastAsia="Times New Roman" w:hAnsi="Consolas" w:cs="Courier New"/>
                <w:color w:val="242729"/>
                <w:sz w:val="20"/>
                <w:szCs w:val="20"/>
                <w:bdr w:val="none" w:sz="0" w:space="0" w:color="auto" w:frame="1"/>
                <w:shd w:val="clear" w:color="auto" w:fill="EFF0F1"/>
              </w:rPr>
              <w:t>Dockerfile</w:t>
            </w:r>
            <w:r w:rsidRPr="00D3107F">
              <w:rPr>
                <w:rFonts w:ascii="inherit" w:eastAsia="Times New Roman" w:hAnsi="inherit" w:cs="Arial"/>
                <w:color w:val="242729"/>
                <w:sz w:val="23"/>
                <w:szCs w:val="23"/>
              </w:rPr>
              <w:t> where i copy an existing directory(with content) to the container which works fine:</w:t>
            </w:r>
          </w:p>
          <w:p w:rsidR="00D3107F" w:rsidRPr="00D3107F" w:rsidRDefault="00D3107F" w:rsidP="00D3107F">
            <w:pPr>
              <w:spacing w:after="0" w:line="240" w:lineRule="auto"/>
              <w:textAlignment w:val="baseline"/>
              <w:rPr>
                <w:rFonts w:ascii="inherit" w:eastAsia="Times New Roman" w:hAnsi="inherit" w:cs="Arial"/>
                <w:color w:val="242729"/>
                <w:sz w:val="23"/>
                <w:szCs w:val="23"/>
              </w:rPr>
            </w:pPr>
            <w:r w:rsidRPr="00D3107F">
              <w:rPr>
                <w:rFonts w:ascii="inherit" w:eastAsia="Times New Roman" w:hAnsi="inherit" w:cs="Arial"/>
                <w:b/>
                <w:bCs/>
                <w:color w:val="242729"/>
                <w:sz w:val="23"/>
                <w:szCs w:val="23"/>
                <w:bdr w:val="none" w:sz="0" w:space="0" w:color="auto" w:frame="1"/>
              </w:rPr>
              <w:t>Dockerfile</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D3107F">
              <w:rPr>
                <w:rFonts w:ascii="Consolas" w:eastAsia="Times New Roman" w:hAnsi="Consolas" w:cs="Courier New"/>
                <w:color w:val="242729"/>
                <w:sz w:val="16"/>
                <w:szCs w:val="20"/>
                <w:bdr w:val="none" w:sz="0" w:space="0" w:color="auto" w:frame="1"/>
                <w:shd w:val="clear" w:color="auto" w:fill="EFF0F1"/>
              </w:rPr>
              <w:t>FROM php:7.0-apache</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D3107F">
              <w:rPr>
                <w:rFonts w:ascii="Consolas" w:eastAsia="Times New Roman" w:hAnsi="Consolas" w:cs="Courier New"/>
                <w:color w:val="242729"/>
                <w:sz w:val="16"/>
                <w:szCs w:val="20"/>
                <w:bdr w:val="none" w:sz="0" w:space="0" w:color="auto" w:frame="1"/>
                <w:shd w:val="clear" w:color="auto" w:fill="EFF0F1"/>
              </w:rPr>
              <w:t>COPY Frontend/ /var/www/html/aw3somevideo/</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D3107F">
              <w:rPr>
                <w:rFonts w:ascii="Consolas" w:eastAsia="Times New Roman" w:hAnsi="Consolas" w:cs="Courier New"/>
                <w:color w:val="242729"/>
                <w:sz w:val="16"/>
                <w:szCs w:val="20"/>
                <w:bdr w:val="none" w:sz="0" w:space="0" w:color="auto" w:frame="1"/>
                <w:shd w:val="clear" w:color="auto" w:fill="EFF0F1"/>
              </w:rPr>
              <w:t>COPY Frontend/ /var/www/html/</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D3107F">
              <w:rPr>
                <w:rFonts w:ascii="Consolas" w:eastAsia="Times New Roman" w:hAnsi="Consolas" w:cs="Courier New"/>
                <w:color w:val="242729"/>
                <w:sz w:val="16"/>
                <w:szCs w:val="20"/>
                <w:bdr w:val="none" w:sz="0" w:space="0" w:color="auto" w:frame="1"/>
                <w:shd w:val="clear" w:color="auto" w:fill="EFF0F1"/>
              </w:rPr>
              <w:t>RUN ls -al /var/www/html</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D3107F">
              <w:rPr>
                <w:rFonts w:ascii="Consolas" w:eastAsia="Times New Roman" w:hAnsi="Consolas" w:cs="Courier New"/>
                <w:color w:val="242729"/>
                <w:sz w:val="16"/>
                <w:szCs w:val="20"/>
                <w:bdr w:val="none" w:sz="0" w:space="0" w:color="auto" w:frame="1"/>
                <w:shd w:val="clear" w:color="auto" w:fill="EFF0F1"/>
              </w:rPr>
              <w:t xml:space="preserve">RUN chown -R www-data:www-data /var/www/html </w:t>
            </w:r>
          </w:p>
          <w:p w:rsidR="00D3107F" w:rsidRPr="00D3107F" w:rsidRDefault="00D3107F" w:rsidP="00D3107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242729"/>
                <w:sz w:val="20"/>
                <w:szCs w:val="20"/>
              </w:rPr>
            </w:pPr>
            <w:r w:rsidRPr="00D3107F">
              <w:rPr>
                <w:rFonts w:ascii="Consolas" w:eastAsia="Times New Roman" w:hAnsi="Consolas" w:cs="Courier New"/>
                <w:color w:val="242729"/>
                <w:sz w:val="16"/>
                <w:szCs w:val="20"/>
                <w:bdr w:val="none" w:sz="0" w:space="0" w:color="auto" w:frame="1"/>
                <w:shd w:val="clear" w:color="auto" w:fill="EFF0F1"/>
              </w:rPr>
              <w:t xml:space="preserve">RUN chmod -R 755 /var/www/html </w:t>
            </w:r>
          </w:p>
        </w:tc>
      </w:tr>
    </w:tbl>
    <w:p w:rsidR="00DF1516" w:rsidRDefault="007F1602" w:rsidP="009724CD">
      <w:pPr>
        <w:spacing w:after="0"/>
        <w:rPr>
          <w:noProof/>
          <w:sz w:val="20"/>
        </w:rPr>
      </w:pPr>
      <w:r>
        <w:rPr>
          <w:noProof/>
          <w:sz w:val="20"/>
        </w:rPr>
        <w:t xml:space="preserve">                         </w:t>
      </w:r>
      <w:r w:rsidRPr="007F1602">
        <w:rPr>
          <w:noProof/>
          <w:sz w:val="20"/>
        </w:rPr>
        <w:drawing>
          <wp:inline distT="0" distB="0" distL="0" distR="0" wp14:anchorId="55AAC7E6" wp14:editId="13C3A9F5">
            <wp:extent cx="3899988" cy="1236688"/>
            <wp:effectExtent l="0" t="0" r="5715" b="1905"/>
            <wp:docPr id="8" name="Picture 8" descr="C:\Users\vebalusu\Documents\AXF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balusu\Documents\AXF1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29242" cy="1245965"/>
                    </a:xfrm>
                    <a:prstGeom prst="rect">
                      <a:avLst/>
                    </a:prstGeom>
                    <a:noFill/>
                    <a:ln>
                      <a:noFill/>
                    </a:ln>
                  </pic:spPr>
                </pic:pic>
              </a:graphicData>
            </a:graphic>
          </wp:inline>
        </w:drawing>
      </w:r>
    </w:p>
    <w:p w:rsidR="007F1602" w:rsidRPr="007F1602" w:rsidRDefault="007F1602" w:rsidP="007F1602">
      <w:pPr>
        <w:shd w:val="clear" w:color="auto" w:fill="FFFFFF"/>
        <w:spacing w:after="0" w:line="240" w:lineRule="auto"/>
        <w:textAlignment w:val="baseline"/>
        <w:rPr>
          <w:rFonts w:ascii="Arial" w:eastAsia="Times New Roman" w:hAnsi="Arial" w:cs="Arial"/>
          <w:color w:val="242729"/>
          <w:sz w:val="23"/>
          <w:szCs w:val="23"/>
        </w:rPr>
      </w:pPr>
      <w:r w:rsidRPr="007F1602">
        <w:rPr>
          <w:rFonts w:ascii="Arial" w:eastAsia="Times New Roman" w:hAnsi="Arial" w:cs="Arial"/>
          <w:color w:val="242729"/>
          <w:sz w:val="23"/>
          <w:szCs w:val="23"/>
        </w:rPr>
        <w:t>But when i use a </w:t>
      </w:r>
      <w:r w:rsidRPr="007F1602">
        <w:rPr>
          <w:rFonts w:ascii="Consolas" w:eastAsia="Times New Roman" w:hAnsi="Consolas" w:cs="Courier New"/>
          <w:color w:val="242729"/>
          <w:sz w:val="20"/>
          <w:szCs w:val="20"/>
          <w:bdr w:val="none" w:sz="0" w:space="0" w:color="auto" w:frame="1"/>
          <w:shd w:val="clear" w:color="auto" w:fill="EFF0F1"/>
        </w:rPr>
        <w:t>docker-compose.yml</w:t>
      </w:r>
      <w:r w:rsidRPr="007F1602">
        <w:rPr>
          <w:rFonts w:ascii="Arial" w:eastAsia="Times New Roman" w:hAnsi="Arial" w:cs="Arial"/>
          <w:color w:val="242729"/>
          <w:sz w:val="23"/>
          <w:szCs w:val="23"/>
        </w:rPr>
        <w:t> file there is only the directory àw3somevideo</w:t>
      </w:r>
      <w:r>
        <w:rPr>
          <w:rFonts w:ascii="Arial" w:eastAsia="Times New Roman" w:hAnsi="Arial" w:cs="Arial"/>
          <w:color w:val="242729"/>
          <w:sz w:val="23"/>
          <w:szCs w:val="23"/>
        </w:rPr>
        <w:t xml:space="preserve"> </w:t>
      </w:r>
      <w:r w:rsidRPr="007F1602">
        <w:rPr>
          <w:rFonts w:ascii="Consolas" w:eastAsia="Times New Roman" w:hAnsi="Consolas" w:cs="Courier New"/>
          <w:color w:val="242729"/>
          <w:sz w:val="20"/>
          <w:szCs w:val="20"/>
          <w:bdr w:val="none" w:sz="0" w:space="0" w:color="auto" w:frame="1"/>
          <w:shd w:val="clear" w:color="auto" w:fill="EFF0F1"/>
        </w:rPr>
        <w:t>and inside àw3somevideo</w:t>
      </w:r>
      <w:r w:rsidRPr="007F1602">
        <w:rPr>
          <w:rFonts w:ascii="Arial" w:eastAsia="Times New Roman" w:hAnsi="Arial" w:cs="Arial"/>
          <w:color w:val="242729"/>
          <w:sz w:val="23"/>
          <w:szCs w:val="23"/>
        </w:rPr>
        <w:t> there is nothing.</w:t>
      </w:r>
    </w:p>
    <w:p w:rsidR="007F1602" w:rsidRPr="007F1602" w:rsidRDefault="007F1602" w:rsidP="007F1602">
      <w:pPr>
        <w:shd w:val="clear" w:color="auto" w:fill="FFFFFF"/>
        <w:spacing w:after="0" w:line="240" w:lineRule="auto"/>
        <w:textAlignment w:val="baseline"/>
        <w:rPr>
          <w:rFonts w:ascii="Arial" w:eastAsia="Times New Roman" w:hAnsi="Arial" w:cs="Arial"/>
          <w:color w:val="242729"/>
          <w:sz w:val="23"/>
          <w:szCs w:val="23"/>
        </w:rPr>
      </w:pPr>
      <w:r w:rsidRPr="007F1602">
        <w:rPr>
          <w:rFonts w:ascii="inherit" w:eastAsia="Times New Roman" w:hAnsi="inherit" w:cs="Arial"/>
          <w:b/>
          <w:bCs/>
          <w:color w:val="242729"/>
          <w:sz w:val="23"/>
          <w:szCs w:val="23"/>
          <w:bdr w:val="none" w:sz="0" w:space="0" w:color="auto" w:frame="1"/>
        </w:rPr>
        <w:t>docker-compose.yml</w:t>
      </w:r>
      <w:r w:rsidRPr="007F1602">
        <w:rPr>
          <w:rFonts w:ascii="Arial" w:eastAsia="Times New Roman" w:hAnsi="Arial" w:cs="Arial"/>
          <w:color w:val="242729"/>
          <w:sz w:val="23"/>
          <w:szCs w:val="23"/>
        </w:rPr>
        <w:t>:</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20"/>
          <w:szCs w:val="20"/>
          <w:bdr w:val="none" w:sz="0" w:space="0" w:color="auto" w:frame="1"/>
          <w:shd w:val="clear" w:color="auto" w:fill="EFF0F1"/>
        </w:rPr>
        <w:t xml:space="preserve"> </w:t>
      </w:r>
      <w:r w:rsidRPr="007F1602">
        <w:rPr>
          <w:rFonts w:ascii="Consolas" w:eastAsia="Times New Roman" w:hAnsi="Consolas" w:cs="Courier New"/>
          <w:color w:val="242729"/>
          <w:sz w:val="18"/>
          <w:szCs w:val="20"/>
          <w:bdr w:val="none" w:sz="0" w:space="0" w:color="auto" w:frame="1"/>
          <w:shd w:val="clear" w:color="auto" w:fill="EFF0F1"/>
        </w:rPr>
        <w:t>php:</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18"/>
          <w:szCs w:val="20"/>
          <w:bdr w:val="none" w:sz="0" w:space="0" w:color="auto" w:frame="1"/>
          <w:shd w:val="clear" w:color="auto" w:fill="EFF0F1"/>
        </w:rPr>
        <w:t xml:space="preserve">    build: php/</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18"/>
          <w:szCs w:val="20"/>
          <w:bdr w:val="none" w:sz="0" w:space="0" w:color="auto" w:frame="1"/>
          <w:shd w:val="clear" w:color="auto" w:fill="EFF0F1"/>
        </w:rPr>
        <w:t xml:space="preserve">    volumes:</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18"/>
          <w:szCs w:val="20"/>
          <w:bdr w:val="none" w:sz="0" w:space="0" w:color="auto" w:frame="1"/>
          <w:shd w:val="clear" w:color="auto" w:fill="EFF0F1"/>
        </w:rPr>
        <w:t xml:space="preserve">      - ./Frontend/ :/var/www/html/</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18"/>
          <w:szCs w:val="20"/>
          <w:bdr w:val="none" w:sz="0" w:space="0" w:color="auto" w:frame="1"/>
          <w:shd w:val="clear" w:color="auto" w:fill="EFF0F1"/>
        </w:rPr>
        <w:t xml:space="preserve">      - ./Frontend/index.php :/var/www/html/</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F1602">
        <w:rPr>
          <w:rFonts w:ascii="Consolas" w:eastAsia="Times New Roman" w:hAnsi="Consolas" w:cs="Courier New"/>
          <w:color w:val="242729"/>
          <w:sz w:val="18"/>
          <w:szCs w:val="20"/>
          <w:bdr w:val="none" w:sz="0" w:space="0" w:color="auto" w:frame="1"/>
          <w:shd w:val="clear" w:color="auto" w:fill="EFF0F1"/>
        </w:rPr>
        <w:t xml:space="preserve">    ports:</w:t>
      </w:r>
    </w:p>
    <w:p w:rsidR="007F1602" w:rsidRPr="007F1602" w:rsidRDefault="007F1602" w:rsidP="007F160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7F1602">
        <w:rPr>
          <w:rFonts w:ascii="Consolas" w:eastAsia="Times New Roman" w:hAnsi="Consolas" w:cs="Courier New"/>
          <w:color w:val="242729"/>
          <w:sz w:val="18"/>
          <w:szCs w:val="20"/>
          <w:bdr w:val="none" w:sz="0" w:space="0" w:color="auto" w:frame="1"/>
          <w:shd w:val="clear" w:color="auto" w:fill="EFF0F1"/>
        </w:rPr>
        <w:t xml:space="preserve">      - 8100:80</w:t>
      </w:r>
    </w:p>
    <w:p w:rsidR="007F1602" w:rsidRDefault="007F1602" w:rsidP="009724CD">
      <w:pPr>
        <w:spacing w:after="0"/>
        <w:rPr>
          <w:sz w:val="20"/>
        </w:rPr>
      </w:pPr>
      <w:r>
        <w:rPr>
          <w:sz w:val="20"/>
        </w:rPr>
        <w:t xml:space="preserve">                </w:t>
      </w:r>
      <w:r w:rsidRPr="007F1602">
        <w:rPr>
          <w:noProof/>
          <w:sz w:val="20"/>
        </w:rPr>
        <w:drawing>
          <wp:inline distT="0" distB="0" distL="0" distR="0">
            <wp:extent cx="5120640" cy="891914"/>
            <wp:effectExtent l="0" t="0" r="3810" b="3810"/>
            <wp:docPr id="9" name="Picture 9" descr="C:\Users\vebalusu\Documents\TyM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balusu\Documents\TyME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31840" cy="893865"/>
                    </a:xfrm>
                    <a:prstGeom prst="rect">
                      <a:avLst/>
                    </a:prstGeom>
                    <a:noFill/>
                    <a:ln>
                      <a:noFill/>
                    </a:ln>
                  </pic:spPr>
                </pic:pic>
              </a:graphicData>
            </a:graphic>
          </wp:inline>
        </w:drawing>
      </w:r>
    </w:p>
    <w:p w:rsidR="00AF4789" w:rsidRPr="00AF4789" w:rsidRDefault="00AF4789" w:rsidP="00AF4789">
      <w:pPr>
        <w:shd w:val="clear" w:color="auto" w:fill="FFFFFF"/>
        <w:spacing w:after="75" w:line="240" w:lineRule="auto"/>
        <w:textAlignment w:val="baseline"/>
        <w:rPr>
          <w:rFonts w:ascii="inherit" w:eastAsia="Times New Roman" w:hAnsi="inherit" w:cs="Arial"/>
          <w:color w:val="242729"/>
          <w:sz w:val="23"/>
          <w:szCs w:val="23"/>
        </w:rPr>
      </w:pPr>
      <w:r w:rsidRPr="00AF4789">
        <w:rPr>
          <w:rFonts w:ascii="inherit" w:eastAsia="Times New Roman" w:hAnsi="inherit" w:cs="Arial"/>
          <w:color w:val="242729"/>
          <w:sz w:val="23"/>
          <w:szCs w:val="23"/>
        </w:rPr>
        <w:t>Maybe i do not understand the function of </w:t>
      </w:r>
      <w:r w:rsidRPr="00AF4789">
        <w:rPr>
          <w:rFonts w:ascii="Consolas" w:eastAsia="Times New Roman" w:hAnsi="Consolas" w:cs="Courier New"/>
          <w:color w:val="242729"/>
          <w:sz w:val="20"/>
          <w:szCs w:val="20"/>
          <w:bdr w:val="none" w:sz="0" w:space="0" w:color="auto" w:frame="1"/>
          <w:shd w:val="clear" w:color="auto" w:fill="EFF0F1"/>
        </w:rPr>
        <w:t>volumes</w:t>
      </w:r>
      <w:r w:rsidRPr="00AF4789">
        <w:rPr>
          <w:rFonts w:ascii="inherit" w:eastAsia="Times New Roman" w:hAnsi="inherit" w:cs="Arial"/>
          <w:color w:val="242729"/>
          <w:sz w:val="23"/>
          <w:szCs w:val="23"/>
        </w:rPr>
        <w:t> and if that's the case please tell me how to copy my existing files to the container via a </w:t>
      </w:r>
      <w:r w:rsidRPr="00AF4789">
        <w:rPr>
          <w:rFonts w:ascii="Consolas" w:eastAsia="Times New Roman" w:hAnsi="Consolas" w:cs="Courier New"/>
          <w:color w:val="242729"/>
          <w:sz w:val="20"/>
          <w:szCs w:val="20"/>
          <w:bdr w:val="none" w:sz="0" w:space="0" w:color="auto" w:frame="1"/>
          <w:shd w:val="clear" w:color="auto" w:fill="EFF0F1"/>
        </w:rPr>
        <w:t>docker-compose.yml</w:t>
      </w:r>
      <w:r w:rsidRPr="00AF4789">
        <w:rPr>
          <w:rFonts w:ascii="inherit" w:eastAsia="Times New Roman" w:hAnsi="inherit" w:cs="Arial"/>
          <w:color w:val="242729"/>
          <w:sz w:val="23"/>
          <w:szCs w:val="23"/>
        </w:rPr>
        <w:t> file.</w:t>
      </w:r>
    </w:p>
    <w:p w:rsidR="00AF4789" w:rsidRPr="00AF4789" w:rsidRDefault="00AF4789" w:rsidP="00AF4789">
      <w:pPr>
        <w:pStyle w:val="NormalWeb"/>
        <w:shd w:val="clear" w:color="auto" w:fill="FFFFFF"/>
        <w:spacing w:before="0" w:beforeAutospacing="0" w:after="0" w:afterAutospacing="0"/>
        <w:textAlignment w:val="baseline"/>
        <w:rPr>
          <w:rFonts w:ascii="Arial" w:hAnsi="Arial" w:cs="Arial"/>
          <w:color w:val="242729"/>
          <w:sz w:val="22"/>
          <w:szCs w:val="23"/>
        </w:rPr>
      </w:pPr>
      <w:r>
        <w:rPr>
          <w:sz w:val="20"/>
        </w:rPr>
        <w:t>-</w:t>
      </w:r>
      <w:r w:rsidRPr="00AF4789">
        <w:rPr>
          <w:sz w:val="20"/>
        </w:rPr>
        <w:sym w:font="Wingdings" w:char="F0E0"/>
      </w:r>
      <w:r w:rsidRPr="00AF4789">
        <w:rPr>
          <w:rFonts w:ascii="Arial" w:hAnsi="Arial" w:cs="Arial"/>
          <w:color w:val="242729"/>
          <w:sz w:val="22"/>
          <w:szCs w:val="23"/>
        </w:rPr>
        <w:t>The behavior has changed since I wrote the original answer. It is now consistent whether the right hand side specifies a named volume like </w:t>
      </w:r>
      <w:r w:rsidRPr="00AF4789">
        <w:rPr>
          <w:rFonts w:ascii="Consolas" w:hAnsi="Consolas" w:cs="Courier New"/>
          <w:color w:val="242729"/>
          <w:sz w:val="18"/>
          <w:szCs w:val="20"/>
          <w:bdr w:val="none" w:sz="0" w:space="0" w:color="auto" w:frame="1"/>
          <w:shd w:val="clear" w:color="auto" w:fill="EFF0F1"/>
        </w:rPr>
        <w:t>myvolume</w:t>
      </w:r>
      <w:r w:rsidRPr="00AF4789">
        <w:rPr>
          <w:rFonts w:ascii="Arial" w:hAnsi="Arial" w:cs="Arial"/>
          <w:color w:val="242729"/>
          <w:sz w:val="22"/>
          <w:szCs w:val="23"/>
        </w:rPr>
        <w:t> or a path on the host like </w:t>
      </w:r>
      <w:r w:rsidRPr="00AF4789">
        <w:rPr>
          <w:rFonts w:ascii="Consolas" w:hAnsi="Consolas" w:cs="Courier New"/>
          <w:color w:val="242729"/>
          <w:sz w:val="18"/>
          <w:szCs w:val="20"/>
          <w:bdr w:val="none" w:sz="0" w:space="0" w:color="auto" w:frame="1"/>
          <w:shd w:val="clear" w:color="auto" w:fill="EFF0F1"/>
        </w:rPr>
        <w:t>/var/lib/myapp</w:t>
      </w:r>
      <w:r w:rsidRPr="00AF4789">
        <w:rPr>
          <w:rFonts w:ascii="Arial" w:hAnsi="Arial" w:cs="Arial"/>
          <w:color w:val="242729"/>
          <w:sz w:val="22"/>
          <w:szCs w:val="23"/>
        </w:rPr>
        <w:t>. For instance</w:t>
      </w:r>
    </w:p>
    <w:p w:rsidR="00AF4789" w:rsidRPr="00AF4789" w:rsidRDefault="00AF4789" w:rsidP="00AF47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 xml:space="preserve">    volumes:</w:t>
      </w:r>
    </w:p>
    <w:p w:rsidR="00AF4789" w:rsidRPr="00AF4789" w:rsidRDefault="00AF4789" w:rsidP="00AF478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 xml:space="preserve">      - /dir/on/host:/var/www/html</w:t>
      </w:r>
    </w:p>
    <w:p w:rsidR="00AF4789" w:rsidRPr="00AF4789" w:rsidRDefault="00AF4789" w:rsidP="00AF4789">
      <w:pPr>
        <w:shd w:val="clear" w:color="auto" w:fill="FFFFFF"/>
        <w:spacing w:after="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if </w:t>
      </w:r>
      <w:r w:rsidRPr="00AF4789">
        <w:rPr>
          <w:rFonts w:ascii="Consolas" w:eastAsia="Times New Roman" w:hAnsi="Consolas" w:cs="Courier New"/>
          <w:color w:val="242729"/>
          <w:sz w:val="18"/>
          <w:szCs w:val="20"/>
          <w:bdr w:val="none" w:sz="0" w:space="0" w:color="auto" w:frame="1"/>
          <w:shd w:val="clear" w:color="auto" w:fill="EFF0F1"/>
        </w:rPr>
        <w:t>/dir/on/host</w:t>
      </w:r>
      <w:r w:rsidRPr="00AF4789">
        <w:rPr>
          <w:rFonts w:ascii="Arial" w:eastAsia="Times New Roman" w:hAnsi="Arial" w:cs="Arial"/>
          <w:color w:val="242729"/>
          <w:szCs w:val="23"/>
        </w:rPr>
        <w:t> doesn't exists, it is created on the host and the empty content is mounted in the container at </w:t>
      </w:r>
      <w:r w:rsidRPr="00AF4789">
        <w:rPr>
          <w:rFonts w:ascii="Consolas" w:eastAsia="Times New Roman" w:hAnsi="Consolas" w:cs="Courier New"/>
          <w:color w:val="242729"/>
          <w:sz w:val="18"/>
          <w:szCs w:val="20"/>
          <w:bdr w:val="none" w:sz="0" w:space="0" w:color="auto" w:frame="1"/>
          <w:shd w:val="clear" w:color="auto" w:fill="EFF0F1"/>
        </w:rPr>
        <w:t>/var/www/html</w:t>
      </w:r>
      <w:r w:rsidRPr="00AF4789">
        <w:rPr>
          <w:rFonts w:ascii="Arial" w:eastAsia="Times New Roman" w:hAnsi="Arial" w:cs="Arial"/>
          <w:color w:val="242729"/>
          <w:szCs w:val="23"/>
        </w:rPr>
        <w:t>. Whatever was in </w:t>
      </w:r>
      <w:r w:rsidRPr="00AF4789">
        <w:rPr>
          <w:rFonts w:ascii="Consolas" w:eastAsia="Times New Roman" w:hAnsi="Consolas" w:cs="Courier New"/>
          <w:color w:val="242729"/>
          <w:sz w:val="18"/>
          <w:szCs w:val="20"/>
          <w:bdr w:val="none" w:sz="0" w:space="0" w:color="auto" w:frame="1"/>
          <w:shd w:val="clear" w:color="auto" w:fill="EFF0F1"/>
        </w:rPr>
        <w:t>/var/www/html</w:t>
      </w:r>
      <w:r w:rsidRPr="00AF4789">
        <w:rPr>
          <w:rFonts w:ascii="Arial" w:eastAsia="Times New Roman" w:hAnsi="Arial" w:cs="Arial"/>
          <w:color w:val="242729"/>
          <w:szCs w:val="23"/>
        </w:rPr>
        <w:t> before is inaccessible.</w:t>
      </w:r>
    </w:p>
    <w:p w:rsidR="00AF4789" w:rsidRPr="00AF4789" w:rsidRDefault="00AF4789" w:rsidP="00AF4789">
      <w:pPr>
        <w:shd w:val="clear" w:color="auto" w:fill="FFFFFF"/>
        <w:spacing w:after="24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 old answer -----------</w:t>
      </w:r>
    </w:p>
    <w:p w:rsidR="00AF4789" w:rsidRPr="00AF4789" w:rsidRDefault="00AF4789" w:rsidP="00AF4789">
      <w:pPr>
        <w:shd w:val="clear" w:color="auto" w:fill="FFFFFF"/>
        <w:spacing w:after="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The </w:t>
      </w:r>
      <w:r w:rsidRPr="00AF4789">
        <w:rPr>
          <w:rFonts w:ascii="Consolas" w:eastAsia="Times New Roman" w:hAnsi="Consolas" w:cs="Courier New"/>
          <w:color w:val="242729"/>
          <w:sz w:val="18"/>
          <w:szCs w:val="20"/>
          <w:bdr w:val="none" w:sz="0" w:space="0" w:color="auto" w:frame="1"/>
          <w:shd w:val="clear" w:color="auto" w:fill="EFF0F1"/>
        </w:rPr>
        <w:t>volumes:</w:t>
      </w:r>
      <w:r w:rsidRPr="00AF4789">
        <w:rPr>
          <w:rFonts w:ascii="Arial" w:eastAsia="Times New Roman" w:hAnsi="Arial" w:cs="Arial"/>
          <w:color w:val="242729"/>
          <w:szCs w:val="23"/>
        </w:rPr>
        <w:t> section in your docker-compose overwrites whatever is in the </w:t>
      </w:r>
      <w:r w:rsidRPr="00AF4789">
        <w:rPr>
          <w:rFonts w:ascii="Consolas" w:eastAsia="Times New Roman" w:hAnsi="Consolas" w:cs="Courier New"/>
          <w:color w:val="242729"/>
          <w:sz w:val="18"/>
          <w:szCs w:val="20"/>
          <w:bdr w:val="none" w:sz="0" w:space="0" w:color="auto" w:frame="1"/>
          <w:shd w:val="clear" w:color="auto" w:fill="EFF0F1"/>
        </w:rPr>
        <w:t>/var/www/html</w:t>
      </w:r>
      <w:r w:rsidRPr="00AF4789">
        <w:rPr>
          <w:rFonts w:ascii="Arial" w:eastAsia="Times New Roman" w:hAnsi="Arial" w:cs="Arial"/>
          <w:color w:val="242729"/>
          <w:szCs w:val="23"/>
        </w:rPr>
        <w:t>directory.</w:t>
      </w:r>
    </w:p>
    <w:p w:rsidR="00AF4789" w:rsidRPr="00AF4789" w:rsidRDefault="00AF4789" w:rsidP="00AF4789">
      <w:pPr>
        <w:shd w:val="clear" w:color="auto" w:fill="FFFFFF"/>
        <w:spacing w:after="24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There are two mains situations:</w:t>
      </w:r>
    </w:p>
    <w:p w:rsidR="00AF4789" w:rsidRPr="00AF4789" w:rsidRDefault="00AF4789" w:rsidP="00DD2425">
      <w:pPr>
        <w:numPr>
          <w:ilvl w:val="0"/>
          <w:numId w:val="3"/>
        </w:numPr>
        <w:shd w:val="clear" w:color="auto" w:fill="FFFFFF"/>
        <w:spacing w:after="0" w:line="240" w:lineRule="auto"/>
        <w:ind w:left="450"/>
        <w:textAlignment w:val="baseline"/>
        <w:rPr>
          <w:rFonts w:ascii="inherit" w:eastAsia="Times New Roman" w:hAnsi="inherit" w:cs="Arial"/>
          <w:color w:val="242729"/>
          <w:sz w:val="21"/>
          <w:szCs w:val="23"/>
        </w:rPr>
      </w:pPr>
      <w:r w:rsidRPr="00AF4789">
        <w:rPr>
          <w:rFonts w:ascii="inherit" w:eastAsia="Times New Roman" w:hAnsi="inherit" w:cs="Arial"/>
          <w:color w:val="242729"/>
          <w:sz w:val="21"/>
          <w:szCs w:val="23"/>
        </w:rPr>
        <w:t>The volume exists</w:t>
      </w:r>
    </w:p>
    <w:p w:rsidR="00AF4789" w:rsidRPr="00AF4789" w:rsidRDefault="00AF4789" w:rsidP="00DD2425">
      <w:pPr>
        <w:shd w:val="clear" w:color="auto" w:fill="FFFFFF"/>
        <w:spacing w:after="0" w:line="240" w:lineRule="auto"/>
        <w:ind w:left="450"/>
        <w:textAlignment w:val="baseline"/>
        <w:rPr>
          <w:rFonts w:ascii="inherit" w:eastAsia="Times New Roman" w:hAnsi="inherit" w:cs="Arial"/>
          <w:color w:val="242729"/>
          <w:sz w:val="21"/>
          <w:szCs w:val="23"/>
        </w:rPr>
      </w:pPr>
      <w:r w:rsidRPr="00AF4789">
        <w:rPr>
          <w:rFonts w:ascii="inherit" w:eastAsia="Times New Roman" w:hAnsi="inherit" w:cs="Arial"/>
          <w:color w:val="242729"/>
          <w:sz w:val="21"/>
          <w:szCs w:val="23"/>
        </w:rPr>
        <w:t>In that case, the content of the volume overshadows whatever is in the dst directory.</w:t>
      </w:r>
    </w:p>
    <w:p w:rsidR="00AF4789" w:rsidRPr="00AF4789" w:rsidRDefault="00AF4789" w:rsidP="00DD2425">
      <w:pPr>
        <w:shd w:val="clear" w:color="auto" w:fill="FFFFFF"/>
        <w:spacing w:after="0" w:line="240" w:lineRule="auto"/>
        <w:ind w:left="450"/>
        <w:textAlignment w:val="baseline"/>
        <w:rPr>
          <w:rFonts w:ascii="inherit" w:eastAsia="Times New Roman" w:hAnsi="inherit" w:cs="Arial"/>
          <w:color w:val="242729"/>
          <w:sz w:val="21"/>
          <w:szCs w:val="23"/>
        </w:rPr>
      </w:pPr>
      <w:r w:rsidRPr="00AF4789">
        <w:rPr>
          <w:rFonts w:ascii="inherit" w:eastAsia="Times New Roman" w:hAnsi="inherit" w:cs="Arial"/>
          <w:color w:val="242729"/>
          <w:sz w:val="21"/>
          <w:szCs w:val="23"/>
        </w:rPr>
        <w:t>Eg:</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volumes:</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 xml:space="preserve">  - /dir/on/host:/var/www/html</w:t>
      </w:r>
    </w:p>
    <w:p w:rsidR="00AF4789" w:rsidRPr="00AF4789" w:rsidRDefault="00AF4789" w:rsidP="00DD2425">
      <w:pPr>
        <w:numPr>
          <w:ilvl w:val="0"/>
          <w:numId w:val="3"/>
        </w:numPr>
        <w:shd w:val="clear" w:color="auto" w:fill="FFFFFF"/>
        <w:spacing w:after="0" w:line="240" w:lineRule="auto"/>
        <w:ind w:left="450"/>
        <w:textAlignment w:val="baseline"/>
        <w:rPr>
          <w:rFonts w:ascii="inherit" w:eastAsia="Times New Roman" w:hAnsi="inherit" w:cs="Arial"/>
          <w:color w:val="242729"/>
          <w:sz w:val="21"/>
          <w:szCs w:val="23"/>
        </w:rPr>
      </w:pPr>
      <w:r w:rsidRPr="00AF4789">
        <w:rPr>
          <w:rFonts w:ascii="inherit" w:eastAsia="Times New Roman" w:hAnsi="inherit" w:cs="Arial"/>
          <w:color w:val="242729"/>
          <w:sz w:val="21"/>
          <w:szCs w:val="23"/>
        </w:rPr>
        <w:t>The volume doesn't exist</w:t>
      </w:r>
    </w:p>
    <w:p w:rsidR="00AF4789" w:rsidRPr="00AF4789" w:rsidRDefault="00AF4789" w:rsidP="00DD2425">
      <w:pPr>
        <w:shd w:val="clear" w:color="auto" w:fill="FFFFFF"/>
        <w:spacing w:after="0" w:line="240" w:lineRule="auto"/>
        <w:ind w:left="450"/>
        <w:textAlignment w:val="baseline"/>
        <w:rPr>
          <w:rFonts w:ascii="inherit" w:eastAsia="Times New Roman" w:hAnsi="inherit" w:cs="Arial"/>
          <w:color w:val="242729"/>
          <w:sz w:val="21"/>
          <w:szCs w:val="23"/>
        </w:rPr>
      </w:pPr>
      <w:r w:rsidRPr="00AF4789">
        <w:rPr>
          <w:rFonts w:ascii="inherit" w:eastAsia="Times New Roman" w:hAnsi="inherit" w:cs="Arial"/>
          <w:color w:val="242729"/>
          <w:sz w:val="21"/>
          <w:szCs w:val="23"/>
        </w:rPr>
        <w:t>If </w:t>
      </w:r>
      <w:r w:rsidRPr="00AF4789">
        <w:rPr>
          <w:rFonts w:ascii="Consolas" w:eastAsia="Times New Roman" w:hAnsi="Consolas" w:cs="Courier New"/>
          <w:color w:val="242729"/>
          <w:sz w:val="18"/>
          <w:szCs w:val="20"/>
          <w:bdr w:val="none" w:sz="0" w:space="0" w:color="auto" w:frame="1"/>
          <w:shd w:val="clear" w:color="auto" w:fill="EFF0F1"/>
        </w:rPr>
        <w:t>myvolume</w:t>
      </w:r>
      <w:r w:rsidRPr="00AF4789">
        <w:rPr>
          <w:rFonts w:ascii="inherit" w:eastAsia="Times New Roman" w:hAnsi="inherit" w:cs="Arial"/>
          <w:color w:val="242729"/>
          <w:sz w:val="21"/>
          <w:szCs w:val="23"/>
        </w:rPr>
        <w:t> doesn't exist (a named volume for instance), the content of /var/www/html will be copied to volume the first time around</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volumes:</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 xml:space="preserve">  - myvolume:/var/www/html</w:t>
      </w:r>
    </w:p>
    <w:p w:rsidR="00AF4789" w:rsidRPr="00AF4789" w:rsidRDefault="00AF4789" w:rsidP="00DD2425">
      <w:pPr>
        <w:shd w:val="clear" w:color="auto" w:fill="FFFFFF"/>
        <w:spacing w:after="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In case 2, if you try to mount the same volume again on some container, it will follow case 1.</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lastRenderedPageBreak/>
        <w:t xml:space="preserve">    volumes:</w:t>
      </w:r>
    </w:p>
    <w:p w:rsidR="00AF4789" w:rsidRPr="00AF4789" w:rsidRDefault="00AF4789"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F4789">
        <w:rPr>
          <w:rFonts w:ascii="Consolas" w:eastAsia="Times New Roman" w:hAnsi="Consolas" w:cs="Courier New"/>
          <w:color w:val="242729"/>
          <w:sz w:val="18"/>
          <w:szCs w:val="20"/>
          <w:bdr w:val="none" w:sz="0" w:space="0" w:color="auto" w:frame="1"/>
          <w:shd w:val="clear" w:color="auto" w:fill="EFF0F1"/>
        </w:rPr>
        <w:t xml:space="preserve">      - myvolume:/var/www/html</w:t>
      </w:r>
    </w:p>
    <w:p w:rsidR="00AF4789" w:rsidRPr="00AF4789" w:rsidRDefault="00AF4789" w:rsidP="00AF4789">
      <w:pPr>
        <w:shd w:val="clear" w:color="auto" w:fill="FFFFFF"/>
        <w:spacing w:after="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In that case (assuming myvolume was already created), the content of /var/ww/html will be overwritten (shadowed) by whatever is in </w:t>
      </w:r>
      <w:r w:rsidRPr="00AF4789">
        <w:rPr>
          <w:rFonts w:ascii="Consolas" w:eastAsia="Times New Roman" w:hAnsi="Consolas" w:cs="Courier New"/>
          <w:color w:val="242729"/>
          <w:sz w:val="18"/>
          <w:szCs w:val="20"/>
          <w:bdr w:val="none" w:sz="0" w:space="0" w:color="auto" w:frame="1"/>
          <w:shd w:val="clear" w:color="auto" w:fill="EFF0F1"/>
        </w:rPr>
        <w:t>myvolume</w:t>
      </w:r>
      <w:r w:rsidRPr="00AF4789">
        <w:rPr>
          <w:rFonts w:ascii="Arial" w:eastAsia="Times New Roman" w:hAnsi="Arial" w:cs="Arial"/>
          <w:color w:val="242729"/>
          <w:szCs w:val="23"/>
        </w:rPr>
        <w:t>.</w:t>
      </w:r>
    </w:p>
    <w:p w:rsidR="00AF4789" w:rsidRPr="00AF4789" w:rsidRDefault="00AF4789" w:rsidP="00AF4789">
      <w:pPr>
        <w:shd w:val="clear" w:color="auto" w:fill="FFFFFF"/>
        <w:spacing w:after="0" w:line="240" w:lineRule="auto"/>
        <w:textAlignment w:val="baseline"/>
        <w:rPr>
          <w:rFonts w:ascii="Arial" w:eastAsia="Times New Roman" w:hAnsi="Arial" w:cs="Arial"/>
          <w:color w:val="242729"/>
          <w:szCs w:val="23"/>
        </w:rPr>
      </w:pPr>
      <w:r w:rsidRPr="00AF4789">
        <w:rPr>
          <w:rFonts w:ascii="Arial" w:eastAsia="Times New Roman" w:hAnsi="Arial" w:cs="Arial"/>
          <w:color w:val="242729"/>
          <w:szCs w:val="23"/>
        </w:rPr>
        <w:t>The official doc goes into more details </w:t>
      </w:r>
      <w:hyperlink r:id="rId53" w:anchor="/volumes-volume-driver" w:history="1">
        <w:r w:rsidRPr="00AF4789">
          <w:rPr>
            <w:rFonts w:ascii="inherit" w:eastAsia="Times New Roman" w:hAnsi="inherit" w:cs="Arial"/>
            <w:color w:val="005999"/>
            <w:sz w:val="21"/>
            <w:szCs w:val="23"/>
            <w:u w:val="single"/>
            <w:bdr w:val="none" w:sz="0" w:space="0" w:color="auto" w:frame="1"/>
          </w:rPr>
          <w:t>https://docs.docker.com/compose/compose-file/#/volumes-volume-driver</w:t>
        </w:r>
      </w:hyperlink>
    </w:p>
    <w:p w:rsidR="00845AE4" w:rsidRPr="00845AE4" w:rsidRDefault="00845AE4" w:rsidP="00845AE4">
      <w:pPr>
        <w:spacing w:after="0"/>
        <w:rPr>
          <w:sz w:val="20"/>
        </w:rPr>
      </w:pPr>
      <w:r w:rsidRPr="00845AE4">
        <w:rPr>
          <w:sz w:val="20"/>
        </w:rPr>
        <w:sym w:font="Wingdings" w:char="F0E0"/>
      </w:r>
      <w:r w:rsidRPr="00845AE4">
        <w:rPr>
          <w:sz w:val="20"/>
        </w:rPr>
        <w:t>Is it possible, that with recent docker versions the content of var/www/html/ is not copied anymore to /dir/on/host even when it doesn't exist? Is there a way to force-copy the data from within the docker-container to the host when atarting a container the first time? – Tarator Apr 21 at 8:10</w:t>
      </w:r>
    </w:p>
    <w:p w:rsidR="00845AE4" w:rsidRPr="00845AE4" w:rsidRDefault="00845AE4" w:rsidP="00845AE4">
      <w:pPr>
        <w:spacing w:after="0"/>
        <w:rPr>
          <w:sz w:val="20"/>
        </w:rPr>
      </w:pPr>
      <w:r w:rsidRPr="00845AE4">
        <w:rPr>
          <w:sz w:val="20"/>
        </w:rPr>
        <w:t xml:space="preserve">  </w:t>
      </w:r>
      <w:r w:rsidRPr="00845AE4">
        <w:rPr>
          <w:sz w:val="20"/>
        </w:rPr>
        <w:tab/>
        <w:t xml:space="preserve"> </w:t>
      </w:r>
      <w:r w:rsidRPr="00845AE4">
        <w:rPr>
          <w:sz w:val="20"/>
        </w:rPr>
        <w:tab/>
      </w:r>
    </w:p>
    <w:p w:rsidR="007F1602" w:rsidRDefault="00845AE4" w:rsidP="00845AE4">
      <w:pPr>
        <w:spacing w:after="0"/>
        <w:rPr>
          <w:sz w:val="20"/>
        </w:rPr>
      </w:pPr>
      <w:r w:rsidRPr="00845AE4">
        <w:rPr>
          <w:sz w:val="20"/>
        </w:rPr>
        <w:t>@Tarator yes indeed, the right hand side is not copied to the host anymore. I'll update the answer. As for a way to copy on container start, you can override the startup command with something like this docker run -v /dir/on/host:/hostdir php sh -c "cp -rp /var/www/html/* /hostdir &amp;&amp; exec myapp". Don't forget to use exec to invoke the final command so that it is assigned PID1. That will make sure that myapp receives termination signals (Ctrl-C for instance). – Alkaline Apr 24 at 10:07</w:t>
      </w:r>
    </w:p>
    <w:p w:rsidR="00C30591" w:rsidRPr="00C30591" w:rsidRDefault="00845AE4" w:rsidP="00C30591">
      <w:pPr>
        <w:rPr>
          <w:b/>
          <w:bCs/>
          <w:sz w:val="20"/>
        </w:rPr>
      </w:pPr>
      <w:r>
        <w:rPr>
          <w:sz w:val="20"/>
        </w:rPr>
        <w:t>7.)</w:t>
      </w:r>
      <w:r w:rsidR="00C30591" w:rsidRPr="00C30591">
        <w:rPr>
          <w:rFonts w:ascii="Arial" w:hAnsi="Arial" w:cs="Arial"/>
          <w:color w:val="242729"/>
          <w:sz w:val="33"/>
          <w:szCs w:val="33"/>
        </w:rPr>
        <w:t xml:space="preserve"> </w:t>
      </w:r>
      <w:hyperlink r:id="rId54" w:history="1">
        <w:r w:rsidR="00C30591" w:rsidRPr="00C30591">
          <w:rPr>
            <w:rStyle w:val="Hyperlink"/>
            <w:sz w:val="20"/>
          </w:rPr>
          <w:t>chown docker volumes on host (possibly through docker-compose)</w:t>
        </w:r>
      </w:hyperlink>
    </w:p>
    <w:p w:rsidR="00A64CDA" w:rsidRDefault="00450D13" w:rsidP="00A64CDA">
      <w:pPr>
        <w:pStyle w:val="NormalWeb"/>
        <w:shd w:val="clear" w:color="auto" w:fill="FFFFFF"/>
        <w:spacing w:before="0" w:beforeAutospacing="0" w:after="240" w:afterAutospacing="0"/>
        <w:textAlignment w:val="baseline"/>
        <w:rPr>
          <w:sz w:val="20"/>
        </w:rPr>
      </w:pPr>
      <w:r>
        <w:rPr>
          <w:sz w:val="20"/>
        </w:rPr>
        <w:t>8.)</w:t>
      </w:r>
      <w:r w:rsidRPr="00450D13">
        <w:rPr>
          <w:rFonts w:ascii="Arial" w:hAnsi="Arial" w:cs="Arial"/>
          <w:color w:val="242729"/>
          <w:sz w:val="33"/>
          <w:szCs w:val="33"/>
        </w:rPr>
        <w:t xml:space="preserve"> </w:t>
      </w:r>
      <w:hyperlink r:id="rId55" w:history="1">
        <w:r w:rsidRPr="00450D13">
          <w:rPr>
            <w:rStyle w:val="Hyperlink"/>
            <w:sz w:val="20"/>
          </w:rPr>
          <w:t>docker-compose persistent data on host and container</w:t>
        </w:r>
      </w:hyperlink>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I have a problem with volumes in docker-compose yml 3.0+</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So I know that a volume behaves like a mount.. But I have set up a wiki and when i set a volume in the docker-compose, the data on the container will be removed (hidden)</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So how can I save data from my container to my host first and the next time I start the container, it will just overrides the data I saved.</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So the current situation is: I start with "docker-compose up --build" and a volume is created (empty) and will be copied to the container.. Everything in that folder on the container is deleted as a result</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docker-compose.yml</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version: '3.1'</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services:</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doku-wiki:</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build: .</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ports:</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 '4000:80'</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r w:rsidRPr="00A64CDA">
        <w:rPr>
          <w:rFonts w:ascii="Arial" w:hAnsi="Arial" w:cs="Arial"/>
          <w:color w:val="242729"/>
          <w:sz w:val="22"/>
          <w:szCs w:val="23"/>
        </w:rPr>
        <w:t>Dockerfile</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FROM php:7.1-apache</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COPY dokuwiki-stable /var/www/html/</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COPY entrypoint.sh /entrypoint.sh</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RUN chmod 777 /entrypoint.sh</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ENTRYPOINT ["/entrypoint.sh"]</w:t>
      </w:r>
    </w:p>
    <w:p w:rsidR="00A64CDA" w:rsidRPr="00A64CDA" w:rsidRDefault="00A64CDA" w:rsidP="00A64CDA">
      <w:pPr>
        <w:pStyle w:val="HTMLPreformatted"/>
        <w:shd w:val="clear" w:color="auto" w:fill="EFF0F1"/>
        <w:textAlignment w:val="baseline"/>
        <w:rPr>
          <w:rFonts w:ascii="Consolas" w:hAnsi="Consolas"/>
          <w:color w:val="242729"/>
          <w:sz w:val="18"/>
        </w:rPr>
      </w:pPr>
      <w:r w:rsidRPr="00A64CDA">
        <w:rPr>
          <w:rStyle w:val="HTMLCode"/>
          <w:rFonts w:ascii="Consolas" w:hAnsi="Consolas"/>
          <w:color w:val="242729"/>
          <w:sz w:val="18"/>
          <w:bdr w:val="none" w:sz="0" w:space="0" w:color="auto" w:frame="1"/>
          <w:shd w:val="clear" w:color="auto" w:fill="EFF0F1"/>
        </w:rPr>
        <w:t>EXPOSE 80</w:t>
      </w:r>
    </w:p>
    <w:p w:rsidR="00A64CDA" w:rsidRPr="00A64CDA" w:rsidRDefault="00A64CDA" w:rsidP="00A64CDA">
      <w:pPr>
        <w:rPr>
          <w:sz w:val="20"/>
        </w:rPr>
      </w:pPr>
      <w:r>
        <w:rPr>
          <w:sz w:val="20"/>
        </w:rPr>
        <w:t>----</w:t>
      </w:r>
      <w:r w:rsidRPr="00A64CDA">
        <w:rPr>
          <w:sz w:val="20"/>
        </w:rPr>
        <w:t xml:space="preserve">Can you clarify the question? Are you looking for a way to "copy existing container data to a volume on container start"? – </w:t>
      </w:r>
    </w:p>
    <w:p w:rsidR="00A64CDA" w:rsidRPr="00A64CDA" w:rsidRDefault="00A64CDA" w:rsidP="00A64CDA">
      <w:pPr>
        <w:rPr>
          <w:sz w:val="20"/>
        </w:rPr>
      </w:pPr>
      <w:r w:rsidRPr="00A64CDA">
        <w:rPr>
          <w:sz w:val="20"/>
        </w:rPr>
        <w:t>Yes, the first time i start the container via docker-compose up it should copy the existing container data to a volume. After that the container should use the date from the volume without overwriting everything. For example I want to backup the folder "/data/pages/" But on the first start the backup volume will be empty.. and it will copy nothing to /data/pages/ but deletes the existing content of the c</w:t>
      </w:r>
      <w:r>
        <w:rPr>
          <w:sz w:val="20"/>
        </w:rPr>
        <w:t xml:space="preserve">ontainer – Bvz Jun 15 at 21:20 </w:t>
      </w:r>
      <w:r w:rsidRPr="00A64CDA">
        <w:rPr>
          <w:sz w:val="20"/>
        </w:rPr>
        <w:t xml:space="preserve">  </w:t>
      </w:r>
      <w:r w:rsidRPr="00A64CDA">
        <w:rPr>
          <w:sz w:val="20"/>
        </w:rPr>
        <w:tab/>
        <w:t xml:space="preserve"> </w:t>
      </w:r>
      <w:r w:rsidRPr="00A64CDA">
        <w:rPr>
          <w:sz w:val="20"/>
        </w:rPr>
        <w:tab/>
      </w:r>
    </w:p>
    <w:p w:rsidR="00A64CDA" w:rsidRDefault="00A64CDA" w:rsidP="00A64CDA">
      <w:pPr>
        <w:rPr>
          <w:sz w:val="20"/>
        </w:rPr>
      </w:pPr>
      <w:r w:rsidRPr="00A64CDA">
        <w:rPr>
          <w:sz w:val="20"/>
        </w:rPr>
        <w:t>I do not see any volume definition in your docker-compose.yml file. Where does the volume come into play?</w:t>
      </w:r>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0"/>
          <w:szCs w:val="23"/>
        </w:rPr>
      </w:pPr>
      <w:r>
        <w:rPr>
          <w:sz w:val="20"/>
        </w:rPr>
        <w:t>-</w:t>
      </w:r>
      <w:r w:rsidRPr="00A64CDA">
        <w:rPr>
          <w:sz w:val="20"/>
        </w:rPr>
        <w:sym w:font="Wingdings" w:char="F0E0"/>
      </w:r>
      <w:r w:rsidRPr="00A64CDA">
        <w:rPr>
          <w:rFonts w:ascii="Arial" w:hAnsi="Arial" w:cs="Arial"/>
          <w:color w:val="242729"/>
          <w:sz w:val="20"/>
          <w:szCs w:val="23"/>
        </w:rPr>
        <w:t>It sounds like you are using a host volume where you map a host directory into the container. When you do this, anything at that location inside your image will not be visible, only the files as they exist on the host.</w:t>
      </w:r>
    </w:p>
    <w:p w:rsidR="00A64CDA" w:rsidRPr="00A64CDA" w:rsidRDefault="00A64CDA" w:rsidP="00A64CDA">
      <w:pPr>
        <w:shd w:val="clear" w:color="auto" w:fill="FFFFFF"/>
        <w:spacing w:after="240" w:line="240" w:lineRule="auto"/>
        <w:textAlignment w:val="baseline"/>
        <w:rPr>
          <w:rFonts w:ascii="Arial" w:eastAsia="Times New Roman" w:hAnsi="Arial" w:cs="Arial"/>
          <w:color w:val="242729"/>
          <w:sz w:val="20"/>
          <w:szCs w:val="23"/>
        </w:rPr>
      </w:pPr>
      <w:r w:rsidRPr="00A64CDA">
        <w:rPr>
          <w:rFonts w:ascii="Arial" w:eastAsia="Times New Roman" w:hAnsi="Arial" w:cs="Arial"/>
          <w:color w:val="242729"/>
          <w:sz w:val="20"/>
          <w:szCs w:val="23"/>
        </w:rPr>
        <w:t>If you want to have a copy of the files from inside your image to initialize the volume, you have two options:</w:t>
      </w:r>
    </w:p>
    <w:p w:rsidR="00A64CDA" w:rsidRPr="00A64CDA" w:rsidRDefault="00A64CDA" w:rsidP="00A64CDA">
      <w:pPr>
        <w:numPr>
          <w:ilvl w:val="0"/>
          <w:numId w:val="27"/>
        </w:numPr>
        <w:shd w:val="clear" w:color="auto" w:fill="FFFFFF"/>
        <w:spacing w:after="0" w:line="240" w:lineRule="auto"/>
        <w:ind w:left="450"/>
        <w:textAlignment w:val="baseline"/>
        <w:rPr>
          <w:rFonts w:ascii="inherit" w:eastAsia="Times New Roman" w:hAnsi="inherit" w:cs="Arial"/>
          <w:color w:val="242729"/>
          <w:sz w:val="19"/>
          <w:szCs w:val="23"/>
        </w:rPr>
      </w:pPr>
      <w:r w:rsidRPr="00A64CDA">
        <w:rPr>
          <w:rFonts w:ascii="inherit" w:eastAsia="Times New Roman" w:hAnsi="inherit" w:cs="Arial"/>
          <w:color w:val="242729"/>
          <w:sz w:val="19"/>
          <w:szCs w:val="23"/>
        </w:rPr>
        <w:t>Switched to a named volume. Docker will automatically initialize these to the contents of the image, including any permissions. If you don't require direct access to the files from outside of docker, this is the preferred solution.</w:t>
      </w:r>
    </w:p>
    <w:p w:rsidR="00A64CDA" w:rsidRPr="00A64CDA" w:rsidRDefault="00A64CDA" w:rsidP="00A64CDA">
      <w:pPr>
        <w:numPr>
          <w:ilvl w:val="0"/>
          <w:numId w:val="27"/>
        </w:numPr>
        <w:shd w:val="clear" w:color="auto" w:fill="FFFFFF"/>
        <w:spacing w:after="0" w:line="240" w:lineRule="auto"/>
        <w:ind w:left="450"/>
        <w:textAlignment w:val="baseline"/>
        <w:rPr>
          <w:rFonts w:ascii="inherit" w:eastAsia="Times New Roman" w:hAnsi="inherit" w:cs="Arial"/>
          <w:color w:val="242729"/>
          <w:sz w:val="19"/>
          <w:szCs w:val="23"/>
        </w:rPr>
      </w:pPr>
      <w:r w:rsidRPr="00A64CDA">
        <w:rPr>
          <w:rFonts w:ascii="inherit" w:eastAsia="Times New Roman" w:hAnsi="inherit" w:cs="Arial"/>
          <w:color w:val="242729"/>
          <w:sz w:val="19"/>
          <w:szCs w:val="23"/>
        </w:rPr>
        <w:t>Change your image entrypoint and the location where you store your files in the image.</w:t>
      </w:r>
    </w:p>
    <w:p w:rsidR="00A64CDA" w:rsidRPr="00A64CDA" w:rsidRDefault="00A64CDA" w:rsidP="00A64CDA">
      <w:pPr>
        <w:shd w:val="clear" w:color="auto" w:fill="FFFFFF"/>
        <w:spacing w:after="240" w:line="240" w:lineRule="auto"/>
        <w:textAlignment w:val="baseline"/>
        <w:rPr>
          <w:rFonts w:ascii="Arial" w:eastAsia="Times New Roman" w:hAnsi="Arial" w:cs="Arial"/>
          <w:color w:val="242729"/>
          <w:sz w:val="20"/>
          <w:szCs w:val="23"/>
        </w:rPr>
      </w:pPr>
      <w:r w:rsidRPr="00A64CDA">
        <w:rPr>
          <w:rFonts w:ascii="Arial" w:eastAsia="Times New Roman" w:hAnsi="Arial" w:cs="Arial"/>
          <w:color w:val="242729"/>
          <w:sz w:val="20"/>
          <w:szCs w:val="23"/>
        </w:rPr>
        <w:lastRenderedPageBreak/>
        <w:t>On the second option, if you want /data to be a volume for your application, you could have an entrypoint.sh that does:</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#!/bin/sh</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if [ ! -d "/data" ]; then</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 xml:space="preserve">  ln -s /data_save /data</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elif [ -z "$(ls -A /data)" ]; then</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 xml:space="preserve">  cp -a /data_save/. /data/</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fi</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exec "$@"</w:t>
      </w:r>
    </w:p>
    <w:p w:rsidR="00A64CDA" w:rsidRPr="00A64CDA" w:rsidRDefault="00A64CDA" w:rsidP="00A64CDA">
      <w:pPr>
        <w:shd w:val="clear" w:color="auto" w:fill="FFFFFF"/>
        <w:spacing w:after="0" w:line="240" w:lineRule="auto"/>
        <w:textAlignment w:val="baseline"/>
        <w:rPr>
          <w:rFonts w:ascii="Arial" w:eastAsia="Times New Roman" w:hAnsi="Arial" w:cs="Arial"/>
          <w:color w:val="242729"/>
          <w:sz w:val="20"/>
          <w:szCs w:val="23"/>
        </w:rPr>
      </w:pPr>
      <w:r w:rsidRPr="00A64CDA">
        <w:rPr>
          <w:rFonts w:ascii="Arial" w:eastAsia="Times New Roman" w:hAnsi="Arial" w:cs="Arial"/>
          <w:color w:val="242729"/>
          <w:sz w:val="20"/>
          <w:szCs w:val="23"/>
        </w:rPr>
        <w:t>Your image would need to save all the initial files to /data_save instead of /data. Then if the directory is empty it would do a copy of /data_save to your volume /data. If the volume wasn't mapped at all, then it just creates a symlink from /data to /data_save. The last line runs the </w:t>
      </w:r>
      <w:r w:rsidRPr="00A64CDA">
        <w:rPr>
          <w:rFonts w:ascii="Consolas" w:eastAsia="Times New Roman" w:hAnsi="Consolas" w:cs="Courier New"/>
          <w:color w:val="242729"/>
          <w:sz w:val="16"/>
          <w:szCs w:val="20"/>
          <w:bdr w:val="none" w:sz="0" w:space="0" w:color="auto" w:frame="1"/>
          <w:shd w:val="clear" w:color="auto" w:fill="EFF0F1"/>
        </w:rPr>
        <w:t>CMD</w:t>
      </w:r>
      <w:r w:rsidRPr="00A64CDA">
        <w:rPr>
          <w:rFonts w:ascii="Arial" w:eastAsia="Times New Roman" w:hAnsi="Arial" w:cs="Arial"/>
          <w:color w:val="242729"/>
          <w:sz w:val="20"/>
          <w:szCs w:val="23"/>
        </w:rPr>
        <w:t>from your Dockerfile or </w:t>
      </w:r>
      <w:r w:rsidRPr="00A64CDA">
        <w:rPr>
          <w:rFonts w:ascii="Consolas" w:eastAsia="Times New Roman" w:hAnsi="Consolas" w:cs="Courier New"/>
          <w:color w:val="242729"/>
          <w:sz w:val="16"/>
          <w:szCs w:val="20"/>
          <w:bdr w:val="none" w:sz="0" w:space="0" w:color="auto" w:frame="1"/>
          <w:shd w:val="clear" w:color="auto" w:fill="EFF0F1"/>
        </w:rPr>
        <w:t>docker run</w:t>
      </w:r>
      <w:r w:rsidRPr="00A64CDA">
        <w:rPr>
          <w:rFonts w:ascii="Arial" w:eastAsia="Times New Roman" w:hAnsi="Arial" w:cs="Arial"/>
          <w:color w:val="242729"/>
          <w:sz w:val="20"/>
          <w:szCs w:val="23"/>
        </w:rPr>
        <w:t> cli as if the entrypoint wasn't ever there. The added lines to your Dockerfile would look like:</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64CDA">
        <w:rPr>
          <w:rFonts w:ascii="Consolas" w:eastAsia="Times New Roman" w:hAnsi="Consolas" w:cs="Courier New"/>
          <w:color w:val="242729"/>
          <w:sz w:val="16"/>
          <w:szCs w:val="20"/>
          <w:bdr w:val="none" w:sz="0" w:space="0" w:color="auto" w:frame="1"/>
          <w:shd w:val="clear" w:color="auto" w:fill="EFF0F1"/>
        </w:rPr>
        <w:t>COPY entrypoint.sh /entrypoint.sh</w:t>
      </w:r>
    </w:p>
    <w:p w:rsidR="00A64CDA" w:rsidRPr="00A64CDA" w:rsidRDefault="00A64CDA" w:rsidP="00A64CD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A64CDA">
        <w:rPr>
          <w:rFonts w:ascii="Consolas" w:eastAsia="Times New Roman" w:hAnsi="Consolas" w:cs="Courier New"/>
          <w:color w:val="242729"/>
          <w:sz w:val="16"/>
          <w:szCs w:val="20"/>
          <w:bdr w:val="none" w:sz="0" w:space="0" w:color="auto" w:frame="1"/>
          <w:shd w:val="clear" w:color="auto" w:fill="EFF0F1"/>
        </w:rPr>
        <w:t>ENTRYPOINT ["/entrypoint.sh"]</w:t>
      </w:r>
    </w:p>
    <w:p w:rsidR="00A64CDA" w:rsidRDefault="00A64CDA" w:rsidP="00A64CDA">
      <w:pPr>
        <w:rPr>
          <w:sz w:val="20"/>
        </w:rPr>
      </w:pPr>
    </w:p>
    <w:p w:rsidR="00450D13" w:rsidRPr="00450D13" w:rsidRDefault="00450D13" w:rsidP="00450D13">
      <w:pPr>
        <w:rPr>
          <w:b/>
          <w:bCs/>
          <w:sz w:val="20"/>
        </w:rPr>
      </w:pPr>
      <w:r>
        <w:rPr>
          <w:sz w:val="20"/>
        </w:rPr>
        <w:t>9.)</w:t>
      </w:r>
      <w:r w:rsidRPr="00450D13">
        <w:rPr>
          <w:rFonts w:ascii="Arial" w:hAnsi="Arial" w:cs="Arial"/>
          <w:color w:val="242729"/>
          <w:sz w:val="33"/>
          <w:szCs w:val="33"/>
        </w:rPr>
        <w:t xml:space="preserve"> </w:t>
      </w:r>
      <w:hyperlink r:id="rId56" w:history="1">
        <w:r w:rsidRPr="00450D13">
          <w:rPr>
            <w:rStyle w:val="Hyperlink"/>
            <w:sz w:val="20"/>
          </w:rPr>
          <w:t>Docker-Compose not able to copy haproxy.cfg</w:t>
        </w:r>
      </w:hyperlink>
    </w:p>
    <w:p w:rsidR="00450D13" w:rsidRPr="00450D13" w:rsidRDefault="00450D13" w:rsidP="00450D13">
      <w:pPr>
        <w:shd w:val="clear" w:color="auto" w:fill="FFFFFF"/>
        <w:spacing w:after="0" w:line="240" w:lineRule="auto"/>
        <w:textAlignment w:val="baseline"/>
        <w:rPr>
          <w:rFonts w:ascii="Arial" w:eastAsia="Times New Roman" w:hAnsi="Arial" w:cs="Arial"/>
          <w:color w:val="242729"/>
          <w:sz w:val="23"/>
          <w:szCs w:val="23"/>
        </w:rPr>
      </w:pPr>
      <w:r w:rsidRPr="00450D13">
        <w:rPr>
          <w:rFonts w:ascii="Arial" w:eastAsia="Times New Roman" w:hAnsi="Arial" w:cs="Arial"/>
          <w:color w:val="242729"/>
          <w:sz w:val="23"/>
          <w:szCs w:val="23"/>
        </w:rPr>
        <w:t>My problem is that I have a </w:t>
      </w:r>
      <w:r w:rsidRPr="00450D13">
        <w:rPr>
          <w:rFonts w:ascii="Consolas" w:eastAsia="Times New Roman" w:hAnsi="Consolas" w:cs="Courier New"/>
          <w:color w:val="242729"/>
          <w:sz w:val="20"/>
          <w:szCs w:val="20"/>
          <w:bdr w:val="none" w:sz="0" w:space="0" w:color="auto" w:frame="1"/>
          <w:shd w:val="clear" w:color="auto" w:fill="EFF0F1"/>
        </w:rPr>
        <w:t>docker-compose.yml</w:t>
      </w:r>
      <w:r w:rsidRPr="00450D13">
        <w:rPr>
          <w:rFonts w:ascii="Arial" w:eastAsia="Times New Roman" w:hAnsi="Arial" w:cs="Arial"/>
          <w:color w:val="242729"/>
          <w:sz w:val="23"/>
          <w:szCs w:val="23"/>
        </w:rPr>
        <w:t> file and an </w:t>
      </w:r>
      <w:r w:rsidRPr="00450D13">
        <w:rPr>
          <w:rFonts w:ascii="Consolas" w:eastAsia="Times New Roman" w:hAnsi="Consolas" w:cs="Courier New"/>
          <w:color w:val="242729"/>
          <w:sz w:val="20"/>
          <w:szCs w:val="20"/>
          <w:bdr w:val="none" w:sz="0" w:space="0" w:color="auto" w:frame="1"/>
          <w:shd w:val="clear" w:color="auto" w:fill="EFF0F1"/>
        </w:rPr>
        <w:t>haproxy.cfg</w:t>
      </w:r>
      <w:r w:rsidRPr="00450D13">
        <w:rPr>
          <w:rFonts w:ascii="Arial" w:eastAsia="Times New Roman" w:hAnsi="Arial" w:cs="Arial"/>
          <w:color w:val="242729"/>
          <w:sz w:val="23"/>
          <w:szCs w:val="23"/>
        </w:rPr>
        <w:t> file and I want docker-compose to copy the </w:t>
      </w:r>
      <w:r w:rsidRPr="00450D13">
        <w:rPr>
          <w:rFonts w:ascii="Consolas" w:eastAsia="Times New Roman" w:hAnsi="Consolas" w:cs="Courier New"/>
          <w:color w:val="242729"/>
          <w:sz w:val="20"/>
          <w:szCs w:val="20"/>
          <w:bdr w:val="none" w:sz="0" w:space="0" w:color="auto" w:frame="1"/>
          <w:shd w:val="clear" w:color="auto" w:fill="EFF0F1"/>
        </w:rPr>
        <w:t>haproxy.cfg</w:t>
      </w:r>
      <w:r w:rsidRPr="00450D13">
        <w:rPr>
          <w:rFonts w:ascii="Arial" w:eastAsia="Times New Roman" w:hAnsi="Arial" w:cs="Arial"/>
          <w:color w:val="242729"/>
          <w:sz w:val="23"/>
          <w:szCs w:val="23"/>
        </w:rPr>
        <w:t> file to the docker container. As per the post </w:t>
      </w:r>
      <w:hyperlink r:id="rId57" w:history="1">
        <w:r w:rsidRPr="00450D13">
          <w:rPr>
            <w:rFonts w:ascii="inherit" w:eastAsia="Times New Roman" w:hAnsi="inherit" w:cs="Arial"/>
            <w:color w:val="005999"/>
            <w:sz w:val="23"/>
            <w:szCs w:val="23"/>
            <w:u w:val="single"/>
            <w:bdr w:val="none" w:sz="0" w:space="0" w:color="auto" w:frame="1"/>
          </w:rPr>
          <w:t>Docker composer copy files</w:t>
        </w:r>
      </w:hyperlink>
      <w:r w:rsidRPr="00450D13">
        <w:rPr>
          <w:rFonts w:ascii="Arial" w:eastAsia="Times New Roman" w:hAnsi="Arial" w:cs="Arial"/>
          <w:color w:val="242729"/>
          <w:sz w:val="23"/>
          <w:szCs w:val="23"/>
        </w:rPr>
        <w:t> I can use volumes to do it but in my case I'm getting the below error. Can anybody help me achieve this.</w:t>
      </w:r>
    </w:p>
    <w:p w:rsidR="00450D13" w:rsidRPr="00450D13" w:rsidRDefault="00450D13" w:rsidP="00450D13">
      <w:pPr>
        <w:shd w:val="clear" w:color="auto" w:fill="FFFFFF"/>
        <w:spacing w:after="240" w:line="240" w:lineRule="auto"/>
        <w:textAlignment w:val="baseline"/>
        <w:rPr>
          <w:rFonts w:ascii="Arial" w:eastAsia="Times New Roman" w:hAnsi="Arial" w:cs="Arial"/>
          <w:color w:val="242729"/>
          <w:sz w:val="23"/>
          <w:szCs w:val="23"/>
        </w:rPr>
      </w:pPr>
      <w:r w:rsidRPr="00450D13">
        <w:rPr>
          <w:rFonts w:ascii="Arial" w:eastAsia="Times New Roman" w:hAnsi="Arial" w:cs="Arial"/>
          <w:color w:val="242729"/>
          <w:sz w:val="23"/>
          <w:szCs w:val="23"/>
        </w:rPr>
        <w:t>Below is the code and everything</w:t>
      </w:r>
    </w:p>
    <w:p w:rsidR="00450D13" w:rsidRPr="00450D13" w:rsidRDefault="00450D13" w:rsidP="00450D13">
      <w:pPr>
        <w:shd w:val="clear" w:color="auto" w:fill="FFFFFF"/>
        <w:spacing w:after="0" w:line="240" w:lineRule="auto"/>
        <w:textAlignment w:val="baseline"/>
        <w:rPr>
          <w:rFonts w:ascii="Arial" w:eastAsia="Times New Roman" w:hAnsi="Arial" w:cs="Arial"/>
          <w:color w:val="242729"/>
          <w:sz w:val="23"/>
          <w:szCs w:val="23"/>
        </w:rPr>
      </w:pPr>
      <w:r w:rsidRPr="00450D13">
        <w:rPr>
          <w:rFonts w:ascii="inherit" w:eastAsia="Times New Roman" w:hAnsi="inherit" w:cs="Arial"/>
          <w:b/>
          <w:bCs/>
          <w:color w:val="242729"/>
          <w:sz w:val="23"/>
          <w:szCs w:val="23"/>
          <w:bdr w:val="none" w:sz="0" w:space="0" w:color="auto" w:frame="1"/>
        </w:rPr>
        <w:t>docker-compose.yml</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version: "3.3"</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services:</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###After all services are up, we are initializing the gateway</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gateway:</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container_name: gateway-haproxy</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image: haproxy</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volumes:</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 .:/usr/local/etc/haproxy</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ports:</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- 80:80</w:t>
      </w:r>
    </w:p>
    <w:p w:rsidR="00450D13" w:rsidRPr="00A64CDA" w:rsidRDefault="00450D13" w:rsidP="00450D1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64CDA">
        <w:rPr>
          <w:rFonts w:ascii="Consolas" w:eastAsia="Times New Roman" w:hAnsi="Consolas" w:cs="Courier New"/>
          <w:color w:val="242729"/>
          <w:sz w:val="18"/>
          <w:szCs w:val="20"/>
          <w:bdr w:val="none" w:sz="0" w:space="0" w:color="auto" w:frame="1"/>
          <w:shd w:val="clear" w:color="auto" w:fill="EFF0F1"/>
        </w:rPr>
        <w:t xml:space="preserve">  network_mode: "host"</w:t>
      </w:r>
    </w:p>
    <w:p w:rsidR="00450D13" w:rsidRPr="00450D13" w:rsidRDefault="00450D13" w:rsidP="00450D13">
      <w:pPr>
        <w:shd w:val="clear" w:color="auto" w:fill="FFFFFF"/>
        <w:spacing w:after="0" w:line="240" w:lineRule="auto"/>
        <w:textAlignment w:val="baseline"/>
        <w:rPr>
          <w:rFonts w:ascii="Arial" w:eastAsia="Times New Roman" w:hAnsi="Arial" w:cs="Arial"/>
          <w:color w:val="242729"/>
          <w:sz w:val="23"/>
          <w:szCs w:val="23"/>
        </w:rPr>
      </w:pPr>
      <w:r w:rsidRPr="00450D13">
        <w:rPr>
          <w:rFonts w:ascii="inherit" w:eastAsia="Times New Roman" w:hAnsi="inherit" w:cs="Arial"/>
          <w:b/>
          <w:bCs/>
          <w:color w:val="242729"/>
          <w:sz w:val="23"/>
          <w:szCs w:val="23"/>
          <w:bdr w:val="none" w:sz="0" w:space="0" w:color="auto" w:frame="1"/>
        </w:rPr>
        <w:t>Folder Structure</w:t>
      </w:r>
      <w:r w:rsidRPr="00450D13">
        <w:rPr>
          <w:rFonts w:ascii="inherit" w:eastAsia="Times New Roman" w:hAnsi="inherit" w:cs="Arial"/>
          <w:b/>
          <w:bCs/>
          <w:noProof/>
          <w:color w:val="242729"/>
          <w:sz w:val="23"/>
          <w:szCs w:val="23"/>
          <w:bdr w:val="none" w:sz="0" w:space="0" w:color="auto" w:frame="1"/>
        </w:rPr>
        <w:drawing>
          <wp:inline distT="0" distB="0" distL="0" distR="0">
            <wp:extent cx="5043652" cy="1124262"/>
            <wp:effectExtent l="0" t="0" r="5080" b="0"/>
            <wp:docPr id="6" name="Picture 6" descr="C:\Users\vebalusu\Documents\Fod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balusu\Documents\Fodc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66650" cy="1129388"/>
                    </a:xfrm>
                    <a:prstGeom prst="rect">
                      <a:avLst/>
                    </a:prstGeom>
                    <a:noFill/>
                    <a:ln>
                      <a:noFill/>
                    </a:ln>
                  </pic:spPr>
                </pic:pic>
              </a:graphicData>
            </a:graphic>
          </wp:inline>
        </w:drawing>
      </w:r>
    </w:p>
    <w:p w:rsidR="00450D13" w:rsidRDefault="00450D13" w:rsidP="00450D13">
      <w:pPr>
        <w:pStyle w:val="NormalWeb"/>
        <w:shd w:val="clear" w:color="auto" w:fill="FFFFFF"/>
        <w:spacing w:before="0" w:beforeAutospacing="0" w:after="0" w:afterAutospacing="0"/>
        <w:textAlignment w:val="baseline"/>
        <w:rPr>
          <w:rFonts w:ascii="Arial" w:hAnsi="Arial" w:cs="Arial"/>
          <w:color w:val="242729"/>
          <w:sz w:val="23"/>
          <w:szCs w:val="23"/>
        </w:rPr>
      </w:pPr>
      <w:r>
        <w:rPr>
          <w:rStyle w:val="Strong"/>
          <w:rFonts w:ascii="inherit" w:hAnsi="inherit" w:cs="Arial"/>
          <w:color w:val="242729"/>
          <w:sz w:val="23"/>
          <w:szCs w:val="23"/>
          <w:bdr w:val="none" w:sz="0" w:space="0" w:color="auto" w:frame="1"/>
        </w:rPr>
        <w:t>Command output</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root@ubuntu:/home/karunesh/Desktop/Stuff/SelfStudy/DevOps/docker# docker-compose up</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Creating gateway-haproxy ... </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Creating gateway-haproxy ... done</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Attaching to gateway-haproxy</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gateway-haproxy | &lt;7&gt;haproxy-systemd-wrapper: executing /usr/local/sbin/haproxy -p /run/haproxy.pid -f /usr/local/etc/haproxy/haproxy.cfg -Ds </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gateway-haproxy | [ALERT] 219/163305 (6) : [/usr/local/sbin/haproxy.main()] No enabled listener found (check for 'bind' directives) ! Exiting.</w:t>
      </w:r>
    </w:p>
    <w:p w:rsidR="00450D13" w:rsidRDefault="00450D13" w:rsidP="00450D13">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gateway-haproxy | &lt;5&gt;haproxy-systemd-wrapper: exit, haproxy RC=1</w:t>
      </w:r>
    </w:p>
    <w:p w:rsidR="00450D13" w:rsidRDefault="00450D13" w:rsidP="00450D13">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gateway-haproxy exited with code 1</w:t>
      </w:r>
    </w:p>
    <w:p w:rsidR="00450D13" w:rsidRPr="00450D13" w:rsidRDefault="00450D13" w:rsidP="00450D13">
      <w:pPr>
        <w:spacing w:after="0" w:line="240" w:lineRule="auto"/>
        <w:rPr>
          <w:bCs/>
          <w:sz w:val="20"/>
        </w:rPr>
      </w:pPr>
      <w:r>
        <w:rPr>
          <w:b/>
          <w:bCs/>
          <w:sz w:val="20"/>
        </w:rPr>
        <w:t>-</w:t>
      </w:r>
      <w:r w:rsidRPr="00450D13">
        <w:rPr>
          <w:b/>
          <w:bCs/>
          <w:sz w:val="20"/>
        </w:rPr>
        <w:sym w:font="Wingdings" w:char="F0E0"/>
      </w:r>
      <w:r w:rsidRPr="00450D13">
        <w:rPr>
          <w:bCs/>
          <w:sz w:val="20"/>
        </w:rPr>
        <w:t xml:space="preserve">You can’t copy a file into a container using docker-compose. This has to be done inside of the Dockerfile itself – Serey Aug 8 at </w:t>
      </w:r>
    </w:p>
    <w:p w:rsidR="00450D13" w:rsidRPr="00450D13" w:rsidRDefault="00450D13" w:rsidP="00450D13">
      <w:pPr>
        <w:spacing w:after="0" w:line="240" w:lineRule="auto"/>
        <w:rPr>
          <w:bCs/>
          <w:sz w:val="20"/>
        </w:rPr>
      </w:pPr>
      <w:r w:rsidRPr="00450D13">
        <w:rPr>
          <w:bCs/>
          <w:sz w:val="20"/>
        </w:rPr>
        <w:t xml:space="preserve">  </w:t>
      </w:r>
      <w:r w:rsidRPr="00450D13">
        <w:rPr>
          <w:bCs/>
          <w:sz w:val="20"/>
        </w:rPr>
        <w:tab/>
        <w:t xml:space="preserve"> </w:t>
      </w:r>
      <w:r w:rsidRPr="00450D13">
        <w:rPr>
          <w:bCs/>
          <w:sz w:val="20"/>
        </w:rPr>
        <w:tab/>
      </w:r>
    </w:p>
    <w:p w:rsidR="00450D13" w:rsidRPr="00450D13" w:rsidRDefault="00450D13" w:rsidP="00450D13">
      <w:pPr>
        <w:spacing w:after="0" w:line="240" w:lineRule="auto"/>
        <w:rPr>
          <w:bCs/>
          <w:sz w:val="20"/>
        </w:rPr>
      </w:pPr>
      <w:r w:rsidRPr="00450D13">
        <w:rPr>
          <w:bCs/>
          <w:sz w:val="20"/>
        </w:rPr>
        <w:t>I dont have the file...i am supposed to use official haproxy image...is there any way I can do it... – utkarsh31 Aug 8 at 16:55</w:t>
      </w:r>
    </w:p>
    <w:p w:rsidR="00450D13" w:rsidRPr="00450D13" w:rsidRDefault="00450D13" w:rsidP="00450D13">
      <w:pPr>
        <w:spacing w:after="0" w:line="240" w:lineRule="auto"/>
        <w:rPr>
          <w:bCs/>
          <w:sz w:val="20"/>
        </w:rPr>
      </w:pPr>
      <w:r w:rsidRPr="00450D13">
        <w:rPr>
          <w:bCs/>
          <w:sz w:val="20"/>
        </w:rPr>
        <w:t xml:space="preserve">  </w:t>
      </w:r>
      <w:r w:rsidRPr="00450D13">
        <w:rPr>
          <w:bCs/>
          <w:sz w:val="20"/>
        </w:rPr>
        <w:tab/>
        <w:t xml:space="preserve"> </w:t>
      </w:r>
      <w:r w:rsidRPr="00450D13">
        <w:rPr>
          <w:bCs/>
          <w:sz w:val="20"/>
        </w:rPr>
        <w:tab/>
      </w:r>
    </w:p>
    <w:p w:rsidR="00450D13" w:rsidRPr="00450D13" w:rsidRDefault="00450D13" w:rsidP="00450D13">
      <w:pPr>
        <w:spacing w:after="0" w:line="240" w:lineRule="auto"/>
        <w:rPr>
          <w:bCs/>
          <w:sz w:val="20"/>
        </w:rPr>
      </w:pPr>
      <w:r w:rsidRPr="00450D13">
        <w:rPr>
          <w:bCs/>
          <w:sz w:val="20"/>
        </w:rPr>
        <w:lastRenderedPageBreak/>
        <w:t>@Serey I've done it before, see my answer below – MatTheWhale Aug 8 at 17:54</w:t>
      </w:r>
    </w:p>
    <w:p w:rsidR="00450D13" w:rsidRPr="00450D13" w:rsidRDefault="00450D13" w:rsidP="00450D13">
      <w:pPr>
        <w:spacing w:after="0" w:line="240" w:lineRule="auto"/>
        <w:rPr>
          <w:bCs/>
          <w:sz w:val="20"/>
        </w:rPr>
      </w:pPr>
      <w:r w:rsidRPr="00450D13">
        <w:rPr>
          <w:bCs/>
          <w:sz w:val="20"/>
        </w:rPr>
        <w:t>1</w:t>
      </w:r>
      <w:r w:rsidRPr="00450D13">
        <w:rPr>
          <w:bCs/>
          <w:sz w:val="20"/>
        </w:rPr>
        <w:tab/>
        <w:t xml:space="preserve"> </w:t>
      </w:r>
      <w:r w:rsidRPr="00450D13">
        <w:rPr>
          <w:bCs/>
          <w:sz w:val="20"/>
        </w:rPr>
        <w:tab/>
      </w:r>
    </w:p>
    <w:p w:rsidR="00450D13" w:rsidRDefault="00450D13" w:rsidP="00450D13">
      <w:pPr>
        <w:spacing w:after="0" w:line="240" w:lineRule="auto"/>
        <w:rPr>
          <w:bCs/>
          <w:sz w:val="20"/>
        </w:rPr>
      </w:pPr>
      <w:r w:rsidRPr="00450D13">
        <w:rPr>
          <w:bCs/>
          <w:sz w:val="20"/>
        </w:rPr>
        <w:t>@MatTheWhale yeah, wasn't 100% sure of what he wanted because this is only useful when you mount the volume. If he ever wanted to work outside of his environment it would be different if he wanted to build. – Serey Aug 8 at 18:56</w:t>
      </w:r>
    </w:p>
    <w:p w:rsidR="00450D13" w:rsidRDefault="00450D13" w:rsidP="00450D13">
      <w:pPr>
        <w:spacing w:after="0" w:line="240" w:lineRule="auto"/>
        <w:rPr>
          <w:bCs/>
          <w:sz w:val="20"/>
        </w:rPr>
      </w:pPr>
    </w:p>
    <w:p w:rsidR="00CF440E" w:rsidRPr="00CF440E" w:rsidRDefault="00450D13" w:rsidP="00CF440E">
      <w:pPr>
        <w:pStyle w:val="NormalWeb"/>
        <w:shd w:val="clear" w:color="auto" w:fill="FFFFFF"/>
        <w:spacing w:before="0" w:beforeAutospacing="0" w:after="240" w:afterAutospacing="0"/>
        <w:textAlignment w:val="baseline"/>
        <w:rPr>
          <w:rFonts w:ascii="Arial" w:hAnsi="Arial" w:cs="Arial"/>
          <w:color w:val="242729"/>
          <w:sz w:val="23"/>
          <w:szCs w:val="23"/>
        </w:rPr>
      </w:pPr>
      <w:r w:rsidRPr="00450D13">
        <w:rPr>
          <w:bCs/>
          <w:sz w:val="20"/>
        </w:rPr>
        <w:sym w:font="Wingdings" w:char="F0E0"/>
      </w:r>
    </w:p>
    <w:p w:rsidR="00CF440E" w:rsidRPr="00CF440E" w:rsidRDefault="00CF440E" w:rsidP="00CF44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CF440E">
        <w:rPr>
          <w:rFonts w:ascii="Consolas" w:eastAsia="Times New Roman" w:hAnsi="Consolas" w:cs="Courier New"/>
          <w:color w:val="242729"/>
          <w:sz w:val="20"/>
          <w:szCs w:val="20"/>
          <w:bdr w:val="none" w:sz="0" w:space="0" w:color="auto" w:frame="1"/>
          <w:shd w:val="clear" w:color="auto" w:fill="EFF0F1"/>
        </w:rPr>
        <w:t>volumes:</w:t>
      </w:r>
    </w:p>
    <w:p w:rsidR="00CF440E" w:rsidRPr="00CF440E" w:rsidRDefault="00CF440E" w:rsidP="00CF44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CF440E">
        <w:rPr>
          <w:rFonts w:ascii="Consolas" w:eastAsia="Times New Roman" w:hAnsi="Consolas" w:cs="Courier New"/>
          <w:color w:val="242729"/>
          <w:sz w:val="20"/>
          <w:szCs w:val="20"/>
          <w:bdr w:val="none" w:sz="0" w:space="0" w:color="auto" w:frame="1"/>
          <w:shd w:val="clear" w:color="auto" w:fill="EFF0F1"/>
        </w:rPr>
        <w:t xml:space="preserve">  - ./haproxy.cfg:/usr/local/etc/haproxy/haproxy.cfg:ro</w:t>
      </w:r>
    </w:p>
    <w:p w:rsidR="00CF440E" w:rsidRPr="00CF440E" w:rsidRDefault="00CF440E" w:rsidP="00CF440E">
      <w:pPr>
        <w:shd w:val="clear" w:color="auto" w:fill="FFFFFF"/>
        <w:spacing w:after="0" w:line="240" w:lineRule="auto"/>
        <w:textAlignment w:val="baseline"/>
        <w:rPr>
          <w:rFonts w:ascii="Arial" w:eastAsia="Times New Roman" w:hAnsi="Arial" w:cs="Arial"/>
          <w:color w:val="242729"/>
          <w:sz w:val="23"/>
          <w:szCs w:val="23"/>
        </w:rPr>
      </w:pPr>
      <w:r w:rsidRPr="00CF440E">
        <w:rPr>
          <w:rFonts w:ascii="Arial" w:eastAsia="Times New Roman" w:hAnsi="Arial" w:cs="Arial"/>
          <w:color w:val="242729"/>
          <w:sz w:val="23"/>
          <w:szCs w:val="23"/>
        </w:rPr>
        <w:t>Instead of mounting the whole directory, this will only mount </w:t>
      </w:r>
      <w:r w:rsidRPr="00CF440E">
        <w:rPr>
          <w:rFonts w:ascii="Consolas" w:eastAsia="Times New Roman" w:hAnsi="Consolas" w:cs="Courier New"/>
          <w:color w:val="242729"/>
          <w:sz w:val="20"/>
          <w:szCs w:val="20"/>
          <w:bdr w:val="none" w:sz="0" w:space="0" w:color="auto" w:frame="1"/>
          <w:shd w:val="clear" w:color="auto" w:fill="EFF0F1"/>
        </w:rPr>
        <w:t>haproxy.cfg</w:t>
      </w:r>
      <w:r w:rsidRPr="00CF440E">
        <w:rPr>
          <w:rFonts w:ascii="Arial" w:eastAsia="Times New Roman" w:hAnsi="Arial" w:cs="Arial"/>
          <w:color w:val="242729"/>
          <w:sz w:val="23"/>
          <w:szCs w:val="23"/>
        </w:rPr>
        <w:t>. The </w:t>
      </w:r>
      <w:r w:rsidRPr="00CF440E">
        <w:rPr>
          <w:rFonts w:ascii="Consolas" w:eastAsia="Times New Roman" w:hAnsi="Consolas" w:cs="Courier New"/>
          <w:color w:val="242729"/>
          <w:sz w:val="20"/>
          <w:szCs w:val="20"/>
          <w:bdr w:val="none" w:sz="0" w:space="0" w:color="auto" w:frame="1"/>
          <w:shd w:val="clear" w:color="auto" w:fill="EFF0F1"/>
        </w:rPr>
        <w:t>ro</w:t>
      </w:r>
      <w:r w:rsidRPr="00CF440E">
        <w:rPr>
          <w:rFonts w:ascii="Arial" w:eastAsia="Times New Roman" w:hAnsi="Arial" w:cs="Arial"/>
          <w:color w:val="242729"/>
          <w:sz w:val="23"/>
          <w:szCs w:val="23"/>
        </w:rPr>
        <w:t> is an abbreviation for read-only, and its usage guarantees the container won't modify it after it gets mounted.</w:t>
      </w:r>
    </w:p>
    <w:p w:rsidR="00CF440E" w:rsidRPr="00CF440E" w:rsidRDefault="00CF440E" w:rsidP="00CF440E">
      <w:pPr>
        <w:pStyle w:val="NormalWeb"/>
        <w:shd w:val="clear" w:color="auto" w:fill="FFFFFF"/>
        <w:spacing w:before="0" w:beforeAutospacing="0" w:after="0" w:afterAutospacing="0"/>
        <w:textAlignment w:val="baseline"/>
        <w:rPr>
          <w:rFonts w:ascii="Arial" w:hAnsi="Arial" w:cs="Arial"/>
          <w:color w:val="242729"/>
          <w:sz w:val="23"/>
          <w:szCs w:val="23"/>
        </w:rPr>
      </w:pPr>
      <w:r w:rsidRPr="00CF440E">
        <w:rPr>
          <w:bCs/>
          <w:sz w:val="20"/>
        </w:rPr>
        <w:sym w:font="Wingdings" w:char="F0E0"/>
      </w:r>
      <w:r w:rsidRPr="00CF440E">
        <w:rPr>
          <w:rFonts w:ascii="Arial" w:hAnsi="Arial" w:cs="Arial"/>
          <w:color w:val="242729"/>
          <w:sz w:val="23"/>
          <w:szCs w:val="23"/>
        </w:rPr>
        <w:t>In order to add additional files to the container, you have to build on top of the existing image from </w:t>
      </w:r>
      <w:hyperlink r:id="rId59" w:history="1">
        <w:r w:rsidRPr="00CF440E">
          <w:rPr>
            <w:rFonts w:ascii="inherit" w:hAnsi="inherit" w:cs="Arial"/>
            <w:color w:val="005999"/>
            <w:sz w:val="23"/>
            <w:szCs w:val="23"/>
            <w:u w:val="single"/>
            <w:bdr w:val="none" w:sz="0" w:space="0" w:color="auto" w:frame="1"/>
          </w:rPr>
          <w:t>haproxy</w:t>
        </w:r>
      </w:hyperlink>
      <w:r w:rsidRPr="00CF440E">
        <w:rPr>
          <w:rFonts w:ascii="Arial" w:hAnsi="Arial" w:cs="Arial"/>
          <w:color w:val="242729"/>
          <w:sz w:val="23"/>
          <w:szCs w:val="23"/>
        </w:rPr>
        <w:t>.</w:t>
      </w:r>
    </w:p>
    <w:p w:rsidR="00CF440E" w:rsidRPr="00CF440E" w:rsidRDefault="00CF440E" w:rsidP="00CF440E">
      <w:pPr>
        <w:shd w:val="clear" w:color="auto" w:fill="FFFFFF"/>
        <w:spacing w:after="240" w:line="240" w:lineRule="auto"/>
        <w:textAlignment w:val="baseline"/>
        <w:rPr>
          <w:rFonts w:ascii="Arial" w:eastAsia="Times New Roman" w:hAnsi="Arial" w:cs="Arial"/>
          <w:color w:val="242729"/>
          <w:sz w:val="23"/>
          <w:szCs w:val="23"/>
        </w:rPr>
      </w:pPr>
      <w:r w:rsidRPr="00CF440E">
        <w:rPr>
          <w:rFonts w:ascii="Arial" w:eastAsia="Times New Roman" w:hAnsi="Arial" w:cs="Arial"/>
          <w:color w:val="242729"/>
          <w:sz w:val="23"/>
          <w:szCs w:val="23"/>
        </w:rPr>
        <w:t>For example, your Dockerfile should look like this:</w:t>
      </w:r>
    </w:p>
    <w:p w:rsidR="00CF440E" w:rsidRPr="00CF440E" w:rsidRDefault="00CF440E" w:rsidP="00CF44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CF440E">
        <w:rPr>
          <w:rFonts w:ascii="Consolas" w:eastAsia="Times New Roman" w:hAnsi="Consolas" w:cs="Courier New"/>
          <w:color w:val="242729"/>
          <w:sz w:val="20"/>
          <w:szCs w:val="20"/>
          <w:bdr w:val="none" w:sz="0" w:space="0" w:color="auto" w:frame="1"/>
          <w:shd w:val="clear" w:color="auto" w:fill="EFF0F1"/>
        </w:rPr>
        <w:t>FROM haproxy:latest</w:t>
      </w:r>
    </w:p>
    <w:p w:rsidR="00CF440E" w:rsidRPr="00CF440E" w:rsidRDefault="00CF440E" w:rsidP="00CF44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CF440E">
        <w:rPr>
          <w:rFonts w:ascii="Consolas" w:eastAsia="Times New Roman" w:hAnsi="Consolas" w:cs="Courier New"/>
          <w:color w:val="242729"/>
          <w:sz w:val="20"/>
          <w:szCs w:val="20"/>
          <w:bdr w:val="none" w:sz="0" w:space="0" w:color="auto" w:frame="1"/>
          <w:shd w:val="clear" w:color="auto" w:fill="EFF0F1"/>
        </w:rPr>
        <w:t>COPY haproxy.cfg /usr/local/etc/haproxy/haproxy.cfg</w:t>
      </w:r>
    </w:p>
    <w:p w:rsidR="00CF440E" w:rsidRPr="00CF440E" w:rsidRDefault="00CF440E" w:rsidP="00CF440E">
      <w:pPr>
        <w:shd w:val="clear" w:color="auto" w:fill="FFFFFF"/>
        <w:spacing w:after="240" w:line="240" w:lineRule="auto"/>
        <w:textAlignment w:val="baseline"/>
        <w:rPr>
          <w:rFonts w:ascii="Arial" w:eastAsia="Times New Roman" w:hAnsi="Arial" w:cs="Arial"/>
          <w:color w:val="242729"/>
          <w:sz w:val="23"/>
          <w:szCs w:val="23"/>
        </w:rPr>
      </w:pPr>
      <w:r w:rsidRPr="00CF440E">
        <w:rPr>
          <w:rFonts w:ascii="Arial" w:eastAsia="Times New Roman" w:hAnsi="Arial" w:cs="Arial"/>
          <w:color w:val="242729"/>
          <w:sz w:val="23"/>
          <w:szCs w:val="23"/>
        </w:rPr>
        <w:t>Then you can update your docker compose file accordingly.</w:t>
      </w:r>
    </w:p>
    <w:p w:rsidR="00CF440E" w:rsidRPr="00CF440E" w:rsidRDefault="00CF440E" w:rsidP="00CF440E">
      <w:pPr>
        <w:shd w:val="clear" w:color="auto" w:fill="FFFFFF"/>
        <w:spacing w:after="240" w:line="240" w:lineRule="auto"/>
        <w:textAlignment w:val="baseline"/>
        <w:rPr>
          <w:rFonts w:ascii="Arial" w:eastAsia="Times New Roman" w:hAnsi="Arial" w:cs="Arial"/>
          <w:color w:val="242729"/>
          <w:sz w:val="23"/>
          <w:szCs w:val="23"/>
        </w:rPr>
      </w:pPr>
      <w:r w:rsidRPr="00CF440E">
        <w:rPr>
          <w:rFonts w:ascii="Arial" w:eastAsia="Times New Roman" w:hAnsi="Arial" w:cs="Arial"/>
          <w:color w:val="242729"/>
          <w:sz w:val="23"/>
          <w:szCs w:val="23"/>
        </w:rPr>
        <w:t>If you plan on using this for local development, just mount the file(s), see @MatTheWhale's answer</w:t>
      </w:r>
    </w:p>
    <w:p w:rsidR="00CF440E" w:rsidRDefault="00CF440E" w:rsidP="00CF440E">
      <w:pPr>
        <w:shd w:val="clear" w:color="auto" w:fill="FFFFFF"/>
        <w:spacing w:after="0" w:line="240" w:lineRule="auto"/>
        <w:textAlignment w:val="baseline"/>
        <w:rPr>
          <w:rFonts w:ascii="Arial" w:eastAsia="Times New Roman" w:hAnsi="Arial" w:cs="Arial"/>
          <w:color w:val="242729"/>
          <w:sz w:val="23"/>
          <w:szCs w:val="23"/>
        </w:rPr>
      </w:pPr>
      <w:r w:rsidRPr="00CF440E">
        <w:rPr>
          <w:rFonts w:ascii="Arial" w:eastAsia="Times New Roman" w:hAnsi="Arial" w:cs="Arial"/>
          <w:color w:val="242729"/>
          <w:sz w:val="23"/>
          <w:szCs w:val="23"/>
        </w:rPr>
        <w:t>See more at the </w:t>
      </w:r>
      <w:hyperlink r:id="rId60" w:history="1">
        <w:r w:rsidRPr="00CF440E">
          <w:rPr>
            <w:rFonts w:ascii="inherit" w:eastAsia="Times New Roman" w:hAnsi="inherit" w:cs="Arial"/>
            <w:color w:val="005999"/>
            <w:sz w:val="23"/>
            <w:szCs w:val="23"/>
            <w:u w:val="single"/>
            <w:bdr w:val="none" w:sz="0" w:space="0" w:color="auto" w:frame="1"/>
          </w:rPr>
          <w:t>official haproxy Docker page</w:t>
        </w:r>
      </w:hyperlink>
    </w:p>
    <w:p w:rsidR="00CF440E" w:rsidRPr="00CF440E" w:rsidRDefault="00CF440E" w:rsidP="00CF440E">
      <w:pPr>
        <w:shd w:val="clear" w:color="auto" w:fill="FFFFFF"/>
        <w:spacing w:after="0" w:line="240" w:lineRule="auto"/>
        <w:textAlignment w:val="baseline"/>
        <w:rPr>
          <w:rFonts w:ascii="Arial" w:eastAsia="Times New Roman" w:hAnsi="Arial" w:cs="Arial"/>
          <w:color w:val="242729"/>
          <w:sz w:val="23"/>
          <w:szCs w:val="23"/>
        </w:rPr>
      </w:pPr>
      <w:r>
        <w:rPr>
          <w:rFonts w:ascii="Arial" w:eastAsia="Times New Roman" w:hAnsi="Arial" w:cs="Arial"/>
          <w:color w:val="242729"/>
          <w:sz w:val="23"/>
          <w:szCs w:val="23"/>
        </w:rPr>
        <w:t>--&gt;</w:t>
      </w:r>
      <w:r w:rsidRPr="00CF440E">
        <w:rPr>
          <w:rFonts w:ascii="Arial" w:eastAsia="Times New Roman" w:hAnsi="Arial" w:cs="Arial"/>
          <w:color w:val="242729"/>
          <w:sz w:val="20"/>
          <w:szCs w:val="23"/>
        </w:rPr>
        <w:t>Thanks a lot for this...but is there anyway that we can do it without using the docker file...let us assume I have the docker image present and I have made some changes in the haproxy.cfg. Instead of updating an image can I not directly copy the local haproxy.cfg to the location in the image... – utkarsh31 Aug 8 at 17:45</w:t>
      </w:r>
    </w:p>
    <w:p w:rsidR="00450D13" w:rsidRPr="00450D13" w:rsidRDefault="00450D13" w:rsidP="00450D13">
      <w:pPr>
        <w:spacing w:after="0" w:line="240" w:lineRule="auto"/>
        <w:rPr>
          <w:bCs/>
          <w:sz w:val="20"/>
        </w:rPr>
      </w:pPr>
    </w:p>
    <w:p w:rsidR="00186D1F" w:rsidRPr="00186D1F" w:rsidRDefault="00CF440E" w:rsidP="00186D1F">
      <w:pPr>
        <w:rPr>
          <w:b/>
          <w:bCs/>
          <w:sz w:val="20"/>
        </w:rPr>
      </w:pPr>
      <w:r>
        <w:rPr>
          <w:sz w:val="20"/>
        </w:rPr>
        <w:t>10.)</w:t>
      </w:r>
      <w:r w:rsidR="00186D1F" w:rsidRPr="00186D1F">
        <w:rPr>
          <w:rFonts w:ascii="Arial" w:hAnsi="Arial" w:cs="Arial"/>
          <w:color w:val="242729"/>
          <w:sz w:val="33"/>
          <w:szCs w:val="33"/>
        </w:rPr>
        <w:t xml:space="preserve"> </w:t>
      </w:r>
      <w:hyperlink r:id="rId61" w:history="1">
        <w:r w:rsidR="00186D1F" w:rsidRPr="00186D1F">
          <w:rPr>
            <w:rStyle w:val="Hyperlink"/>
            <w:sz w:val="20"/>
          </w:rPr>
          <w:t>How to substitute variable value in “docker run” command</w:t>
        </w:r>
      </w:hyperlink>
    </w:p>
    <w:p w:rsidR="00186D1F" w:rsidRPr="00186D1F" w:rsidRDefault="00186D1F" w:rsidP="00186D1F">
      <w:pPr>
        <w:shd w:val="clear" w:color="auto" w:fill="FFFFFF"/>
        <w:spacing w:after="240" w:line="240" w:lineRule="auto"/>
        <w:textAlignment w:val="baseline"/>
        <w:rPr>
          <w:rFonts w:ascii="Arial" w:eastAsia="Times New Roman" w:hAnsi="Arial" w:cs="Arial"/>
          <w:color w:val="242729"/>
          <w:sz w:val="23"/>
          <w:szCs w:val="23"/>
        </w:rPr>
      </w:pPr>
      <w:r w:rsidRPr="00186D1F">
        <w:rPr>
          <w:rFonts w:ascii="Arial" w:eastAsia="Times New Roman" w:hAnsi="Arial" w:cs="Arial"/>
          <w:color w:val="242729"/>
          <w:sz w:val="23"/>
          <w:szCs w:val="23"/>
        </w:rPr>
        <w:t>I am using a bash script and trying to assign a fingerprint value as below</w:t>
      </w:r>
    </w:p>
    <w:p w:rsidR="00186D1F" w:rsidRPr="00186D1F" w:rsidRDefault="00186D1F" w:rsidP="00186D1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186D1F">
        <w:rPr>
          <w:rFonts w:ascii="inherit" w:eastAsia="Times New Roman" w:hAnsi="inherit" w:cs="Courier New"/>
          <w:color w:val="303336"/>
          <w:sz w:val="20"/>
          <w:szCs w:val="20"/>
          <w:bdr w:val="none" w:sz="0" w:space="0" w:color="auto" w:frame="1"/>
          <w:shd w:val="clear" w:color="auto" w:fill="EFF0F1"/>
        </w:rPr>
        <w:t>export FINGERPRINT=D0:</w:t>
      </w:r>
      <w:r w:rsidRPr="00186D1F">
        <w:rPr>
          <w:rFonts w:ascii="inherit" w:eastAsia="Times New Roman" w:hAnsi="inherit" w:cs="Courier New"/>
          <w:color w:val="7D2727"/>
          <w:sz w:val="20"/>
          <w:szCs w:val="20"/>
          <w:bdr w:val="none" w:sz="0" w:space="0" w:color="auto" w:frame="1"/>
          <w:shd w:val="clear" w:color="auto" w:fill="EFF0F1"/>
        </w:rPr>
        <w:t>19</w:t>
      </w:r>
      <w:r w:rsidRPr="00186D1F">
        <w:rPr>
          <w:rFonts w:ascii="inherit" w:eastAsia="Times New Roman" w:hAnsi="inherit" w:cs="Courier New"/>
          <w:color w:val="303336"/>
          <w:sz w:val="20"/>
          <w:szCs w:val="20"/>
          <w:bdr w:val="none" w:sz="0" w:space="0" w:color="auto" w:frame="1"/>
          <w:shd w:val="clear" w:color="auto" w:fill="EFF0F1"/>
        </w:rPr>
        <w:t>:C5:</w:t>
      </w:r>
      <w:r w:rsidRPr="00186D1F">
        <w:rPr>
          <w:rFonts w:ascii="inherit" w:eastAsia="Times New Roman" w:hAnsi="inherit" w:cs="Courier New"/>
          <w:color w:val="7D2727"/>
          <w:sz w:val="20"/>
          <w:szCs w:val="20"/>
          <w:bdr w:val="none" w:sz="0" w:space="0" w:color="auto" w:frame="1"/>
          <w:shd w:val="clear" w:color="auto" w:fill="EFF0F1"/>
        </w:rPr>
        <w:t>80</w:t>
      </w:r>
      <w:r w:rsidRPr="00186D1F">
        <w:rPr>
          <w:rFonts w:ascii="inherit" w:eastAsia="Times New Roman" w:hAnsi="inherit" w:cs="Courier New"/>
          <w:color w:val="303336"/>
          <w:sz w:val="20"/>
          <w:szCs w:val="20"/>
          <w:bdr w:val="none" w:sz="0" w:space="0" w:color="auto" w:frame="1"/>
          <w:shd w:val="clear" w:color="auto" w:fill="EFF0F1"/>
        </w:rPr>
        <w:t>:</w:t>
      </w:r>
      <w:r w:rsidRPr="00186D1F">
        <w:rPr>
          <w:rFonts w:ascii="inherit" w:eastAsia="Times New Roman" w:hAnsi="inherit" w:cs="Courier New"/>
          <w:color w:val="7D2727"/>
          <w:sz w:val="20"/>
          <w:szCs w:val="20"/>
          <w:bdr w:val="none" w:sz="0" w:space="0" w:color="auto" w:frame="1"/>
          <w:shd w:val="clear" w:color="auto" w:fill="EFF0F1"/>
        </w:rPr>
        <w:t>42</w:t>
      </w:r>
      <w:r w:rsidRPr="00186D1F">
        <w:rPr>
          <w:rFonts w:ascii="inherit" w:eastAsia="Times New Roman" w:hAnsi="inherit" w:cs="Courier New"/>
          <w:color w:val="303336"/>
          <w:sz w:val="20"/>
          <w:szCs w:val="20"/>
          <w:bdr w:val="none" w:sz="0" w:space="0" w:color="auto" w:frame="1"/>
          <w:shd w:val="clear" w:color="auto" w:fill="EFF0F1"/>
        </w:rPr>
        <w:t>:</w:t>
      </w:r>
      <w:r w:rsidRPr="00186D1F">
        <w:rPr>
          <w:rFonts w:ascii="inherit" w:eastAsia="Times New Roman" w:hAnsi="inherit" w:cs="Courier New"/>
          <w:color w:val="7D2727"/>
          <w:sz w:val="20"/>
          <w:szCs w:val="20"/>
          <w:bdr w:val="none" w:sz="0" w:space="0" w:color="auto" w:frame="1"/>
          <w:shd w:val="clear" w:color="auto" w:fill="EFF0F1"/>
        </w:rPr>
        <w:t>66</w:t>
      </w:r>
      <w:r w:rsidRPr="00186D1F">
        <w:rPr>
          <w:rFonts w:ascii="inherit" w:eastAsia="Times New Roman" w:hAnsi="inherit" w:cs="Courier New"/>
          <w:color w:val="303336"/>
          <w:sz w:val="20"/>
          <w:szCs w:val="20"/>
          <w:bdr w:val="none" w:sz="0" w:space="0" w:color="auto" w:frame="1"/>
          <w:shd w:val="clear" w:color="auto" w:fill="EFF0F1"/>
        </w:rPr>
        <w:t>:</w:t>
      </w:r>
      <w:r w:rsidRPr="00186D1F">
        <w:rPr>
          <w:rFonts w:ascii="inherit" w:eastAsia="Times New Roman" w:hAnsi="inherit" w:cs="Courier New"/>
          <w:color w:val="7D2727"/>
          <w:sz w:val="20"/>
          <w:szCs w:val="20"/>
          <w:bdr w:val="none" w:sz="0" w:space="0" w:color="auto" w:frame="1"/>
          <w:shd w:val="clear" w:color="auto" w:fill="EFF0F1"/>
        </w:rPr>
        <w:t>56</w:t>
      </w:r>
      <w:r w:rsidRPr="00186D1F">
        <w:rPr>
          <w:rFonts w:ascii="inherit" w:eastAsia="Times New Roman" w:hAnsi="inherit" w:cs="Courier New"/>
          <w:color w:val="303336"/>
          <w:sz w:val="20"/>
          <w:szCs w:val="20"/>
          <w:bdr w:val="none" w:sz="0" w:space="0" w:color="auto" w:frame="1"/>
          <w:shd w:val="clear" w:color="auto" w:fill="EFF0F1"/>
        </w:rPr>
        <w:t>:AC:</w:t>
      </w:r>
      <w:r w:rsidRPr="00186D1F">
        <w:rPr>
          <w:rFonts w:ascii="inherit" w:eastAsia="Times New Roman" w:hAnsi="inherit" w:cs="Courier New"/>
          <w:color w:val="7D2727"/>
          <w:sz w:val="20"/>
          <w:szCs w:val="20"/>
          <w:bdr w:val="none" w:sz="0" w:space="0" w:color="auto" w:frame="1"/>
          <w:shd w:val="clear" w:color="auto" w:fill="EFF0F1"/>
        </w:rPr>
        <w:t>6F</w:t>
      </w:r>
      <w:r w:rsidRPr="00186D1F">
        <w:rPr>
          <w:rFonts w:ascii="inherit" w:eastAsia="Times New Roman" w:hAnsi="inherit" w:cs="Courier New"/>
          <w:color w:val="303336"/>
          <w:sz w:val="20"/>
          <w:szCs w:val="20"/>
          <w:bdr w:val="none" w:sz="0" w:space="0" w:color="auto" w:frame="1"/>
          <w:shd w:val="clear" w:color="auto" w:fill="EFF0F1"/>
        </w:rPr>
        <w:t xml:space="preserve">  </w:t>
      </w:r>
    </w:p>
    <w:p w:rsidR="00186D1F" w:rsidRPr="00186D1F" w:rsidRDefault="00186D1F" w:rsidP="00186D1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186D1F">
        <w:rPr>
          <w:rFonts w:ascii="inherit" w:eastAsia="Times New Roman" w:hAnsi="inherit" w:cs="Courier New"/>
          <w:color w:val="303336"/>
          <w:sz w:val="20"/>
          <w:szCs w:val="20"/>
          <w:bdr w:val="none" w:sz="0" w:space="0" w:color="auto" w:frame="1"/>
          <w:shd w:val="clear" w:color="auto" w:fill="EFF0F1"/>
        </w:rPr>
        <w:t>docker run --rm -i -v /var/run/docker.sock:/var/run/docker.sock --name ucp docker/ucp join --replica --fingerprint $FINGERPRINT</w:t>
      </w:r>
    </w:p>
    <w:p w:rsidR="00186D1F" w:rsidRDefault="00186D1F" w:rsidP="00186D1F">
      <w:pPr>
        <w:shd w:val="clear" w:color="auto" w:fill="FFFFFF"/>
        <w:spacing w:after="240" w:line="240" w:lineRule="auto"/>
        <w:textAlignment w:val="baseline"/>
        <w:rPr>
          <w:rFonts w:ascii="Arial" w:eastAsia="Times New Roman" w:hAnsi="Arial" w:cs="Arial"/>
          <w:color w:val="242729"/>
          <w:sz w:val="23"/>
          <w:szCs w:val="23"/>
        </w:rPr>
      </w:pPr>
      <w:r w:rsidRPr="00186D1F">
        <w:rPr>
          <w:rFonts w:ascii="Arial" w:eastAsia="Times New Roman" w:hAnsi="Arial" w:cs="Arial"/>
          <w:color w:val="242729"/>
          <w:sz w:val="23"/>
          <w:szCs w:val="23"/>
        </w:rPr>
        <w:t>However, bash is not at all substituting the value of $FINGERPRINT</w:t>
      </w:r>
    </w:p>
    <w:p w:rsidR="00186D1F" w:rsidRDefault="00186D1F" w:rsidP="00DD2425">
      <w:pPr>
        <w:pStyle w:val="NormalWeb"/>
        <w:shd w:val="clear" w:color="auto" w:fill="FFFFFF"/>
        <w:spacing w:before="0" w:beforeAutospacing="0" w:after="0" w:afterAutospacing="0"/>
        <w:textAlignment w:val="baseline"/>
        <w:rPr>
          <w:rFonts w:ascii="Arial" w:hAnsi="Arial" w:cs="Arial"/>
          <w:color w:val="242729"/>
          <w:sz w:val="23"/>
          <w:szCs w:val="23"/>
        </w:rPr>
      </w:pPr>
      <w:r w:rsidRPr="00186D1F">
        <w:rPr>
          <w:rFonts w:ascii="Arial" w:hAnsi="Arial" w:cs="Arial"/>
          <w:color w:val="242729"/>
          <w:sz w:val="23"/>
          <w:szCs w:val="23"/>
        </w:rPr>
        <w:sym w:font="Wingdings" w:char="F0E0"/>
      </w:r>
      <w:r>
        <w:rPr>
          <w:rFonts w:ascii="Arial" w:hAnsi="Arial" w:cs="Arial"/>
          <w:color w:val="242729"/>
          <w:sz w:val="23"/>
          <w:szCs w:val="23"/>
        </w:rPr>
        <w:t>Try this:</w:t>
      </w:r>
    </w:p>
    <w:p w:rsidR="00186D1F" w:rsidRDefault="00186D1F" w:rsidP="00DD242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export FINGERPRINT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D0</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19</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C5</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80</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42</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66</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56</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AC</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6F</w:t>
      </w:r>
    </w:p>
    <w:p w:rsidR="00186D1F" w:rsidRDefault="00186D1F" w:rsidP="00186D1F">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echo </w:t>
      </w:r>
      <w:r>
        <w:rPr>
          <w:rStyle w:val="str"/>
          <w:rFonts w:ascii="inherit" w:hAnsi="inherit"/>
          <w:color w:val="7D2727"/>
          <w:bdr w:val="none" w:sz="0" w:space="0" w:color="auto" w:frame="1"/>
          <w:shd w:val="clear" w:color="auto" w:fill="EFF0F1"/>
        </w:rPr>
        <w:t>`docker run --rm -i -v /var/run/docker.sock:/var/run/docker.sock --name ucp docker/ucp join --replica --fingerprint $FINGERPRINT`</w:t>
      </w:r>
    </w:p>
    <w:p w:rsidR="00186D1F" w:rsidRPr="00186D1F" w:rsidRDefault="00186D1F" w:rsidP="00186D1F">
      <w:pPr>
        <w:shd w:val="clear" w:color="auto" w:fill="FFFFFF"/>
        <w:spacing w:after="0" w:line="240" w:lineRule="auto"/>
        <w:textAlignment w:val="baseline"/>
        <w:rPr>
          <w:rFonts w:ascii="Arial" w:eastAsia="Times New Roman" w:hAnsi="Arial" w:cs="Arial"/>
          <w:color w:val="242729"/>
          <w:sz w:val="20"/>
          <w:szCs w:val="23"/>
        </w:rPr>
      </w:pPr>
      <w:r w:rsidRPr="00186D1F">
        <w:rPr>
          <w:rFonts w:ascii="Arial" w:eastAsia="Times New Roman" w:hAnsi="Arial" w:cs="Arial"/>
          <w:color w:val="242729"/>
          <w:sz w:val="23"/>
          <w:szCs w:val="23"/>
        </w:rPr>
        <w:sym w:font="Wingdings" w:char="F0E0"/>
      </w:r>
      <w:r w:rsidRPr="00186D1F">
        <w:rPr>
          <w:rFonts w:ascii="Arial" w:eastAsia="Times New Roman" w:hAnsi="Arial" w:cs="Arial"/>
          <w:color w:val="242729"/>
          <w:sz w:val="20"/>
          <w:szCs w:val="23"/>
        </w:rPr>
        <w:t>stackoverflow.com/questions/36877186/… – Benjamin W. Apr 26 '16 at 23:00</w:t>
      </w:r>
    </w:p>
    <w:p w:rsidR="00186D1F" w:rsidRPr="00186D1F" w:rsidRDefault="00186D1F" w:rsidP="00186D1F">
      <w:pPr>
        <w:shd w:val="clear" w:color="auto" w:fill="FFFFFF"/>
        <w:spacing w:after="0" w:line="240" w:lineRule="auto"/>
        <w:textAlignment w:val="baseline"/>
        <w:rPr>
          <w:rFonts w:ascii="Arial" w:eastAsia="Times New Roman" w:hAnsi="Arial" w:cs="Arial"/>
          <w:color w:val="242729"/>
          <w:sz w:val="20"/>
          <w:szCs w:val="23"/>
        </w:rPr>
      </w:pPr>
      <w:r w:rsidRPr="00186D1F">
        <w:rPr>
          <w:rFonts w:ascii="Arial" w:eastAsia="Times New Roman" w:hAnsi="Arial" w:cs="Arial"/>
          <w:color w:val="242729"/>
          <w:sz w:val="20"/>
          <w:szCs w:val="23"/>
        </w:rPr>
        <w:t xml:space="preserve">  </w:t>
      </w:r>
      <w:r w:rsidRPr="00186D1F">
        <w:rPr>
          <w:rFonts w:ascii="Arial" w:eastAsia="Times New Roman" w:hAnsi="Arial" w:cs="Arial"/>
          <w:color w:val="242729"/>
          <w:sz w:val="20"/>
          <w:szCs w:val="23"/>
        </w:rPr>
        <w:tab/>
        <w:t xml:space="preserve"> </w:t>
      </w:r>
      <w:r w:rsidRPr="00186D1F">
        <w:rPr>
          <w:rFonts w:ascii="Arial" w:eastAsia="Times New Roman" w:hAnsi="Arial" w:cs="Arial"/>
          <w:color w:val="242729"/>
          <w:sz w:val="20"/>
          <w:szCs w:val="23"/>
        </w:rPr>
        <w:tab/>
      </w:r>
    </w:p>
    <w:p w:rsidR="00186D1F" w:rsidRPr="00186D1F" w:rsidRDefault="00186D1F" w:rsidP="00186D1F">
      <w:pPr>
        <w:shd w:val="clear" w:color="auto" w:fill="FFFFFF"/>
        <w:spacing w:after="0" w:line="240" w:lineRule="auto"/>
        <w:textAlignment w:val="baseline"/>
        <w:rPr>
          <w:rFonts w:ascii="Arial" w:eastAsia="Times New Roman" w:hAnsi="Arial" w:cs="Arial"/>
          <w:color w:val="242729"/>
          <w:sz w:val="20"/>
          <w:szCs w:val="23"/>
        </w:rPr>
      </w:pPr>
      <w:r w:rsidRPr="00186D1F">
        <w:rPr>
          <w:rFonts w:ascii="Arial" w:eastAsia="Times New Roman" w:hAnsi="Arial" w:cs="Arial"/>
          <w:color w:val="242729"/>
          <w:sz w:val="20"/>
          <w:szCs w:val="23"/>
        </w:rPr>
        <w:t>What do you get if you do these after the first line: echo $FINGERPRINT, and echo docker run --rm -i -v /var/run/docker.sock:/var/run/docker.sock --name ucp docker/ucp join --replica --fingerprint $FINGERPRINT – webb Apr 26 '16 at 23:37</w:t>
      </w:r>
      <w:r w:rsidRPr="00186D1F">
        <w:rPr>
          <w:rFonts w:ascii="Arial" w:eastAsia="Times New Roman" w:hAnsi="Arial" w:cs="Arial"/>
          <w:color w:val="242729"/>
          <w:sz w:val="20"/>
          <w:szCs w:val="23"/>
        </w:rPr>
        <w:tab/>
        <w:t xml:space="preserve"> </w:t>
      </w:r>
      <w:r w:rsidRPr="00186D1F">
        <w:rPr>
          <w:rFonts w:ascii="Arial" w:eastAsia="Times New Roman" w:hAnsi="Arial" w:cs="Arial"/>
          <w:color w:val="242729"/>
          <w:sz w:val="20"/>
          <w:szCs w:val="23"/>
        </w:rPr>
        <w:tab/>
      </w:r>
    </w:p>
    <w:p w:rsidR="00186D1F" w:rsidRDefault="00186D1F" w:rsidP="00186D1F">
      <w:pPr>
        <w:shd w:val="clear" w:color="auto" w:fill="FFFFFF"/>
        <w:spacing w:after="0" w:line="240" w:lineRule="auto"/>
        <w:textAlignment w:val="baseline"/>
        <w:rPr>
          <w:rFonts w:ascii="Arial" w:eastAsia="Times New Roman" w:hAnsi="Arial" w:cs="Arial"/>
          <w:color w:val="242729"/>
          <w:sz w:val="20"/>
          <w:szCs w:val="23"/>
        </w:rPr>
      </w:pPr>
      <w:r w:rsidRPr="00186D1F">
        <w:rPr>
          <w:rFonts w:ascii="Arial" w:eastAsia="Times New Roman" w:hAnsi="Arial" w:cs="Arial"/>
          <w:color w:val="242729"/>
          <w:sz w:val="20"/>
          <w:szCs w:val="23"/>
        </w:rPr>
        <w:t>This should work in bash, however are you sure you are using bash? – ateles Apr 27 '16 at 7:03</w:t>
      </w:r>
    </w:p>
    <w:p w:rsidR="00B01856" w:rsidRDefault="00B01856" w:rsidP="00B01856">
      <w:pPr>
        <w:shd w:val="clear" w:color="auto" w:fill="FFFFFF"/>
        <w:spacing w:after="0" w:line="240" w:lineRule="auto"/>
        <w:textAlignment w:val="baseline"/>
        <w:rPr>
          <w:rFonts w:ascii="Arial" w:eastAsia="Times New Roman" w:hAnsi="Arial" w:cs="Arial"/>
          <w:color w:val="242729"/>
          <w:sz w:val="20"/>
          <w:szCs w:val="23"/>
        </w:rPr>
      </w:pPr>
    </w:p>
    <w:p w:rsidR="00B01856" w:rsidRPr="00B01856" w:rsidRDefault="00186D1F" w:rsidP="00B01856">
      <w:pPr>
        <w:shd w:val="clear" w:color="auto" w:fill="FFFFFF"/>
        <w:spacing w:after="0" w:line="240" w:lineRule="auto"/>
        <w:textAlignment w:val="baseline"/>
        <w:rPr>
          <w:rFonts w:ascii="Arial" w:eastAsia="Times New Roman" w:hAnsi="Arial" w:cs="Arial"/>
          <w:color w:val="242729"/>
          <w:sz w:val="20"/>
          <w:szCs w:val="23"/>
        </w:rPr>
      </w:pPr>
      <w:r>
        <w:rPr>
          <w:rFonts w:ascii="Arial" w:eastAsia="Times New Roman" w:hAnsi="Arial" w:cs="Arial"/>
          <w:color w:val="242729"/>
          <w:sz w:val="20"/>
          <w:szCs w:val="23"/>
        </w:rPr>
        <w:t>11.)</w:t>
      </w:r>
      <w:hyperlink r:id="rId62" w:history="1">
        <w:r w:rsidR="00B01856" w:rsidRPr="00B01856">
          <w:rPr>
            <w:rStyle w:val="Hyperlink"/>
            <w:sz w:val="20"/>
          </w:rPr>
          <w:t>Docker Machine: No space left on device</w:t>
        </w:r>
      </w:hyperlink>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I'm trying to set up Docker Machine with Docker Compose.</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inherit" w:eastAsia="Times New Roman" w:hAnsi="inherit" w:cs="Arial"/>
          <w:b/>
          <w:bCs/>
          <w:color w:val="242729"/>
          <w:sz w:val="23"/>
          <w:szCs w:val="23"/>
          <w:bdr w:val="none" w:sz="0" w:space="0" w:color="auto" w:frame="1"/>
        </w:rPr>
        <w:t>Scenario 1 (without Docker Machine)</w:t>
      </w:r>
      <w:r w:rsidRPr="000376DC">
        <w:rPr>
          <w:rFonts w:ascii="Arial" w:eastAsia="Times New Roman" w:hAnsi="Arial" w:cs="Arial"/>
          <w:color w:val="242729"/>
          <w:sz w:val="23"/>
          <w:szCs w:val="23"/>
        </w:rPr>
        <w:br/>
        <w:t>If I run </w:t>
      </w:r>
      <w:r w:rsidRPr="000376DC">
        <w:rPr>
          <w:rFonts w:ascii="Consolas" w:eastAsia="Times New Roman" w:hAnsi="Consolas" w:cs="Courier New"/>
          <w:color w:val="242729"/>
          <w:sz w:val="20"/>
          <w:szCs w:val="20"/>
          <w:bdr w:val="none" w:sz="0" w:space="0" w:color="auto" w:frame="1"/>
          <w:shd w:val="clear" w:color="auto" w:fill="EFF0F1"/>
        </w:rPr>
        <w:t>docker-compose up -d</w:t>
      </w:r>
      <w:r w:rsidRPr="000376DC">
        <w:rPr>
          <w:rFonts w:ascii="Arial" w:eastAsia="Times New Roman" w:hAnsi="Arial" w:cs="Arial"/>
          <w:color w:val="242729"/>
          <w:sz w:val="23"/>
          <w:szCs w:val="23"/>
        </w:rPr>
        <w:t> without Docker Machine, it creates my 3 linked containers as intented (nginx+mongodb+nodejs).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inherit" w:eastAsia="Times New Roman" w:hAnsi="inherit" w:cs="Arial"/>
          <w:b/>
          <w:bCs/>
          <w:color w:val="242729"/>
          <w:sz w:val="23"/>
          <w:szCs w:val="23"/>
          <w:bdr w:val="none" w:sz="0" w:space="0" w:color="auto" w:frame="1"/>
        </w:rPr>
        <w:t>Scenario 2 (with Docker Machine)</w:t>
      </w:r>
      <w:r w:rsidRPr="000376DC">
        <w:rPr>
          <w:rFonts w:ascii="Arial" w:eastAsia="Times New Roman" w:hAnsi="Arial" w:cs="Arial"/>
          <w:color w:val="242729"/>
          <w:sz w:val="23"/>
          <w:szCs w:val="23"/>
        </w:rPr>
        <w:br/>
        <w:t>Then I create a VM using Docker Machine and tell Docker to talk to that machine with </w:t>
      </w:r>
      <w:r w:rsidRPr="000376DC">
        <w:rPr>
          <w:rFonts w:ascii="Consolas" w:eastAsia="Times New Roman" w:hAnsi="Consolas" w:cs="Courier New"/>
          <w:color w:val="242729"/>
          <w:sz w:val="20"/>
          <w:szCs w:val="20"/>
          <w:bdr w:val="none" w:sz="0" w:space="0" w:color="auto" w:frame="1"/>
          <w:shd w:val="clear" w:color="auto" w:fill="EFF0F1"/>
        </w:rPr>
        <w:t>eval $(docker-machine env streambacker-dev)</w:t>
      </w:r>
      <w:r w:rsidRPr="000376DC">
        <w:rPr>
          <w:rFonts w:ascii="Arial" w:eastAsia="Times New Roman" w:hAnsi="Arial" w:cs="Arial"/>
          <w:color w:val="242729"/>
          <w:sz w:val="23"/>
          <w:szCs w:val="23"/>
        </w:rPr>
        <w:t>.</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At this point, if I ssh to my docker machine and run </w:t>
      </w:r>
      <w:r w:rsidRPr="000376DC">
        <w:rPr>
          <w:rFonts w:ascii="Consolas" w:eastAsia="Times New Roman" w:hAnsi="Consolas" w:cs="Courier New"/>
          <w:color w:val="242729"/>
          <w:sz w:val="20"/>
          <w:szCs w:val="20"/>
          <w:bdr w:val="none" w:sz="0" w:space="0" w:color="auto" w:frame="1"/>
          <w:shd w:val="clear" w:color="auto" w:fill="EFF0F1"/>
        </w:rPr>
        <w:t>df -h</w:t>
      </w:r>
      <w:r w:rsidRPr="000376DC">
        <w:rPr>
          <w:rFonts w:ascii="Arial" w:eastAsia="Times New Roman" w:hAnsi="Arial" w:cs="Arial"/>
          <w:color w:val="242729"/>
          <w:sz w:val="23"/>
          <w:szCs w:val="23"/>
        </w:rPr>
        <w:t>, I get:</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lastRenderedPageBreak/>
        <w:t>If I then run </w:t>
      </w:r>
      <w:r w:rsidRPr="000376DC">
        <w:rPr>
          <w:rFonts w:ascii="Consolas" w:eastAsia="Times New Roman" w:hAnsi="Consolas" w:cs="Courier New"/>
          <w:color w:val="242729"/>
          <w:sz w:val="20"/>
          <w:szCs w:val="20"/>
          <w:bdr w:val="none" w:sz="0" w:space="0" w:color="auto" w:frame="1"/>
          <w:shd w:val="clear" w:color="auto" w:fill="EFF0F1"/>
        </w:rPr>
        <w:t>docker-compose up -d</w:t>
      </w:r>
      <w:r w:rsidRPr="000376DC">
        <w:rPr>
          <w:rFonts w:ascii="Arial" w:eastAsia="Times New Roman" w:hAnsi="Arial" w:cs="Arial"/>
          <w:color w:val="242729"/>
          <w:sz w:val="23"/>
          <w:szCs w:val="23"/>
        </w:rPr>
        <w:t>, I get a </w:t>
      </w:r>
      <w:hyperlink r:id="rId63" w:history="1">
        <w:r w:rsidRPr="000376DC">
          <w:rPr>
            <w:rFonts w:ascii="inherit" w:eastAsia="Times New Roman" w:hAnsi="inherit" w:cs="Arial"/>
            <w:color w:val="005999"/>
            <w:sz w:val="23"/>
            <w:szCs w:val="23"/>
            <w:u w:val="single"/>
            <w:bdr w:val="none" w:sz="0" w:space="0" w:color="auto" w:frame="1"/>
          </w:rPr>
          <w:t>"no space left on device" error</w:t>
        </w:r>
      </w:hyperlink>
      <w:r w:rsidRPr="000376DC">
        <w:rPr>
          <w:rFonts w:ascii="Arial" w:eastAsia="Times New Roman" w:hAnsi="Arial" w:cs="Arial"/>
          <w:color w:val="242729"/>
          <w:sz w:val="23"/>
          <w:szCs w:val="23"/>
        </w:rPr>
        <w:t> while downloading the last container.</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"tmpfs" seems to be indeed a bit full after that:</w:t>
      </w:r>
    </w:p>
    <w:p w:rsidR="00DD2425" w:rsidRDefault="00DD2425" w:rsidP="000376DC">
      <w:pPr>
        <w:shd w:val="clear" w:color="auto" w:fill="FFFFFF"/>
        <w:spacing w:after="0" w:line="240" w:lineRule="auto"/>
        <w:textAlignment w:val="baseline"/>
        <w:rPr>
          <w:rFonts w:ascii="Arial" w:eastAsia="Times New Roman" w:hAnsi="Arial" w:cs="Arial"/>
          <w:color w:val="242729"/>
          <w:sz w:val="23"/>
          <w:szCs w:val="23"/>
        </w:rPr>
      </w:pP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Checking the </w:t>
      </w:r>
      <w:r w:rsidRPr="000376DC">
        <w:rPr>
          <w:rFonts w:ascii="inherit" w:eastAsia="Times New Roman" w:hAnsi="inherit" w:cs="Arial"/>
          <w:b/>
          <w:bCs/>
          <w:color w:val="242729"/>
          <w:sz w:val="23"/>
          <w:szCs w:val="23"/>
          <w:bdr w:val="none" w:sz="0" w:space="0" w:color="auto" w:frame="1"/>
        </w:rPr>
        <w:t>--virtualbox-disk-size</w:t>
      </w:r>
      <w:r w:rsidRPr="000376DC">
        <w:rPr>
          <w:rFonts w:ascii="Arial" w:eastAsia="Times New Roman" w:hAnsi="Arial" w:cs="Arial"/>
          <w:color w:val="242729"/>
          <w:sz w:val="23"/>
          <w:szCs w:val="23"/>
        </w:rPr>
        <w:t> option shows that it defaults to 20000 MB, which I think is what we can see as "/dev/sda1" on both pictures. So why are containers filling up "tmpfs" n and what exactly is "tmpfs"? Is is a temporary download directory? </w:t>
      </w:r>
      <w:r w:rsidRPr="000376DC">
        <w:rPr>
          <w:rFonts w:ascii="inherit" w:eastAsia="Times New Roman" w:hAnsi="inherit" w:cs="Arial"/>
          <w:b/>
          <w:bCs/>
          <w:color w:val="242729"/>
          <w:sz w:val="23"/>
          <w:szCs w:val="23"/>
          <w:bdr w:val="none" w:sz="0" w:space="0" w:color="auto" w:frame="1"/>
        </w:rPr>
        <w:t>How can I create more space for my containers?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Thanks!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For information, I'm using </w:t>
      </w:r>
      <w:r w:rsidRPr="000376DC">
        <w:rPr>
          <w:rFonts w:ascii="inherit" w:eastAsia="Times New Roman" w:hAnsi="inherit" w:cs="Arial"/>
          <w:i/>
          <w:iCs/>
          <w:color w:val="242729"/>
          <w:sz w:val="23"/>
          <w:szCs w:val="23"/>
          <w:bdr w:val="none" w:sz="0" w:space="0" w:color="auto" w:frame="1"/>
        </w:rPr>
        <w:t>Docker Machine 0.4.0-rc2</w:t>
      </w:r>
      <w:r w:rsidRPr="000376DC">
        <w:rPr>
          <w:rFonts w:ascii="Arial" w:eastAsia="Times New Roman" w:hAnsi="Arial" w:cs="Arial"/>
          <w:color w:val="242729"/>
          <w:sz w:val="23"/>
          <w:szCs w:val="23"/>
        </w:rPr>
        <w:t> and </w:t>
      </w:r>
      <w:r w:rsidRPr="000376DC">
        <w:rPr>
          <w:rFonts w:ascii="inherit" w:eastAsia="Times New Roman" w:hAnsi="inherit" w:cs="Arial"/>
          <w:i/>
          <w:iCs/>
          <w:color w:val="242729"/>
          <w:sz w:val="23"/>
          <w:szCs w:val="23"/>
          <w:bdr w:val="none" w:sz="0" w:space="0" w:color="auto" w:frame="1"/>
        </w:rPr>
        <w:t>Docker Compose 1.3.2</w:t>
      </w:r>
      <w:r w:rsidRPr="000376DC">
        <w:rPr>
          <w:rFonts w:ascii="Arial" w:eastAsia="Times New Roman" w:hAnsi="Arial" w:cs="Arial"/>
          <w:color w:val="242729"/>
          <w:sz w:val="23"/>
          <w:szCs w:val="23"/>
        </w:rPr>
        <w:t>.</w:t>
      </w:r>
    </w:p>
    <w:p w:rsidR="000376DC" w:rsidRPr="00F96266" w:rsidRDefault="000376DC" w:rsidP="00845AE4">
      <w:pPr>
        <w:spacing w:after="0"/>
        <w:rPr>
          <w:sz w:val="20"/>
        </w:rPr>
      </w:pPr>
      <w:r>
        <w:rPr>
          <w:sz w:val="20"/>
        </w:rPr>
        <w:t>-</w:t>
      </w:r>
      <w:r w:rsidRPr="000376DC">
        <w:rPr>
          <w:sz w:val="20"/>
        </w:rPr>
        <w:sym w:font="Wingdings" w:char="F0E0"/>
      </w:r>
    </w:p>
    <w:tbl>
      <w:tblPr>
        <w:tblW w:w="9797" w:type="dxa"/>
        <w:shd w:val="clear" w:color="auto" w:fill="FFFFFF"/>
        <w:tblCellMar>
          <w:left w:w="0" w:type="dxa"/>
          <w:right w:w="0" w:type="dxa"/>
        </w:tblCellMar>
        <w:tblLook w:val="04A0" w:firstRow="1" w:lastRow="0" w:firstColumn="1" w:lastColumn="0" w:noHBand="0" w:noVBand="1"/>
      </w:tblPr>
      <w:tblGrid>
        <w:gridCol w:w="9797"/>
      </w:tblGrid>
      <w:tr w:rsidR="000376DC" w:rsidRPr="000376DC" w:rsidTr="000376DC">
        <w:tc>
          <w:tcPr>
            <w:tcW w:w="0" w:type="auto"/>
            <w:tcBorders>
              <w:top w:val="nil"/>
              <w:left w:val="nil"/>
              <w:bottom w:val="single" w:sz="6" w:space="0" w:color="EFF0F1"/>
              <w:right w:val="nil"/>
            </w:tcBorders>
            <w:shd w:val="clear" w:color="auto" w:fill="FFFFFF"/>
            <w:tcMar>
              <w:top w:w="90" w:type="dxa"/>
              <w:left w:w="0" w:type="dxa"/>
              <w:bottom w:w="90" w:type="dxa"/>
              <w:right w:w="90" w:type="dxa"/>
            </w:tcMar>
            <w:hideMark/>
          </w:tcPr>
          <w:p w:rsidR="000376DC" w:rsidRPr="000376DC" w:rsidRDefault="000376DC" w:rsidP="000376DC">
            <w:pPr>
              <w:spacing w:after="0" w:line="240" w:lineRule="auto"/>
              <w:textAlignment w:val="baseline"/>
              <w:rPr>
                <w:rFonts w:ascii="inherit" w:eastAsia="Times New Roman" w:hAnsi="inherit" w:cs="Arial"/>
                <w:color w:val="242729"/>
                <w:sz w:val="20"/>
                <w:szCs w:val="20"/>
              </w:rPr>
            </w:pPr>
            <w:r w:rsidRPr="000376DC">
              <w:rPr>
                <w:rFonts w:ascii="inherit" w:eastAsia="Times New Roman" w:hAnsi="inherit" w:cs="Arial"/>
                <w:color w:val="242729"/>
                <w:sz w:val="20"/>
                <w:szCs w:val="20"/>
                <w:bdr w:val="none" w:sz="0" w:space="0" w:color="auto" w:frame="1"/>
              </w:rPr>
              <w:t>The </w:t>
            </w:r>
            <w:hyperlink r:id="rId64" w:history="1">
              <w:r w:rsidRPr="000376DC">
                <w:rPr>
                  <w:rFonts w:ascii="Consolas" w:eastAsia="Times New Roman" w:hAnsi="Consolas" w:cs="Courier New"/>
                  <w:color w:val="005999"/>
                  <w:sz w:val="20"/>
                  <w:szCs w:val="20"/>
                  <w:bdr w:val="none" w:sz="0" w:space="0" w:color="auto" w:frame="1"/>
                  <w:shd w:val="clear" w:color="auto" w:fill="EFF0F1"/>
                </w:rPr>
                <w:t>tmpfs</w:t>
              </w:r>
            </w:hyperlink>
            <w:r w:rsidRPr="000376DC">
              <w:rPr>
                <w:rFonts w:ascii="inherit" w:eastAsia="Times New Roman" w:hAnsi="inherit" w:cs="Arial"/>
                <w:color w:val="242729"/>
                <w:sz w:val="20"/>
                <w:szCs w:val="20"/>
                <w:bdr w:val="none" w:sz="0" w:space="0" w:color="auto" w:frame="1"/>
              </w:rPr>
              <w:t> has nothing to do with </w:t>
            </w:r>
            <w:r w:rsidRPr="000376DC">
              <w:rPr>
                <w:rFonts w:ascii="Consolas" w:eastAsia="Times New Roman" w:hAnsi="Consolas" w:cs="Courier New"/>
                <w:color w:val="242729"/>
                <w:sz w:val="20"/>
                <w:szCs w:val="20"/>
                <w:bdr w:val="none" w:sz="0" w:space="0" w:color="auto" w:frame="1"/>
                <w:shd w:val="clear" w:color="auto" w:fill="EFF0F1"/>
              </w:rPr>
              <w:t>--virtualbox-disk-size</w:t>
            </w:r>
            <w:r w:rsidRPr="000376DC">
              <w:rPr>
                <w:rFonts w:ascii="inherit" w:eastAsia="Times New Roman" w:hAnsi="inherit" w:cs="Arial"/>
                <w:color w:val="242729"/>
                <w:sz w:val="20"/>
                <w:szCs w:val="20"/>
                <w:bdr w:val="none" w:sz="0" w:space="0" w:color="auto" w:frame="1"/>
              </w:rPr>
              <w:t>. It is a filesystem (like a RAM disk) mounted in memory and nothing there is accessing your disk.</w:t>
            </w:r>
            <w:r w:rsidRPr="000376DC">
              <w:rPr>
                <w:rFonts w:ascii="inherit" w:eastAsia="Times New Roman" w:hAnsi="inherit" w:cs="Arial"/>
                <w:color w:val="242729"/>
                <w:sz w:val="20"/>
                <w:szCs w:val="20"/>
              </w:rPr>
              <w:t> – </w:t>
            </w:r>
            <w:hyperlink r:id="rId65" w:tooltip="14,732 reputation" w:history="1">
              <w:r w:rsidRPr="000376DC">
                <w:rPr>
                  <w:rFonts w:ascii="inherit" w:eastAsia="Times New Roman" w:hAnsi="inherit" w:cs="Arial"/>
                  <w:color w:val="0077CC"/>
                  <w:sz w:val="24"/>
                  <w:szCs w:val="24"/>
                  <w:u w:val="single"/>
                  <w:bdr w:val="none" w:sz="0" w:space="0" w:color="auto" w:frame="1"/>
                </w:rPr>
                <w:t>h3nrik</w:t>
              </w:r>
            </w:hyperlink>
            <w:r w:rsidRPr="000376DC">
              <w:rPr>
                <w:rFonts w:ascii="inherit" w:eastAsia="Times New Roman" w:hAnsi="inherit" w:cs="Arial"/>
                <w:color w:val="242729"/>
                <w:sz w:val="20"/>
                <w:szCs w:val="20"/>
              </w:rPr>
              <w:t> </w:t>
            </w:r>
            <w:hyperlink r:id="rId66" w:anchor="comment51741244_31909979" w:history="1">
              <w:r w:rsidRPr="000376DC">
                <w:rPr>
                  <w:rFonts w:ascii="inherit" w:eastAsia="Times New Roman" w:hAnsi="inherit" w:cs="Arial"/>
                  <w:color w:val="005999"/>
                  <w:sz w:val="20"/>
                  <w:szCs w:val="20"/>
                  <w:bdr w:val="none" w:sz="0" w:space="0" w:color="auto" w:frame="1"/>
                </w:rPr>
                <w:t>Aug 10 '15 at 7:43</w:t>
              </w:r>
            </w:hyperlink>
          </w:p>
        </w:tc>
      </w:tr>
    </w:tbl>
    <w:p w:rsidR="000376DC" w:rsidRPr="000376DC" w:rsidRDefault="000376DC" w:rsidP="000376DC">
      <w:pPr>
        <w:pStyle w:val="NormalWeb"/>
        <w:shd w:val="clear" w:color="auto" w:fill="FFFFFF"/>
        <w:spacing w:before="0" w:beforeAutospacing="0" w:after="0" w:afterAutospacing="0"/>
        <w:textAlignment w:val="baseline"/>
        <w:rPr>
          <w:rFonts w:ascii="Arial" w:hAnsi="Arial" w:cs="Arial"/>
          <w:color w:val="242729"/>
          <w:sz w:val="23"/>
          <w:szCs w:val="23"/>
        </w:rPr>
      </w:pPr>
      <w:r w:rsidRPr="000376DC">
        <w:rPr>
          <w:sz w:val="20"/>
        </w:rPr>
        <w:sym w:font="Wingdings" w:char="F0E0"/>
      </w:r>
      <w:r w:rsidRPr="000376DC">
        <w:rPr>
          <w:rFonts w:ascii="Arial" w:hAnsi="Arial" w:cs="Arial"/>
          <w:color w:val="242729"/>
          <w:sz w:val="23"/>
          <w:szCs w:val="23"/>
        </w:rPr>
        <w:t>Like said above, the </w:t>
      </w:r>
      <w:r w:rsidRPr="000376DC">
        <w:rPr>
          <w:rFonts w:ascii="Consolas" w:hAnsi="Consolas" w:cs="Courier New"/>
          <w:color w:val="242729"/>
          <w:sz w:val="20"/>
          <w:szCs w:val="20"/>
          <w:bdr w:val="none" w:sz="0" w:space="0" w:color="auto" w:frame="1"/>
          <w:shd w:val="clear" w:color="auto" w:fill="EFF0F1"/>
        </w:rPr>
        <w:t>tmpfs</w:t>
      </w:r>
      <w:r w:rsidRPr="000376DC">
        <w:rPr>
          <w:rFonts w:ascii="Arial" w:hAnsi="Arial" w:cs="Arial"/>
          <w:color w:val="242729"/>
          <w:sz w:val="23"/>
          <w:szCs w:val="23"/>
        </w:rPr>
        <w:t> has nothing to do with </w:t>
      </w:r>
      <w:r w:rsidRPr="000376DC">
        <w:rPr>
          <w:rFonts w:ascii="Consolas" w:hAnsi="Consolas" w:cs="Courier New"/>
          <w:color w:val="242729"/>
          <w:sz w:val="20"/>
          <w:szCs w:val="20"/>
          <w:bdr w:val="none" w:sz="0" w:space="0" w:color="auto" w:frame="1"/>
          <w:shd w:val="clear" w:color="auto" w:fill="EFF0F1"/>
        </w:rPr>
        <w:t>--virtualbox-disk-size</w:t>
      </w:r>
      <w:r w:rsidRPr="000376DC">
        <w:rPr>
          <w:rFonts w:ascii="Arial" w:hAnsi="Arial" w:cs="Arial"/>
          <w:color w:val="242729"/>
          <w:sz w:val="23"/>
          <w:szCs w:val="23"/>
        </w:rPr>
        <w:t>. It seems like boot2docker mounts </w:t>
      </w:r>
      <w:r w:rsidRPr="000376DC">
        <w:rPr>
          <w:rFonts w:ascii="Consolas" w:hAnsi="Consolas" w:cs="Courier New"/>
          <w:color w:val="242729"/>
          <w:sz w:val="20"/>
          <w:szCs w:val="20"/>
          <w:bdr w:val="none" w:sz="0" w:space="0" w:color="auto" w:frame="1"/>
          <w:shd w:val="clear" w:color="auto" w:fill="EFF0F1"/>
        </w:rPr>
        <w:t>tmpfs</w:t>
      </w:r>
      <w:r w:rsidRPr="000376DC">
        <w:rPr>
          <w:rFonts w:ascii="Arial" w:hAnsi="Arial" w:cs="Arial"/>
          <w:color w:val="242729"/>
          <w:sz w:val="23"/>
          <w:szCs w:val="23"/>
        </w:rPr>
        <w:t> into memory, so you need to dedicate more memory to your virtualbox vm. You can do it by specifying the </w:t>
      </w:r>
      <w:r w:rsidRPr="000376DC">
        <w:rPr>
          <w:rFonts w:ascii="Consolas" w:hAnsi="Consolas" w:cs="Courier New"/>
          <w:color w:val="242729"/>
          <w:sz w:val="20"/>
          <w:szCs w:val="20"/>
          <w:bdr w:val="none" w:sz="0" w:space="0" w:color="auto" w:frame="1"/>
          <w:shd w:val="clear" w:color="auto" w:fill="EFF0F1"/>
        </w:rPr>
        <w:t>--virtualbox-memory</w:t>
      </w:r>
      <w:r w:rsidRPr="000376DC">
        <w:rPr>
          <w:rFonts w:ascii="Arial" w:hAnsi="Arial" w:cs="Arial"/>
          <w:color w:val="242729"/>
          <w:sz w:val="23"/>
          <w:szCs w:val="23"/>
        </w:rPr>
        <w:t> parameter.</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 xml:space="preserve">   --virtualbox-memory "1024"</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Size of memory for host in MB [$VIRTUALBOX_MEMORY_SIZE]</w:t>
      </w:r>
    </w:p>
    <w:p w:rsidR="000376DC" w:rsidRPr="000376DC" w:rsidRDefault="000376DC" w:rsidP="000376DC">
      <w:pPr>
        <w:shd w:val="clear" w:color="auto" w:fill="FFFFFF"/>
        <w:spacing w:after="24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Defaults:</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 docker-machine create --driver virtualbox testA</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Creating VirtualBox VM...</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Creating SSH key...</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Starting VirtualBox VM...</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Starting VM...</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 docker-machine ssh testA</w:t>
      </w:r>
    </w:p>
    <w:p w:rsidR="00DD2425" w:rsidRDefault="00DD2425"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0376DC" w:rsidRPr="000376DC" w:rsidRDefault="00DD2425"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Pr>
          <w:rFonts w:ascii="Consolas" w:eastAsia="Times New Roman" w:hAnsi="Consolas" w:cs="Courier New"/>
          <w:color w:val="242729"/>
          <w:sz w:val="20"/>
          <w:szCs w:val="20"/>
          <w:bdr w:val="none" w:sz="0" w:space="0" w:color="auto" w:frame="1"/>
          <w:shd w:val="clear" w:color="auto" w:fill="EFF0F1"/>
        </w:rPr>
        <w:t>--</w:t>
      </w:r>
      <w:r w:rsidR="000376DC" w:rsidRPr="000376DC">
        <w:rPr>
          <w:rFonts w:ascii="Consolas" w:eastAsia="Times New Roman" w:hAnsi="Consolas" w:cs="Courier New"/>
          <w:color w:val="242729"/>
          <w:sz w:val="20"/>
          <w:szCs w:val="20"/>
          <w:bdr w:val="none" w:sz="0" w:space="0" w:color="auto" w:frame="1"/>
          <w:shd w:val="clear" w:color="auto" w:fill="EFF0F1"/>
        </w:rPr>
        <w:t>Boot2Docker version 1.8.1, build master : 7f12e95 - Thu Aug 13 03:24:56 UTC 2015</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Docker version 1.8.1, build d12ea79</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docker@testA:~$ df -h /</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highlight w:val="yellow"/>
          <w:bdr w:val="none" w:sz="0" w:space="0" w:color="auto" w:frame="1"/>
          <w:shd w:val="clear" w:color="auto" w:fill="EFF0F1"/>
        </w:rPr>
      </w:pPr>
      <w:r w:rsidRPr="000376DC">
        <w:rPr>
          <w:rFonts w:ascii="Consolas" w:eastAsia="Times New Roman" w:hAnsi="Consolas" w:cs="Courier New"/>
          <w:color w:val="242729"/>
          <w:sz w:val="20"/>
          <w:szCs w:val="20"/>
          <w:highlight w:val="yellow"/>
          <w:bdr w:val="none" w:sz="0" w:space="0" w:color="auto" w:frame="1"/>
          <w:shd w:val="clear" w:color="auto" w:fill="EFF0F1"/>
        </w:rPr>
        <w:t>Filesystem                Size      Used Available Use% Mounted on</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highlight w:val="yellow"/>
          <w:bdr w:val="none" w:sz="0" w:space="0" w:color="auto" w:frame="1"/>
          <w:shd w:val="clear" w:color="auto" w:fill="EFF0F1"/>
        </w:rPr>
      </w:pPr>
      <w:r w:rsidRPr="000376DC">
        <w:rPr>
          <w:rFonts w:ascii="Consolas" w:eastAsia="Times New Roman" w:hAnsi="Consolas" w:cs="Courier New"/>
          <w:color w:val="242729"/>
          <w:sz w:val="20"/>
          <w:szCs w:val="20"/>
          <w:highlight w:val="yellow"/>
          <w:bdr w:val="none" w:sz="0" w:space="0" w:color="auto" w:frame="1"/>
          <w:shd w:val="clear" w:color="auto" w:fill="EFF0F1"/>
        </w:rPr>
        <w:t>tmpfs                   896.6M    112.7M    783.9M  13% /</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highlight w:val="yellow"/>
        </w:rPr>
        <w:t>With </w:t>
      </w:r>
      <w:r w:rsidRPr="000376DC">
        <w:rPr>
          <w:rFonts w:ascii="Consolas" w:eastAsia="Times New Roman" w:hAnsi="Consolas" w:cs="Courier New"/>
          <w:color w:val="242729"/>
          <w:sz w:val="20"/>
          <w:szCs w:val="20"/>
          <w:highlight w:val="yellow"/>
          <w:bdr w:val="none" w:sz="0" w:space="0" w:color="auto" w:frame="1"/>
          <w:shd w:val="clear" w:color="auto" w:fill="EFF0F1"/>
        </w:rPr>
        <w:t>--virtualbox-memory</w:t>
      </w:r>
      <w:r w:rsidRPr="000376DC">
        <w:rPr>
          <w:rFonts w:ascii="Arial" w:eastAsia="Times New Roman" w:hAnsi="Arial" w:cs="Arial"/>
          <w:color w:val="242729"/>
          <w:sz w:val="23"/>
          <w:szCs w:val="23"/>
          <w:highlight w:val="yellow"/>
        </w:rPr>
        <w:t> set to </w:t>
      </w:r>
      <w:r w:rsidRPr="000376DC">
        <w:rPr>
          <w:rFonts w:ascii="Consolas" w:eastAsia="Times New Roman" w:hAnsi="Consolas" w:cs="Courier New"/>
          <w:color w:val="242729"/>
          <w:sz w:val="20"/>
          <w:szCs w:val="20"/>
          <w:highlight w:val="yellow"/>
          <w:bdr w:val="none" w:sz="0" w:space="0" w:color="auto" w:frame="1"/>
          <w:shd w:val="clear" w:color="auto" w:fill="EFF0F1"/>
        </w:rPr>
        <w:t>8096</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 docker-machine create --driver virtualbox --virtualbox-memory 8096 testB</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Creating VirtualBox VM...</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Creating SSH key...</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Starting VirtualBox VM...</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Starting VM...</w:t>
      </w:r>
    </w:p>
    <w:p w:rsid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 docker-machine ssh testB</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Boot2Docker version 1.8.1, build master : 7f12e95 - Thu Aug 13 03:24:56 UTC 2015</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76DC">
        <w:rPr>
          <w:rFonts w:ascii="Consolas" w:eastAsia="Times New Roman" w:hAnsi="Consolas" w:cs="Courier New"/>
          <w:color w:val="242729"/>
          <w:sz w:val="20"/>
          <w:szCs w:val="20"/>
          <w:bdr w:val="none" w:sz="0" w:space="0" w:color="auto" w:frame="1"/>
          <w:shd w:val="clear" w:color="auto" w:fill="EFF0F1"/>
        </w:rPr>
        <w:t>Docker version 1.8.1, build d12ea79</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highlight w:val="yellow"/>
          <w:bdr w:val="none" w:sz="0" w:space="0" w:color="auto" w:frame="1"/>
          <w:shd w:val="clear" w:color="auto" w:fill="EFF0F1"/>
        </w:rPr>
      </w:pPr>
      <w:r w:rsidRPr="000376DC">
        <w:rPr>
          <w:rFonts w:ascii="Consolas" w:eastAsia="Times New Roman" w:hAnsi="Consolas" w:cs="Courier New"/>
          <w:color w:val="242729"/>
          <w:sz w:val="20"/>
          <w:szCs w:val="20"/>
          <w:highlight w:val="yellow"/>
          <w:bdr w:val="none" w:sz="0" w:space="0" w:color="auto" w:frame="1"/>
          <w:shd w:val="clear" w:color="auto" w:fill="EFF0F1"/>
        </w:rPr>
        <w:t>docker@testB:~$ df -h /</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highlight w:val="yellow"/>
          <w:bdr w:val="none" w:sz="0" w:space="0" w:color="auto" w:frame="1"/>
          <w:shd w:val="clear" w:color="auto" w:fill="EFF0F1"/>
        </w:rPr>
      </w:pPr>
      <w:r w:rsidRPr="000376DC">
        <w:rPr>
          <w:rFonts w:ascii="Consolas" w:eastAsia="Times New Roman" w:hAnsi="Consolas" w:cs="Courier New"/>
          <w:color w:val="242729"/>
          <w:sz w:val="20"/>
          <w:szCs w:val="20"/>
          <w:highlight w:val="yellow"/>
          <w:bdr w:val="none" w:sz="0" w:space="0" w:color="auto" w:frame="1"/>
          <w:shd w:val="clear" w:color="auto" w:fill="EFF0F1"/>
        </w:rPr>
        <w:t>Filesystem                Size      Used Available Use% Mounted on</w:t>
      </w:r>
    </w:p>
    <w:p w:rsidR="000376DC" w:rsidRPr="000376DC"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0376DC">
        <w:rPr>
          <w:rFonts w:ascii="Consolas" w:eastAsia="Times New Roman" w:hAnsi="Consolas" w:cs="Courier New"/>
          <w:color w:val="242729"/>
          <w:sz w:val="20"/>
          <w:szCs w:val="20"/>
          <w:highlight w:val="yellow"/>
          <w:bdr w:val="none" w:sz="0" w:space="0" w:color="auto" w:frame="1"/>
          <w:shd w:val="clear" w:color="auto" w:fill="EFF0F1"/>
        </w:rPr>
        <w:t>Tmpfs                     6.9G    112.4M      6.8G   2% /</w:t>
      </w:r>
    </w:p>
    <w:p w:rsidR="000376DC" w:rsidRPr="000376DC" w:rsidRDefault="000376DC" w:rsidP="000376DC">
      <w:pPr>
        <w:spacing w:after="0" w:line="240" w:lineRule="auto"/>
        <w:rPr>
          <w:sz w:val="20"/>
        </w:rPr>
      </w:pPr>
      <w:r>
        <w:rPr>
          <w:sz w:val="20"/>
        </w:rPr>
        <w:t>-</w:t>
      </w:r>
      <w:r w:rsidRPr="000376DC">
        <w:rPr>
          <w:sz w:val="20"/>
        </w:rPr>
        <w:sym w:font="Wingdings" w:char="F0E0"/>
      </w:r>
      <w:r w:rsidRPr="000376DC">
        <w:rPr>
          <w:sz w:val="20"/>
        </w:rPr>
        <w:t xml:space="preserve">not very intuitive, but this worked. </w:t>
      </w:r>
      <w:r w:rsidRPr="000376DC">
        <w:rPr>
          <w:sz w:val="20"/>
        </w:rPr>
        <w:tab/>
        <w:t xml:space="preserve"> </w:t>
      </w:r>
      <w:r w:rsidRPr="000376DC">
        <w:rPr>
          <w:sz w:val="20"/>
        </w:rPr>
        <w:tab/>
      </w:r>
    </w:p>
    <w:p w:rsidR="000376DC" w:rsidRPr="000376DC" w:rsidRDefault="000376DC" w:rsidP="000376DC">
      <w:pPr>
        <w:spacing w:after="0" w:line="240" w:lineRule="auto"/>
        <w:rPr>
          <w:sz w:val="20"/>
        </w:rPr>
      </w:pPr>
      <w:r w:rsidRPr="000376DC">
        <w:rPr>
          <w:sz w:val="20"/>
        </w:rPr>
        <w:t>Not intuitive indeed! However,</w:t>
      </w:r>
      <w:r>
        <w:rPr>
          <w:sz w:val="20"/>
        </w:rPr>
        <w:t xml:space="preserve"> </w:t>
      </w:r>
      <w:r w:rsidRPr="000376DC">
        <w:rPr>
          <w:sz w:val="20"/>
        </w:rPr>
        <w:t xml:space="preserve"> this seems to be the problem with this and fixed it for me. </w:t>
      </w:r>
    </w:p>
    <w:p w:rsidR="000376DC" w:rsidRPr="000376DC" w:rsidRDefault="000376DC" w:rsidP="000376DC">
      <w:pPr>
        <w:spacing w:after="0" w:line="240" w:lineRule="auto"/>
        <w:rPr>
          <w:sz w:val="20"/>
        </w:rPr>
      </w:pPr>
      <w:r w:rsidRPr="000376DC">
        <w:rPr>
          <w:sz w:val="20"/>
        </w:rPr>
        <w:t>would seem that boot2docker mounts tmpfs in memory..</w:t>
      </w:r>
    </w:p>
    <w:p w:rsidR="000376DC" w:rsidRPr="000376DC" w:rsidRDefault="000376DC" w:rsidP="000376DC">
      <w:pPr>
        <w:spacing w:after="0" w:line="240" w:lineRule="auto"/>
        <w:rPr>
          <w:sz w:val="20"/>
        </w:rPr>
      </w:pPr>
      <w:r w:rsidRPr="000376DC">
        <w:rPr>
          <w:sz w:val="20"/>
        </w:rPr>
        <w:t xml:space="preserve">  </w:t>
      </w:r>
      <w:r w:rsidRPr="000376DC">
        <w:rPr>
          <w:sz w:val="20"/>
        </w:rPr>
        <w:tab/>
        <w:t xml:space="preserve"> </w:t>
      </w:r>
      <w:r w:rsidRPr="000376DC">
        <w:rPr>
          <w:sz w:val="20"/>
        </w:rPr>
        <w:tab/>
      </w:r>
    </w:p>
    <w:p w:rsidR="000376DC" w:rsidRPr="000376DC" w:rsidRDefault="000376DC" w:rsidP="000376DC">
      <w:pPr>
        <w:spacing w:after="0" w:line="240" w:lineRule="auto"/>
        <w:rPr>
          <w:sz w:val="20"/>
        </w:rPr>
      </w:pPr>
      <w:r w:rsidRPr="000376DC">
        <w:rPr>
          <w:sz w:val="20"/>
        </w:rPr>
        <w:t xml:space="preserve">Fixed the problem for me too, I don't understand how but, thank you! </w:t>
      </w:r>
    </w:p>
    <w:p w:rsidR="000376DC" w:rsidRPr="000376DC" w:rsidRDefault="000376DC" w:rsidP="000376DC">
      <w:pPr>
        <w:pStyle w:val="NormalWeb"/>
        <w:shd w:val="clear" w:color="auto" w:fill="FFFFFF"/>
        <w:spacing w:before="0" w:beforeAutospacing="0" w:after="0" w:afterAutospacing="0"/>
        <w:textAlignment w:val="baseline"/>
        <w:rPr>
          <w:rFonts w:ascii="Arial" w:hAnsi="Arial" w:cs="Arial"/>
          <w:color w:val="242729"/>
          <w:sz w:val="23"/>
          <w:szCs w:val="23"/>
        </w:rPr>
      </w:pPr>
      <w:r>
        <w:rPr>
          <w:sz w:val="20"/>
        </w:rPr>
        <w:t xml:space="preserve"> </w:t>
      </w:r>
      <w:r w:rsidRPr="000376DC">
        <w:rPr>
          <w:sz w:val="20"/>
        </w:rPr>
        <w:sym w:font="Wingdings" w:char="F0E0"/>
      </w:r>
      <w:r w:rsidRPr="000376DC">
        <w:rPr>
          <w:sz w:val="20"/>
        </w:rPr>
        <w:t xml:space="preserve"> </w:t>
      </w:r>
      <w:r w:rsidRPr="000376DC">
        <w:rPr>
          <w:sz w:val="20"/>
        </w:rPr>
        <w:tab/>
      </w:r>
      <w:r w:rsidRPr="000376DC">
        <w:rPr>
          <w:rFonts w:ascii="Arial" w:hAnsi="Arial" w:cs="Arial"/>
          <w:color w:val="242729"/>
          <w:sz w:val="23"/>
          <w:szCs w:val="23"/>
        </w:rPr>
        <w:t xml:space="preserve"> docker osx / I was able to press a button [</w:t>
      </w:r>
      <w:r w:rsidRPr="000376DC">
        <w:rPr>
          <w:rFonts w:ascii="inherit" w:hAnsi="inherit" w:cs="Arial"/>
          <w:b/>
          <w:bCs/>
          <w:color w:val="242729"/>
          <w:sz w:val="23"/>
          <w:szCs w:val="23"/>
          <w:bdr w:val="none" w:sz="0" w:space="0" w:color="auto" w:frame="1"/>
        </w:rPr>
        <w:t>Move Disk Image</w:t>
      </w:r>
      <w:r w:rsidRPr="000376DC">
        <w:rPr>
          <w:rFonts w:ascii="Arial" w:hAnsi="Arial" w:cs="Arial"/>
          <w:color w:val="242729"/>
          <w:sz w:val="23"/>
          <w:szCs w:val="23"/>
        </w:rPr>
        <w:t>] and it successfully moved the Docker.qcow2 (presumably containing containers / images)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noProof/>
          <w:color w:val="242729"/>
          <w:sz w:val="23"/>
          <w:szCs w:val="23"/>
        </w:rPr>
        <w:lastRenderedPageBreak/>
        <w:drawing>
          <wp:inline distT="0" distB="0" distL="0" distR="0">
            <wp:extent cx="3147695" cy="2548328"/>
            <wp:effectExtent l="0" t="0" r="0" b="4445"/>
            <wp:docPr id="12" name="Picture 12" descr="C:\Users\vebalusu\Documents\zU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balusu\Documents\zUmN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57253" cy="2556066"/>
                    </a:xfrm>
                    <a:prstGeom prst="rect">
                      <a:avLst/>
                    </a:prstGeom>
                    <a:noFill/>
                    <a:ln>
                      <a:noFill/>
                    </a:ln>
                  </pic:spPr>
                </pic:pic>
              </a:graphicData>
            </a:graphic>
          </wp:inline>
        </w:drawing>
      </w:r>
      <w:r w:rsidRPr="000376DC">
        <w:rPr>
          <w:rFonts w:ascii="Arial" w:eastAsia="Times New Roman" w:hAnsi="Arial" w:cs="Arial"/>
          <w:color w:val="242729"/>
          <w:sz w:val="23"/>
          <w:szCs w:val="23"/>
        </w:rPr>
        <w:t>initially - when machines started - I was still getting a </w:t>
      </w:r>
      <w:r w:rsidRPr="000376DC">
        <w:rPr>
          <w:rFonts w:ascii="inherit" w:eastAsia="Times New Roman" w:hAnsi="inherit" w:cs="Arial"/>
          <w:b/>
          <w:bCs/>
          <w:color w:val="242729"/>
          <w:sz w:val="23"/>
          <w:szCs w:val="23"/>
          <w:bdr w:val="none" w:sz="0" w:space="0" w:color="auto" w:frame="1"/>
        </w:rPr>
        <w:t>No space left on device error</w:t>
      </w:r>
      <w:r w:rsidRPr="000376DC">
        <w:rPr>
          <w:rFonts w:ascii="Arial" w:eastAsia="Times New Roman" w:hAnsi="Arial" w:cs="Arial"/>
          <w:color w:val="242729"/>
          <w:sz w:val="23"/>
          <w:szCs w:val="23"/>
        </w:rPr>
        <w:t> but it resolved shortly after.</w:t>
      </w:r>
    </w:p>
    <w:p w:rsidR="000376DC" w:rsidRPr="000376DC" w:rsidRDefault="000376DC" w:rsidP="000376DC">
      <w:pPr>
        <w:pStyle w:val="NormalWeb"/>
        <w:shd w:val="clear" w:color="auto" w:fill="FFFFFF"/>
        <w:spacing w:before="0" w:beforeAutospacing="0" w:after="0" w:afterAutospacing="0"/>
        <w:textAlignment w:val="baseline"/>
        <w:rPr>
          <w:rFonts w:ascii="Arial" w:hAnsi="Arial" w:cs="Arial"/>
          <w:color w:val="242729"/>
          <w:sz w:val="23"/>
          <w:szCs w:val="23"/>
        </w:rPr>
      </w:pPr>
      <w:r w:rsidRPr="000376DC">
        <w:rPr>
          <w:sz w:val="20"/>
        </w:rPr>
        <w:sym w:font="Wingdings" w:char="F0E0"/>
      </w:r>
      <w:r w:rsidRPr="000376DC">
        <w:rPr>
          <w:rFonts w:ascii="Arial" w:hAnsi="Arial" w:cs="Arial"/>
          <w:color w:val="242729"/>
          <w:sz w:val="23"/>
          <w:szCs w:val="23"/>
        </w:rPr>
        <w:t>If you are using Docker Community Edition:</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23"/>
          <w:szCs w:val="23"/>
        </w:rPr>
      </w:pPr>
      <w:r w:rsidRPr="000376DC">
        <w:rPr>
          <w:rFonts w:ascii="inherit" w:eastAsia="Times New Roman" w:hAnsi="inherit" w:cs="Arial"/>
          <w:color w:val="242729"/>
          <w:sz w:val="23"/>
          <w:szCs w:val="23"/>
        </w:rPr>
        <w:t>docker system prune</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If you are using boot2docker (docker-machine) clear the volumes that are orphaned:</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23"/>
          <w:szCs w:val="23"/>
        </w:rPr>
      </w:pPr>
      <w:r w:rsidRPr="000376DC">
        <w:rPr>
          <w:rFonts w:ascii="inherit" w:eastAsia="Times New Roman" w:hAnsi="inherit" w:cs="Arial"/>
          <w:color w:val="242729"/>
          <w:sz w:val="23"/>
          <w:szCs w:val="23"/>
        </w:rPr>
        <w:t>docker volume rm $(docker volume ls -qf dangling=true)</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3"/>
          <w:szCs w:val="23"/>
        </w:rPr>
      </w:pPr>
      <w:r w:rsidRPr="000376DC">
        <w:rPr>
          <w:rFonts w:ascii="Arial" w:eastAsia="Times New Roman" w:hAnsi="Arial" w:cs="Arial"/>
          <w:color w:val="242729"/>
          <w:sz w:val="23"/>
          <w:szCs w:val="23"/>
        </w:rPr>
        <w:t>Clear unused images:</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23"/>
          <w:szCs w:val="23"/>
        </w:rPr>
      </w:pPr>
      <w:r w:rsidRPr="000376DC">
        <w:rPr>
          <w:rFonts w:ascii="inherit" w:eastAsia="Times New Roman" w:hAnsi="inherit" w:cs="Arial"/>
          <w:color w:val="242729"/>
          <w:sz w:val="23"/>
          <w:szCs w:val="23"/>
        </w:rPr>
        <w:t>docker rmi $(docker images -q -f "dangling=true")</w:t>
      </w:r>
    </w:p>
    <w:p w:rsidR="000376DC" w:rsidRPr="000376DC" w:rsidRDefault="000376DC" w:rsidP="000376DC">
      <w:pPr>
        <w:pStyle w:val="NormalWeb"/>
        <w:shd w:val="clear" w:color="auto" w:fill="FFFFFF"/>
        <w:spacing w:before="0" w:beforeAutospacing="0" w:after="0" w:afterAutospacing="0"/>
        <w:textAlignment w:val="baseline"/>
        <w:rPr>
          <w:rFonts w:ascii="Arial" w:hAnsi="Arial" w:cs="Arial"/>
          <w:color w:val="242729"/>
          <w:sz w:val="20"/>
          <w:szCs w:val="23"/>
        </w:rPr>
      </w:pPr>
      <w:r>
        <w:rPr>
          <w:sz w:val="20"/>
        </w:rPr>
        <w:t>-</w:t>
      </w:r>
      <w:r w:rsidRPr="000376DC">
        <w:rPr>
          <w:sz w:val="20"/>
        </w:rPr>
        <w:sym w:font="Wingdings" w:char="F0E0"/>
      </w:r>
      <w:r w:rsidRPr="000376DC">
        <w:rPr>
          <w:rFonts w:ascii="Arial" w:hAnsi="Arial" w:cs="Arial"/>
          <w:color w:val="242729"/>
          <w:sz w:val="20"/>
          <w:szCs w:val="23"/>
        </w:rPr>
        <w:t>A. REMOVE UNUSED IMAGES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using the docker rm or docker rmi commands you can remove the images that you don't need. Actually exist an image that helps in this task (martin/docker-cleanup-volumes). The basis is to start selectig from your images and containers list:</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19"/>
          <w:szCs w:val="23"/>
        </w:rPr>
      </w:pPr>
      <w:r w:rsidRPr="000376DC">
        <w:rPr>
          <w:rFonts w:ascii="inherit" w:eastAsia="Times New Roman" w:hAnsi="inherit" w:cs="Arial"/>
          <w:color w:val="242729"/>
          <w:sz w:val="19"/>
          <w:szCs w:val="23"/>
        </w:rPr>
        <w:t>docker ps -a -s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B. MODIFY THE DOCKER JSON DESCRIPTOR</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it's mentioned in some forums. The idea is to increment the descriptor located in ~/.docker/machine/machines/default/config.json . The param seems to be DiskSize but i don't know if it works in other OSs (not in windows).</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C. LINUX RESIZE:</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in Windows OS, docker machine or boot2docker is in fact a virtualbox vm, then you can follow the procedure to resize the disk. Take care to backup the files. The general procedure is to make a resize in virtualbox and then use an utilitary called gpartd to modify the space perceived by linux in its partitions. There are some links to do this procedure referenced below:</w:t>
      </w:r>
    </w:p>
    <w:p w:rsidR="000376DC" w:rsidRPr="000376DC" w:rsidRDefault="000376DC" w:rsidP="000376DC">
      <w:pPr>
        <w:numPr>
          <w:ilvl w:val="0"/>
          <w:numId w:val="4"/>
        </w:numPr>
        <w:shd w:val="clear" w:color="auto" w:fill="FFFFFF"/>
        <w:spacing w:after="0" w:line="240" w:lineRule="auto"/>
        <w:ind w:left="450"/>
        <w:textAlignment w:val="baseline"/>
        <w:rPr>
          <w:rFonts w:ascii="inherit" w:eastAsia="Times New Roman" w:hAnsi="inherit" w:cs="Arial"/>
          <w:color w:val="242729"/>
          <w:sz w:val="19"/>
          <w:szCs w:val="23"/>
        </w:rPr>
      </w:pPr>
      <w:hyperlink r:id="rId68" w:history="1">
        <w:r w:rsidRPr="000376DC">
          <w:rPr>
            <w:rFonts w:ascii="inherit" w:eastAsia="Times New Roman" w:hAnsi="inherit" w:cs="Arial"/>
            <w:color w:val="005999"/>
            <w:sz w:val="19"/>
            <w:szCs w:val="23"/>
            <w:u w:val="single"/>
            <w:bdr w:val="none" w:sz="0" w:space="0" w:color="auto" w:frame="1"/>
          </w:rPr>
          <w:t>resize vbox disk</w:t>
        </w:r>
      </w:hyperlink>
    </w:p>
    <w:p w:rsidR="000376DC" w:rsidRPr="000376DC" w:rsidRDefault="000376DC" w:rsidP="000376DC">
      <w:pPr>
        <w:numPr>
          <w:ilvl w:val="0"/>
          <w:numId w:val="4"/>
        </w:numPr>
        <w:shd w:val="clear" w:color="auto" w:fill="FFFFFF"/>
        <w:spacing w:after="0" w:line="240" w:lineRule="auto"/>
        <w:ind w:left="450"/>
        <w:textAlignment w:val="baseline"/>
        <w:rPr>
          <w:rFonts w:ascii="inherit" w:eastAsia="Times New Roman" w:hAnsi="inherit" w:cs="Arial"/>
          <w:color w:val="242729"/>
          <w:sz w:val="19"/>
          <w:szCs w:val="23"/>
        </w:rPr>
      </w:pPr>
      <w:hyperlink r:id="rId69" w:history="1">
        <w:r w:rsidRPr="000376DC">
          <w:rPr>
            <w:rFonts w:ascii="inherit" w:eastAsia="Times New Roman" w:hAnsi="inherit" w:cs="Arial"/>
            <w:color w:val="005999"/>
            <w:sz w:val="19"/>
            <w:szCs w:val="23"/>
            <w:u w:val="single"/>
            <w:bdr w:val="none" w:sz="0" w:space="0" w:color="auto" w:frame="1"/>
          </w:rPr>
          <w:t>move space</w:t>
        </w:r>
      </w:hyperlink>
    </w:p>
    <w:p w:rsidR="000376DC" w:rsidRPr="000376DC" w:rsidRDefault="000376DC" w:rsidP="000376DC">
      <w:pPr>
        <w:numPr>
          <w:ilvl w:val="0"/>
          <w:numId w:val="4"/>
        </w:numPr>
        <w:shd w:val="clear" w:color="auto" w:fill="FFFFFF"/>
        <w:spacing w:after="0" w:line="240" w:lineRule="auto"/>
        <w:ind w:left="450"/>
        <w:textAlignment w:val="baseline"/>
        <w:rPr>
          <w:rFonts w:ascii="inherit" w:eastAsia="Times New Roman" w:hAnsi="inherit" w:cs="Arial"/>
          <w:color w:val="242729"/>
          <w:sz w:val="19"/>
          <w:szCs w:val="23"/>
        </w:rPr>
      </w:pPr>
      <w:hyperlink r:id="rId70" w:history="1">
        <w:r w:rsidRPr="000376DC">
          <w:rPr>
            <w:rFonts w:ascii="inherit" w:eastAsia="Times New Roman" w:hAnsi="inherit" w:cs="Arial"/>
            <w:color w:val="005999"/>
            <w:sz w:val="19"/>
            <w:szCs w:val="23"/>
            <w:u w:val="single"/>
            <w:bdr w:val="none" w:sz="0" w:space="0" w:color="auto" w:frame="1"/>
          </w:rPr>
          <w:t>vbox forum</w:t>
        </w:r>
      </w:hyperlink>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D. RECREATE THE DOCKER-MACHINE / BOOT2DOCKER</w:t>
      </w:r>
    </w:p>
    <w:p w:rsidR="000376DC" w:rsidRPr="000376DC" w:rsidRDefault="000376DC" w:rsidP="000376DC">
      <w:pP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The idea is recreate the default docker-machine. The following commands can illustrate you. Note that as you are re-creating the boot2docker, you will lost the previous downloaded docker images.</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19"/>
          <w:szCs w:val="23"/>
        </w:rPr>
      </w:pPr>
      <w:r w:rsidRPr="000376DC">
        <w:rPr>
          <w:rFonts w:ascii="inherit" w:eastAsia="Times New Roman" w:hAnsi="inherit" w:cs="Arial"/>
          <w:color w:val="242729"/>
          <w:sz w:val="19"/>
          <w:szCs w:val="23"/>
        </w:rPr>
        <w:t>docker-machine rm default</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19"/>
          <w:szCs w:val="23"/>
        </w:rPr>
      </w:pPr>
      <w:r w:rsidRPr="000376DC">
        <w:rPr>
          <w:rFonts w:ascii="inherit" w:eastAsia="Times New Roman" w:hAnsi="inherit" w:cs="Arial"/>
          <w:color w:val="242729"/>
          <w:sz w:val="19"/>
          <w:szCs w:val="23"/>
        </w:rPr>
        <w:t>docker-machine create --driver virtualbox --virtualbox-disk-size "100100" default</w:t>
      </w:r>
    </w:p>
    <w:p w:rsidR="000376DC" w:rsidRPr="000376DC" w:rsidRDefault="000376DC" w:rsidP="000376DC">
      <w:pPr>
        <w:shd w:val="clear" w:color="auto" w:fill="FFF8DC"/>
        <w:spacing w:after="0" w:line="240" w:lineRule="auto"/>
        <w:textAlignment w:val="baseline"/>
        <w:rPr>
          <w:rFonts w:ascii="inherit" w:eastAsia="Times New Roman" w:hAnsi="inherit" w:cs="Arial"/>
          <w:color w:val="242729"/>
          <w:sz w:val="19"/>
          <w:szCs w:val="23"/>
        </w:rPr>
      </w:pPr>
      <w:r w:rsidRPr="000376DC">
        <w:rPr>
          <w:rFonts w:ascii="inherit" w:eastAsia="Times New Roman" w:hAnsi="inherit" w:cs="Arial"/>
          <w:color w:val="242729"/>
          <w:sz w:val="19"/>
          <w:szCs w:val="23"/>
        </w:rPr>
        <w:t>docker-machine env default</w:t>
      </w:r>
    </w:p>
    <w:p w:rsidR="000376DC" w:rsidRPr="000376DC" w:rsidRDefault="000376DC" w:rsidP="000376DC">
      <w:pPr>
        <w:pBdr>
          <w:bottom w:val="single" w:sz="6" w:space="1" w:color="auto"/>
        </w:pBdr>
        <w:shd w:val="clear" w:color="auto" w:fill="FFFFFF"/>
        <w:spacing w:after="0" w:line="240" w:lineRule="auto"/>
        <w:textAlignment w:val="baseline"/>
        <w:rPr>
          <w:rFonts w:ascii="Arial" w:eastAsia="Times New Roman" w:hAnsi="Arial" w:cs="Arial"/>
          <w:color w:val="242729"/>
          <w:sz w:val="20"/>
          <w:szCs w:val="23"/>
        </w:rPr>
      </w:pPr>
      <w:r w:rsidRPr="000376DC">
        <w:rPr>
          <w:rFonts w:ascii="Arial" w:eastAsia="Times New Roman" w:hAnsi="Arial" w:cs="Arial"/>
          <w:color w:val="242729"/>
          <w:sz w:val="20"/>
          <w:szCs w:val="23"/>
        </w:rPr>
        <w:t>then you can go to virtual box and see the boot2docker space with the command "df -h"</w:t>
      </w:r>
    </w:p>
    <w:p w:rsidR="000376DC" w:rsidRPr="000376DC" w:rsidRDefault="000376DC" w:rsidP="000376DC">
      <w:pPr>
        <w:spacing w:after="0" w:line="240" w:lineRule="auto"/>
        <w:rPr>
          <w:sz w:val="20"/>
        </w:rPr>
      </w:pPr>
      <w:r w:rsidRPr="000376DC">
        <w:rPr>
          <w:sz w:val="20"/>
        </w:rPr>
        <w:t>Thanks. I was working on Windows. I made it by recreating the docker-machine. – KinoP Jun 20 '16 at 2:47</w:t>
      </w:r>
    </w:p>
    <w:p w:rsidR="000376DC" w:rsidRPr="000376DC" w:rsidRDefault="000376DC" w:rsidP="000376DC">
      <w:pPr>
        <w:spacing w:after="0" w:line="240" w:lineRule="auto"/>
        <w:rPr>
          <w:sz w:val="20"/>
        </w:rPr>
      </w:pPr>
      <w:r w:rsidRPr="000376DC">
        <w:rPr>
          <w:sz w:val="20"/>
        </w:rPr>
        <w:t>Helped the D: (recreating docker machi</w:t>
      </w:r>
      <w:r>
        <w:rPr>
          <w:sz w:val="20"/>
        </w:rPr>
        <w:t>ne) – StanislavL Sep 4 at 13:37</w:t>
      </w:r>
      <w:r w:rsidRPr="000376DC">
        <w:rPr>
          <w:sz w:val="20"/>
        </w:rPr>
        <w:t xml:space="preserve"> </w:t>
      </w:r>
      <w:r w:rsidRPr="000376DC">
        <w:rPr>
          <w:sz w:val="20"/>
        </w:rPr>
        <w:tab/>
      </w:r>
    </w:p>
    <w:p w:rsidR="000376DC" w:rsidRDefault="000376DC" w:rsidP="000376DC">
      <w:pPr>
        <w:spacing w:after="0" w:line="240" w:lineRule="auto"/>
        <w:rPr>
          <w:sz w:val="20"/>
        </w:rPr>
      </w:pPr>
      <w:r w:rsidRPr="000376DC">
        <w:rPr>
          <w:sz w:val="20"/>
        </w:rPr>
        <w:t>Thank you, recreating the docker-machine worked for me (I'm on windows</w:t>
      </w:r>
    </w:p>
    <w:p w:rsidR="000376DC" w:rsidRPr="00F96266" w:rsidRDefault="000376DC" w:rsidP="000376DC">
      <w:pPr>
        <w:spacing w:after="0" w:line="240" w:lineRule="auto"/>
        <w:rPr>
          <w:sz w:val="20"/>
        </w:rPr>
      </w:pPr>
      <w:r>
        <w:rPr>
          <w:sz w:val="20"/>
        </w:rPr>
        <w:t>-</w:t>
      </w:r>
      <w:r w:rsidRPr="000376DC">
        <w:rPr>
          <w:sz w:val="20"/>
        </w:rPr>
        <w:sym w:font="Wingdings" w:char="F0E0"/>
      </w:r>
    </w:p>
    <w:p w:rsidR="000376DC" w:rsidRPr="0083052A" w:rsidRDefault="000376DC" w:rsidP="000376DC">
      <w:pPr>
        <w:shd w:val="clear" w:color="auto" w:fill="FFFFFF"/>
        <w:spacing w:after="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highlight w:val="yellow"/>
        </w:rPr>
        <w:t>I had the same error (</w:t>
      </w:r>
      <w:r w:rsidRPr="0083052A">
        <w:rPr>
          <w:rFonts w:ascii="Consolas" w:eastAsia="Times New Roman" w:hAnsi="Consolas" w:cs="Courier New"/>
          <w:color w:val="242729"/>
          <w:sz w:val="18"/>
          <w:szCs w:val="20"/>
          <w:highlight w:val="yellow"/>
          <w:bdr w:val="none" w:sz="0" w:space="0" w:color="auto" w:frame="1"/>
          <w:shd w:val="clear" w:color="auto" w:fill="EFF0F1"/>
        </w:rPr>
        <w:t>[ERROR] InnoDB: Error number 28 means 'No space left on device'</w:t>
      </w:r>
      <w:r w:rsidRPr="0083052A">
        <w:rPr>
          <w:rFonts w:ascii="inherit" w:eastAsia="Times New Roman" w:hAnsi="inherit" w:cs="Arial"/>
          <w:color w:val="242729"/>
          <w:sz w:val="21"/>
          <w:szCs w:val="23"/>
          <w:highlight w:val="yellow"/>
        </w:rPr>
        <w:t>)</w:t>
      </w:r>
      <w:r w:rsidRPr="0083052A">
        <w:rPr>
          <w:rFonts w:ascii="inherit" w:eastAsia="Times New Roman" w:hAnsi="inherit" w:cs="Arial"/>
          <w:color w:val="242729"/>
          <w:sz w:val="21"/>
          <w:szCs w:val="23"/>
        </w:rPr>
        <w:t xml:space="preserve"> and solve it this way:</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1 . Delete the orphaned volumes in Docker, you can use the built-in docker volume command. The built-in command also deletes any directory in /var/lib/docker/volumes that is not a volume so make sure you didn't put anything in there you want to save.</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lastRenderedPageBreak/>
        <w:t>Warning be very careful with this if you have some data you want to keep</w:t>
      </w:r>
    </w:p>
    <w:p w:rsidR="000376DC" w:rsidRPr="0083052A" w:rsidRDefault="000376DC" w:rsidP="000376DC">
      <w:pPr>
        <w:shd w:val="clear" w:color="auto" w:fill="FFFFFF"/>
        <w:spacing w:after="0" w:line="240" w:lineRule="auto"/>
        <w:textAlignment w:val="baseline"/>
        <w:rPr>
          <w:rFonts w:ascii="inherit" w:eastAsia="Times New Roman" w:hAnsi="inherit" w:cs="Arial"/>
          <w:color w:val="242729"/>
          <w:sz w:val="21"/>
          <w:szCs w:val="23"/>
        </w:rPr>
      </w:pPr>
      <w:r w:rsidRPr="0083052A">
        <w:rPr>
          <w:rFonts w:ascii="inherit" w:eastAsia="Times New Roman" w:hAnsi="inherit" w:cs="Arial"/>
          <w:b/>
          <w:bCs/>
          <w:color w:val="242729"/>
          <w:sz w:val="21"/>
          <w:szCs w:val="23"/>
          <w:bdr w:val="none" w:sz="0" w:space="0" w:color="auto" w:frame="1"/>
        </w:rPr>
        <w:t>Cleanup:</w:t>
      </w:r>
    </w:p>
    <w:p w:rsidR="000376DC" w:rsidRPr="0083052A"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3052A">
        <w:rPr>
          <w:rFonts w:ascii="Consolas" w:eastAsia="Times New Roman" w:hAnsi="Consolas" w:cs="Courier New"/>
          <w:color w:val="242729"/>
          <w:sz w:val="18"/>
          <w:szCs w:val="20"/>
          <w:bdr w:val="none" w:sz="0" w:space="0" w:color="auto" w:frame="1"/>
          <w:shd w:val="clear" w:color="auto" w:fill="EFF0F1"/>
        </w:rPr>
        <w:t>$ docker volume rm $(docker volume ls -qf dangling=true)</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Additional commands:</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List dangling volumes:</w:t>
      </w:r>
    </w:p>
    <w:p w:rsidR="000376DC" w:rsidRPr="0083052A"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3052A">
        <w:rPr>
          <w:rFonts w:ascii="Consolas" w:eastAsia="Times New Roman" w:hAnsi="Consolas" w:cs="Courier New"/>
          <w:color w:val="242729"/>
          <w:sz w:val="18"/>
          <w:szCs w:val="20"/>
          <w:bdr w:val="none" w:sz="0" w:space="0" w:color="auto" w:frame="1"/>
          <w:shd w:val="clear" w:color="auto" w:fill="EFF0F1"/>
        </w:rPr>
        <w:t>$ docker volume ls -qf dangling=true</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List all volumes:</w:t>
      </w:r>
    </w:p>
    <w:p w:rsidR="000376DC" w:rsidRPr="00DD2425" w:rsidRDefault="00DD2425"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Pr>
          <w:rFonts w:ascii="Consolas" w:eastAsia="Times New Roman" w:hAnsi="Consolas" w:cs="Courier New"/>
          <w:color w:val="242729"/>
          <w:sz w:val="18"/>
          <w:szCs w:val="20"/>
          <w:bdr w:val="none" w:sz="0" w:space="0" w:color="auto" w:frame="1"/>
          <w:shd w:val="clear" w:color="auto" w:fill="EFF0F1"/>
        </w:rPr>
        <w:t>$ docker volume ls</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2 . Also consider removing all the unused Images.</w:t>
      </w:r>
    </w:p>
    <w:p w:rsidR="000376DC" w:rsidRPr="0083052A" w:rsidRDefault="000376DC" w:rsidP="000376DC">
      <w:pPr>
        <w:shd w:val="clear" w:color="auto" w:fill="FFFFFF"/>
        <w:spacing w:after="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First get rid of the </w:t>
      </w:r>
      <w:r w:rsidRPr="0083052A">
        <w:rPr>
          <w:rFonts w:ascii="Consolas" w:eastAsia="Times New Roman" w:hAnsi="Consolas" w:cs="Courier New"/>
          <w:color w:val="242729"/>
          <w:sz w:val="18"/>
          <w:szCs w:val="20"/>
          <w:bdr w:val="none" w:sz="0" w:space="0" w:color="auto" w:frame="1"/>
          <w:shd w:val="clear" w:color="auto" w:fill="EFF0F1"/>
        </w:rPr>
        <w:t>&lt;none&gt;</w:t>
      </w:r>
      <w:r w:rsidRPr="0083052A">
        <w:rPr>
          <w:rFonts w:ascii="inherit" w:eastAsia="Times New Roman" w:hAnsi="inherit" w:cs="Arial"/>
          <w:color w:val="242729"/>
          <w:sz w:val="21"/>
          <w:szCs w:val="23"/>
        </w:rPr>
        <w:t> images (those are sometimes generated while building an image and if for any reason the image building was interrupted, they stay there).</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here's a nice script I use to remove them</w:t>
      </w:r>
    </w:p>
    <w:p w:rsidR="000376DC" w:rsidRPr="0083052A" w:rsidRDefault="000376DC" w:rsidP="000376D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3052A">
        <w:rPr>
          <w:rFonts w:ascii="Consolas" w:eastAsia="Times New Roman" w:hAnsi="Consolas" w:cs="Courier New"/>
          <w:color w:val="242729"/>
          <w:sz w:val="18"/>
          <w:szCs w:val="20"/>
          <w:bdr w:val="none" w:sz="0" w:space="0" w:color="auto" w:frame="1"/>
          <w:shd w:val="clear" w:color="auto" w:fill="EFF0F1"/>
        </w:rPr>
        <w:t>docker rmi $(docker images | grep "^&lt;none&gt;" | awk "{print $3}")</w:t>
      </w:r>
    </w:p>
    <w:p w:rsidR="000376DC" w:rsidRPr="0083052A" w:rsidRDefault="000376DC" w:rsidP="000376DC">
      <w:pPr>
        <w:shd w:val="clear" w:color="auto" w:fill="FFFFFF"/>
        <w:spacing w:after="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Then if you are using Docker Compose to build Images locally for every project. You will end up with a lot of images usually named like your folder (example if your project folder named Hello, you will find images name </w:t>
      </w:r>
      <w:r w:rsidRPr="0083052A">
        <w:rPr>
          <w:rFonts w:ascii="Consolas" w:eastAsia="Times New Roman" w:hAnsi="Consolas" w:cs="Courier New"/>
          <w:color w:val="242729"/>
          <w:sz w:val="18"/>
          <w:szCs w:val="20"/>
          <w:bdr w:val="none" w:sz="0" w:space="0" w:color="auto" w:frame="1"/>
          <w:shd w:val="clear" w:color="auto" w:fill="EFF0F1"/>
        </w:rPr>
        <w:t>Hello_blablabla</w:t>
      </w:r>
      <w:r w:rsidRPr="0083052A">
        <w:rPr>
          <w:rFonts w:ascii="inherit" w:eastAsia="Times New Roman" w:hAnsi="inherit" w:cs="Arial"/>
          <w:color w:val="242729"/>
          <w:sz w:val="21"/>
          <w:szCs w:val="23"/>
        </w:rPr>
        <w:t>). so also consider removing all these images</w:t>
      </w:r>
    </w:p>
    <w:p w:rsidR="000376DC" w:rsidRPr="0083052A" w:rsidRDefault="000376DC" w:rsidP="000376DC">
      <w:pPr>
        <w:shd w:val="clear" w:color="auto" w:fill="FFFFFF"/>
        <w:spacing w:after="240" w:line="240" w:lineRule="auto"/>
        <w:textAlignment w:val="baseline"/>
        <w:rPr>
          <w:rFonts w:ascii="inherit" w:eastAsia="Times New Roman" w:hAnsi="inherit" w:cs="Arial"/>
          <w:color w:val="242729"/>
          <w:sz w:val="21"/>
          <w:szCs w:val="23"/>
        </w:rPr>
      </w:pPr>
      <w:r w:rsidRPr="0083052A">
        <w:rPr>
          <w:rFonts w:ascii="inherit" w:eastAsia="Times New Roman" w:hAnsi="inherit" w:cs="Arial"/>
          <w:color w:val="242729"/>
          <w:sz w:val="21"/>
          <w:szCs w:val="23"/>
        </w:rPr>
        <w:t>you can edit the above script to remove them or remove them manually with</w:t>
      </w:r>
    </w:p>
    <w:p w:rsidR="000376DC" w:rsidRPr="0083052A" w:rsidRDefault="000376DC" w:rsidP="000376DC">
      <w:pPr>
        <w:shd w:val="clear" w:color="auto" w:fill="FFFFFF"/>
        <w:spacing w:after="75" w:line="240" w:lineRule="auto"/>
        <w:textAlignment w:val="baseline"/>
        <w:rPr>
          <w:rFonts w:ascii="inherit" w:eastAsia="Times New Roman" w:hAnsi="inherit" w:cs="Arial"/>
          <w:color w:val="242729"/>
          <w:sz w:val="21"/>
          <w:szCs w:val="23"/>
        </w:rPr>
      </w:pPr>
      <w:r w:rsidRPr="0083052A">
        <w:rPr>
          <w:rFonts w:ascii="Consolas" w:eastAsia="Times New Roman" w:hAnsi="Consolas" w:cs="Courier New"/>
          <w:color w:val="242729"/>
          <w:sz w:val="18"/>
          <w:szCs w:val="20"/>
          <w:bdr w:val="none" w:sz="0" w:space="0" w:color="auto" w:frame="1"/>
          <w:shd w:val="clear" w:color="auto" w:fill="EFF0F1"/>
        </w:rPr>
        <w:t>docker rmi {image-name}</w:t>
      </w:r>
    </w:p>
    <w:p w:rsidR="00F21983" w:rsidRPr="00F21983" w:rsidRDefault="0083052A" w:rsidP="00F21983">
      <w:pPr>
        <w:rPr>
          <w:b/>
          <w:bCs/>
          <w:sz w:val="20"/>
        </w:rPr>
      </w:pPr>
      <w:r>
        <w:rPr>
          <w:sz w:val="20"/>
        </w:rPr>
        <w:t>12.)</w:t>
      </w:r>
      <w:r w:rsidR="00F21983" w:rsidRPr="00F21983">
        <w:rPr>
          <w:rFonts w:ascii="Arial" w:hAnsi="Arial" w:cs="Arial"/>
          <w:color w:val="242729"/>
          <w:sz w:val="33"/>
          <w:szCs w:val="33"/>
        </w:rPr>
        <w:t xml:space="preserve"> </w:t>
      </w:r>
      <w:hyperlink r:id="rId71" w:history="1">
        <w:r w:rsidR="00F21983" w:rsidRPr="00F21983">
          <w:rPr>
            <w:rStyle w:val="Hyperlink"/>
            <w:sz w:val="20"/>
          </w:rPr>
          <w:t>Where is a log file with logs from a container?</w:t>
        </w:r>
      </w:hyperlink>
    </w:p>
    <w:tbl>
      <w:tblPr>
        <w:tblW w:w="0" w:type="auto"/>
        <w:shd w:val="clear" w:color="auto" w:fill="FFFFFF"/>
        <w:tblCellMar>
          <w:left w:w="0" w:type="dxa"/>
          <w:right w:w="0" w:type="dxa"/>
        </w:tblCellMar>
        <w:tblLook w:val="04A0" w:firstRow="1" w:lastRow="0" w:firstColumn="1" w:lastColumn="0" w:noHBand="0" w:noVBand="1"/>
      </w:tblPr>
      <w:tblGrid>
        <w:gridCol w:w="709"/>
        <w:gridCol w:w="9911"/>
      </w:tblGrid>
      <w:tr w:rsidR="00F21983" w:rsidRPr="00F21983" w:rsidTr="00F21983">
        <w:tc>
          <w:tcPr>
            <w:tcW w:w="0" w:type="auto"/>
            <w:tcBorders>
              <w:top w:val="nil"/>
              <w:left w:val="nil"/>
              <w:bottom w:val="nil"/>
              <w:right w:val="nil"/>
            </w:tcBorders>
            <w:shd w:val="clear" w:color="auto" w:fill="FFFFFF"/>
            <w:tcMar>
              <w:top w:w="0" w:type="dxa"/>
              <w:left w:w="0" w:type="dxa"/>
              <w:bottom w:w="0" w:type="dxa"/>
              <w:right w:w="225" w:type="dxa"/>
            </w:tcMar>
            <w:hideMark/>
          </w:tcPr>
          <w:p w:rsidR="00F21983" w:rsidRPr="00F21983" w:rsidRDefault="00F21983" w:rsidP="00F21983">
            <w:pPr>
              <w:spacing w:after="0" w:line="240" w:lineRule="auto"/>
              <w:jc w:val="center"/>
              <w:textAlignment w:val="baseline"/>
              <w:rPr>
                <w:rFonts w:ascii="inherit" w:eastAsia="Times New Roman" w:hAnsi="inherit" w:cs="Arial"/>
                <w:color w:val="242729"/>
                <w:sz w:val="20"/>
                <w:szCs w:val="20"/>
              </w:rPr>
            </w:pPr>
            <w:r w:rsidRPr="00F21983">
              <w:rPr>
                <w:rFonts w:ascii="inherit" w:eastAsia="Times New Roman" w:hAnsi="inherit" w:cs="Arial"/>
                <w:noProof/>
                <w:color w:val="242729"/>
                <w:sz w:val="20"/>
                <w:szCs w:val="20"/>
              </w:rPr>
              <mc:AlternateContent>
                <mc:Choice Requires="wps">
                  <w:drawing>
                    <wp:inline distT="0" distB="0" distL="0" distR="0" wp14:anchorId="0781740E" wp14:editId="3DF68CF7">
                      <wp:extent cx="307340" cy="307340"/>
                      <wp:effectExtent l="0" t="0" r="0" b="0"/>
                      <wp:docPr id="13" name="watchIcon" descr="chrome-extension://pihfndpmcafdecheofkjfkadecoogigm/resources/images/icon_grey_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05C62" id="watchIcon" o:spid="_x0000_s1026" alt="chrome-extension://pihfndpmcafdecheofkjfkadecoogigm/resources/images/icon_grey_19.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GvFBA3yAgAAFAYA&#10;AA4AAAAAAAAAAAAAAAAALgIAAGRycy9lMm9Eb2MueG1sUEsBAi0AFAAGAAgAAAAhAOvGwKTZAAAA&#10;AwEAAA8AAAAAAAAAAAAAAAAATAUAAGRycy9kb3ducmV2LnhtbFBLBQYAAAAABAAEAPMAAABSBgAA&#10;AAA=&#10;" filled="f" stroked="f">
                      <o:lock v:ext="edit" aspectratio="t"/>
                      <w10:anchorlock/>
                    </v:rect>
                  </w:pict>
                </mc:Fallback>
              </mc:AlternateContent>
            </w:r>
          </w:p>
        </w:tc>
        <w:tc>
          <w:tcPr>
            <w:tcW w:w="0" w:type="auto"/>
            <w:tcBorders>
              <w:top w:val="nil"/>
              <w:left w:val="nil"/>
              <w:bottom w:val="nil"/>
              <w:right w:val="nil"/>
            </w:tcBorders>
            <w:shd w:val="clear" w:color="auto" w:fill="FFFFFF"/>
            <w:hideMark/>
          </w:tcPr>
          <w:p w:rsidR="00F21983" w:rsidRPr="00F21983" w:rsidRDefault="00F21983" w:rsidP="00F21983">
            <w:pPr>
              <w:spacing w:after="75" w:line="240" w:lineRule="auto"/>
              <w:textAlignment w:val="baseline"/>
              <w:rPr>
                <w:rFonts w:ascii="inherit" w:eastAsia="Times New Roman" w:hAnsi="inherit" w:cs="Arial"/>
                <w:color w:val="242729"/>
                <w:sz w:val="23"/>
                <w:szCs w:val="23"/>
              </w:rPr>
            </w:pPr>
            <w:r w:rsidRPr="00F21983">
              <w:rPr>
                <w:rFonts w:ascii="inherit" w:eastAsia="Times New Roman" w:hAnsi="inherit" w:cs="Arial"/>
                <w:color w:val="242729"/>
                <w:sz w:val="23"/>
                <w:szCs w:val="23"/>
              </w:rPr>
              <w:t>I am running several containers using </w:t>
            </w:r>
            <w:r w:rsidRPr="00F21983">
              <w:rPr>
                <w:rFonts w:ascii="Consolas" w:eastAsia="Times New Roman" w:hAnsi="Consolas" w:cs="Courier New"/>
                <w:color w:val="242729"/>
                <w:sz w:val="20"/>
                <w:szCs w:val="20"/>
                <w:bdr w:val="none" w:sz="0" w:space="0" w:color="auto" w:frame="1"/>
                <w:shd w:val="clear" w:color="auto" w:fill="EFF0F1"/>
              </w:rPr>
              <w:t>docker-compose</w:t>
            </w:r>
            <w:r w:rsidRPr="00F21983">
              <w:rPr>
                <w:rFonts w:ascii="inherit" w:eastAsia="Times New Roman" w:hAnsi="inherit" w:cs="Arial"/>
                <w:color w:val="242729"/>
                <w:sz w:val="23"/>
                <w:szCs w:val="23"/>
              </w:rPr>
              <w:t>. I can see application logs with command </w:t>
            </w:r>
            <w:r w:rsidRPr="00F21983">
              <w:rPr>
                <w:rFonts w:ascii="Consolas" w:eastAsia="Times New Roman" w:hAnsi="Consolas" w:cs="Courier New"/>
                <w:color w:val="242729"/>
                <w:sz w:val="20"/>
                <w:szCs w:val="20"/>
                <w:bdr w:val="none" w:sz="0" w:space="0" w:color="auto" w:frame="1"/>
                <w:shd w:val="clear" w:color="auto" w:fill="EFF0F1"/>
              </w:rPr>
              <w:t>docker-compose logs</w:t>
            </w:r>
            <w:r w:rsidRPr="00F21983">
              <w:rPr>
                <w:rFonts w:ascii="inherit" w:eastAsia="Times New Roman" w:hAnsi="inherit" w:cs="Arial"/>
                <w:color w:val="242729"/>
                <w:sz w:val="23"/>
                <w:szCs w:val="23"/>
              </w:rPr>
              <w:t>. However I would like to access raw log file to send it somewhere for example? Where is it located? I guess it's separate log per each container (inside container?) but where I can find it?</w:t>
            </w:r>
          </w:p>
        </w:tc>
      </w:tr>
    </w:tbl>
    <w:p w:rsidR="00F21983" w:rsidRPr="00F96266" w:rsidRDefault="00F21983">
      <w:pPr>
        <w:spacing w:after="0" w:line="240" w:lineRule="auto"/>
        <w:rPr>
          <w:sz w:val="20"/>
        </w:rPr>
      </w:pPr>
      <w:r w:rsidRPr="00F21983">
        <w:rPr>
          <w:sz w:val="20"/>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7148"/>
      </w:tblGrid>
      <w:tr w:rsidR="00F21983" w:rsidRPr="00F21983" w:rsidTr="00F21983">
        <w:tc>
          <w:tcPr>
            <w:tcW w:w="0" w:type="auto"/>
            <w:tcBorders>
              <w:top w:val="nil"/>
              <w:left w:val="nil"/>
              <w:bottom w:val="nil"/>
              <w:right w:val="nil"/>
            </w:tcBorders>
            <w:shd w:val="clear" w:color="auto" w:fill="FFFFFF"/>
            <w:tcMar>
              <w:top w:w="0" w:type="dxa"/>
              <w:left w:w="0" w:type="dxa"/>
              <w:bottom w:w="0" w:type="dxa"/>
              <w:right w:w="225" w:type="dxa"/>
            </w:tcMar>
            <w:hideMark/>
          </w:tcPr>
          <w:p w:rsidR="00F21983" w:rsidRPr="00F21983" w:rsidRDefault="00F21983" w:rsidP="00F21983">
            <w:pPr>
              <w:spacing w:after="0" w:line="240" w:lineRule="auto"/>
              <w:jc w:val="center"/>
              <w:textAlignment w:val="baseline"/>
              <w:rPr>
                <w:rFonts w:ascii="inherit" w:eastAsia="Times New Roman" w:hAnsi="inherit" w:cs="Arial"/>
                <w:color w:val="242729"/>
                <w:sz w:val="20"/>
                <w:szCs w:val="20"/>
              </w:rPr>
            </w:pPr>
            <w:r w:rsidRPr="00F21983">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F21983" w:rsidRPr="00F21983" w:rsidRDefault="00F21983" w:rsidP="00F21983">
            <w:pPr>
              <w:spacing w:after="240" w:line="240" w:lineRule="auto"/>
              <w:textAlignment w:val="baseline"/>
              <w:rPr>
                <w:rFonts w:ascii="inherit" w:eastAsia="Times New Roman" w:hAnsi="inherit" w:cs="Arial"/>
                <w:color w:val="242729"/>
                <w:sz w:val="23"/>
                <w:szCs w:val="23"/>
              </w:rPr>
            </w:pPr>
            <w:r w:rsidRPr="00F21983">
              <w:rPr>
                <w:rFonts w:ascii="inherit" w:eastAsia="Times New Roman" w:hAnsi="inherit" w:cs="Arial"/>
                <w:color w:val="242729"/>
                <w:sz w:val="23"/>
                <w:szCs w:val="23"/>
              </w:rPr>
              <w:t>A container's logs can be found in :</w:t>
            </w:r>
          </w:p>
          <w:p w:rsidR="00F21983" w:rsidRPr="00F21983" w:rsidRDefault="00F21983" w:rsidP="00F2198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21983">
              <w:rPr>
                <w:rFonts w:ascii="Consolas" w:eastAsia="Times New Roman" w:hAnsi="Consolas" w:cs="Courier New"/>
                <w:color w:val="242729"/>
                <w:sz w:val="20"/>
                <w:szCs w:val="20"/>
                <w:bdr w:val="none" w:sz="0" w:space="0" w:color="auto" w:frame="1"/>
                <w:shd w:val="clear" w:color="auto" w:fill="EFF0F1"/>
              </w:rPr>
              <w:t>/var/lib/docker/containers/&lt;container id&gt;/&lt;container id&gt;-json.log</w:t>
            </w:r>
          </w:p>
          <w:p w:rsidR="00F21983" w:rsidRPr="00F21983" w:rsidRDefault="00F21983" w:rsidP="00F21983">
            <w:pPr>
              <w:spacing w:after="240" w:line="240" w:lineRule="auto"/>
              <w:textAlignment w:val="baseline"/>
              <w:rPr>
                <w:rFonts w:ascii="inherit" w:eastAsia="Times New Roman" w:hAnsi="inherit" w:cs="Arial"/>
                <w:color w:val="242729"/>
                <w:sz w:val="23"/>
                <w:szCs w:val="23"/>
              </w:rPr>
            </w:pPr>
            <w:r w:rsidRPr="00F21983">
              <w:rPr>
                <w:rFonts w:ascii="inherit" w:eastAsia="Times New Roman" w:hAnsi="inherit" w:cs="Arial"/>
                <w:color w:val="242729"/>
                <w:sz w:val="23"/>
                <w:szCs w:val="23"/>
              </w:rPr>
              <w:t>(if you use the default log format which is json)</w:t>
            </w:r>
          </w:p>
        </w:tc>
      </w:tr>
    </w:tbl>
    <w:p w:rsidR="003032AD" w:rsidRPr="003032AD" w:rsidRDefault="003032AD" w:rsidP="003032AD">
      <w:pPr>
        <w:pStyle w:val="NormalWeb"/>
        <w:shd w:val="clear" w:color="auto" w:fill="FFFFFF"/>
        <w:spacing w:before="0" w:beforeAutospacing="0" w:after="0" w:afterAutospacing="0"/>
        <w:textAlignment w:val="baseline"/>
        <w:rPr>
          <w:rFonts w:ascii="Arial" w:hAnsi="Arial" w:cs="Arial"/>
          <w:color w:val="242729"/>
          <w:sz w:val="23"/>
          <w:szCs w:val="23"/>
        </w:rPr>
      </w:pPr>
      <w:r>
        <w:rPr>
          <w:sz w:val="20"/>
        </w:rPr>
        <w:t>-</w:t>
      </w:r>
      <w:r w:rsidRPr="003032AD">
        <w:rPr>
          <w:sz w:val="20"/>
        </w:rPr>
        <w:sym w:font="Wingdings" w:char="F0E0"/>
      </w:r>
      <w:r w:rsidRPr="003032AD">
        <w:rPr>
          <w:rFonts w:ascii="Arial" w:hAnsi="Arial" w:cs="Arial"/>
          <w:color w:val="242729"/>
          <w:sz w:val="23"/>
          <w:szCs w:val="23"/>
        </w:rPr>
        <w:t>You can </w:t>
      </w:r>
      <w:hyperlink r:id="rId72" w:history="1">
        <w:r w:rsidRPr="003032AD">
          <w:rPr>
            <w:rFonts w:ascii="Consolas" w:hAnsi="Consolas" w:cs="Courier New"/>
            <w:color w:val="005999"/>
            <w:sz w:val="20"/>
            <w:szCs w:val="20"/>
            <w:bdr w:val="none" w:sz="0" w:space="0" w:color="auto" w:frame="1"/>
            <w:shd w:val="clear" w:color="auto" w:fill="EFF0F1"/>
          </w:rPr>
          <w:t>docker inspect</w:t>
        </w:r>
      </w:hyperlink>
      <w:r w:rsidRPr="003032AD">
        <w:rPr>
          <w:rFonts w:ascii="Arial" w:hAnsi="Arial" w:cs="Arial"/>
          <w:color w:val="242729"/>
          <w:sz w:val="23"/>
          <w:szCs w:val="23"/>
        </w:rPr>
        <w:t> each container to see where their logs are:</w:t>
      </w:r>
    </w:p>
    <w:p w:rsidR="003032AD" w:rsidRPr="003032AD" w:rsidRDefault="003032AD" w:rsidP="00303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032AD">
        <w:rPr>
          <w:rFonts w:ascii="Consolas" w:eastAsia="Times New Roman" w:hAnsi="Consolas" w:cs="Courier New"/>
          <w:color w:val="242729"/>
          <w:sz w:val="20"/>
          <w:szCs w:val="20"/>
          <w:bdr w:val="none" w:sz="0" w:space="0" w:color="auto" w:frame="1"/>
          <w:shd w:val="clear" w:color="auto" w:fill="EFF0F1"/>
        </w:rPr>
        <w:t>docker inspect --format=</w:t>
      </w:r>
      <w:r w:rsidRPr="003032AD">
        <w:rPr>
          <w:rFonts w:ascii="Consolas" w:eastAsia="Times New Roman" w:hAnsi="Consolas" w:cs="Courier New"/>
          <w:color w:val="242729"/>
          <w:sz w:val="20"/>
          <w:szCs w:val="20"/>
          <w:highlight w:val="yellow"/>
          <w:bdr w:val="none" w:sz="0" w:space="0" w:color="auto" w:frame="1"/>
          <w:shd w:val="clear" w:color="auto" w:fill="EFF0F1"/>
        </w:rPr>
        <w:t>'{{.LogPath}}' $INSTANCE_ID</w:t>
      </w:r>
    </w:p>
    <w:p w:rsidR="003032AD" w:rsidRPr="003032AD" w:rsidRDefault="003032AD" w:rsidP="00DD2425">
      <w:pPr>
        <w:spacing w:after="0" w:line="240" w:lineRule="auto"/>
        <w:rPr>
          <w:rFonts w:ascii="Times New Roman" w:eastAsia="Times New Roman" w:hAnsi="Times New Roman" w:cs="Times New Roman"/>
          <w:sz w:val="24"/>
          <w:szCs w:val="24"/>
        </w:rPr>
      </w:pPr>
      <w:r w:rsidRPr="003032AD">
        <w:rPr>
          <w:rFonts w:ascii="Times New Roman" w:eastAsia="Times New Roman" w:hAnsi="Times New Roman" w:cs="Times New Roman"/>
          <w:sz w:val="24"/>
          <w:szCs w:val="24"/>
        </w:rPr>
        <w:pict>
          <v:rect id="_x0000_i1030" style="width:0;height:.75pt" o:hrstd="t" o:hrnoshade="t" o:hr="t" fillcolor="#d6d9dc" stroked="f"/>
        </w:pict>
      </w:r>
      <w:r w:rsidRPr="003032AD">
        <w:rPr>
          <w:rFonts w:ascii="Arial" w:eastAsia="Times New Roman" w:hAnsi="Arial" w:cs="Arial"/>
          <w:color w:val="242729"/>
          <w:sz w:val="23"/>
          <w:szCs w:val="23"/>
        </w:rPr>
        <w:t>Of interest:</w:t>
      </w:r>
    </w:p>
    <w:p w:rsidR="003032AD" w:rsidRPr="003032AD" w:rsidRDefault="003032AD" w:rsidP="00DD2425">
      <w:pPr>
        <w:numPr>
          <w:ilvl w:val="0"/>
          <w:numId w:val="5"/>
        </w:numPr>
        <w:shd w:val="clear" w:color="auto" w:fill="FFFFFF"/>
        <w:spacing w:after="0" w:line="240" w:lineRule="auto"/>
        <w:ind w:left="450"/>
        <w:textAlignment w:val="baseline"/>
        <w:rPr>
          <w:rFonts w:ascii="inherit" w:eastAsia="Times New Roman" w:hAnsi="inherit" w:cs="Arial"/>
          <w:color w:val="242729"/>
          <w:sz w:val="23"/>
          <w:szCs w:val="23"/>
        </w:rPr>
      </w:pPr>
      <w:hyperlink r:id="rId73" w:anchor="issuecomment-141936600" w:history="1">
        <w:r w:rsidRPr="003032AD">
          <w:rPr>
            <w:rFonts w:ascii="inherit" w:eastAsia="Times New Roman" w:hAnsi="inherit" w:cs="Arial"/>
            <w:color w:val="005999"/>
            <w:sz w:val="23"/>
            <w:szCs w:val="23"/>
            <w:u w:val="single"/>
            <w:bdr w:val="none" w:sz="0" w:space="0" w:color="auto" w:frame="1"/>
          </w:rPr>
          <w:t>issue 1083</w:t>
        </w:r>
      </w:hyperlink>
      <w:r w:rsidRPr="003032AD">
        <w:rPr>
          <w:rFonts w:ascii="inherit" w:eastAsia="Times New Roman" w:hAnsi="inherit" w:cs="Arial"/>
          <w:color w:val="242729"/>
          <w:sz w:val="23"/>
          <w:szCs w:val="23"/>
        </w:rPr>
        <w:t>:</w:t>
      </w:r>
    </w:p>
    <w:p w:rsidR="003032AD" w:rsidRPr="003032AD" w:rsidRDefault="003032AD" w:rsidP="003032AD">
      <w:pPr>
        <w:shd w:val="clear" w:color="auto" w:fill="FFF8DC"/>
        <w:spacing w:line="240" w:lineRule="auto"/>
        <w:textAlignment w:val="baseline"/>
        <w:rPr>
          <w:rFonts w:ascii="inherit" w:eastAsia="Times New Roman" w:hAnsi="inherit" w:cs="Arial"/>
          <w:color w:val="242729"/>
          <w:sz w:val="23"/>
          <w:szCs w:val="23"/>
        </w:rPr>
      </w:pPr>
      <w:r w:rsidRPr="003032AD">
        <w:rPr>
          <w:rFonts w:ascii="inherit" w:eastAsia="Times New Roman" w:hAnsi="inherit" w:cs="Arial"/>
          <w:color w:val="242729"/>
          <w:sz w:val="23"/>
          <w:szCs w:val="23"/>
        </w:rPr>
        <w:t>Docker 1.8 and docker-compose 1.4 there is already exists a method to limit log size using </w:t>
      </w:r>
      <w:hyperlink r:id="rId74" w:anchor="log-driver" w:history="1">
        <w:r w:rsidRPr="003032AD">
          <w:rPr>
            <w:rFonts w:ascii="inherit" w:eastAsia="Times New Roman" w:hAnsi="inherit" w:cs="Arial"/>
            <w:color w:val="005999"/>
            <w:sz w:val="23"/>
            <w:szCs w:val="23"/>
            <w:u w:val="single"/>
            <w:bdr w:val="none" w:sz="0" w:space="0" w:color="auto" w:frame="1"/>
          </w:rPr>
          <w:t>docker compose log driver</w:t>
        </w:r>
      </w:hyperlink>
      <w:r w:rsidRPr="003032AD">
        <w:rPr>
          <w:rFonts w:ascii="inherit" w:eastAsia="Times New Roman" w:hAnsi="inherit" w:cs="Arial"/>
          <w:color w:val="242729"/>
          <w:sz w:val="23"/>
          <w:szCs w:val="23"/>
        </w:rPr>
        <w:t> and log-opt max-size:</w:t>
      </w:r>
    </w:p>
    <w:p w:rsidR="003032AD" w:rsidRPr="003032AD" w:rsidRDefault="003032AD" w:rsidP="00303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032AD">
        <w:rPr>
          <w:rFonts w:ascii="Consolas" w:eastAsia="Times New Roman" w:hAnsi="Consolas" w:cs="Courier New"/>
          <w:color w:val="242729"/>
          <w:sz w:val="20"/>
          <w:szCs w:val="20"/>
          <w:bdr w:val="none" w:sz="0" w:space="0" w:color="auto" w:frame="1"/>
          <w:shd w:val="clear" w:color="auto" w:fill="EFF0F1"/>
        </w:rPr>
        <w:t>log_driver: "json-file"</w:t>
      </w:r>
    </w:p>
    <w:p w:rsidR="003032AD" w:rsidRPr="003032AD" w:rsidRDefault="003032AD" w:rsidP="00303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032AD">
        <w:rPr>
          <w:rFonts w:ascii="Consolas" w:eastAsia="Times New Roman" w:hAnsi="Consolas" w:cs="Courier New"/>
          <w:color w:val="242729"/>
          <w:sz w:val="20"/>
          <w:szCs w:val="20"/>
          <w:bdr w:val="none" w:sz="0" w:space="0" w:color="auto" w:frame="1"/>
          <w:shd w:val="clear" w:color="auto" w:fill="EFF0F1"/>
        </w:rPr>
        <w:t>log_opt:</w:t>
      </w:r>
    </w:p>
    <w:p w:rsidR="003032AD" w:rsidRPr="003032AD" w:rsidRDefault="003032AD" w:rsidP="00303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032AD">
        <w:rPr>
          <w:rFonts w:ascii="Consolas" w:eastAsia="Times New Roman" w:hAnsi="Consolas" w:cs="Courier New"/>
          <w:color w:val="242729"/>
          <w:sz w:val="20"/>
          <w:szCs w:val="20"/>
          <w:bdr w:val="none" w:sz="0" w:space="0" w:color="auto" w:frame="1"/>
          <w:shd w:val="clear" w:color="auto" w:fill="EFF0F1"/>
        </w:rPr>
        <w:t xml:space="preserve">  max-size: "100k"</w:t>
      </w:r>
    </w:p>
    <w:p w:rsidR="003032AD" w:rsidRPr="003032AD" w:rsidRDefault="003032AD" w:rsidP="003032A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032AD">
        <w:rPr>
          <w:rFonts w:ascii="Consolas" w:eastAsia="Times New Roman" w:hAnsi="Consolas" w:cs="Courier New"/>
          <w:color w:val="242729"/>
          <w:sz w:val="20"/>
          <w:szCs w:val="20"/>
          <w:bdr w:val="none" w:sz="0" w:space="0" w:color="auto" w:frame="1"/>
          <w:shd w:val="clear" w:color="auto" w:fill="EFF0F1"/>
        </w:rPr>
        <w:t xml:space="preserve">  max-file: "20"</w:t>
      </w:r>
    </w:p>
    <w:p w:rsidR="003032AD" w:rsidRPr="003032AD" w:rsidRDefault="003032AD" w:rsidP="003032AD">
      <w:pPr>
        <w:numPr>
          <w:ilvl w:val="0"/>
          <w:numId w:val="6"/>
        </w:numPr>
        <w:shd w:val="clear" w:color="auto" w:fill="FFFFFF"/>
        <w:spacing w:after="0" w:line="240" w:lineRule="auto"/>
        <w:ind w:left="450"/>
        <w:textAlignment w:val="baseline"/>
        <w:rPr>
          <w:rFonts w:ascii="inherit" w:eastAsia="Times New Roman" w:hAnsi="inherit" w:cs="Arial"/>
          <w:color w:val="242729"/>
          <w:sz w:val="23"/>
          <w:szCs w:val="23"/>
        </w:rPr>
      </w:pPr>
      <w:hyperlink r:id="rId75" w:history="1">
        <w:r w:rsidRPr="003032AD">
          <w:rPr>
            <w:rFonts w:ascii="inherit" w:eastAsia="Times New Roman" w:hAnsi="inherit" w:cs="Arial"/>
            <w:color w:val="005999"/>
            <w:sz w:val="23"/>
            <w:szCs w:val="23"/>
            <w:u w:val="single"/>
            <w:bdr w:val="none" w:sz="0" w:space="0" w:color="auto" w:frame="1"/>
          </w:rPr>
          <w:t>issue 1866</w:t>
        </w:r>
      </w:hyperlink>
      <w:r w:rsidRPr="003032AD">
        <w:rPr>
          <w:rFonts w:ascii="inherit" w:eastAsia="Times New Roman" w:hAnsi="inherit" w:cs="Arial"/>
          <w:color w:val="242729"/>
          <w:sz w:val="23"/>
          <w:szCs w:val="23"/>
        </w:rPr>
        <w:t>: logs doesn't exit if the container is already stopped</w:t>
      </w:r>
    </w:p>
    <w:p w:rsidR="00995674" w:rsidRDefault="003E67CC" w:rsidP="00995674">
      <w:pPr>
        <w:rPr>
          <w:sz w:val="20"/>
        </w:rPr>
      </w:pPr>
      <w:r>
        <w:rPr>
          <w:sz w:val="20"/>
        </w:rPr>
        <w:t>13.)</w:t>
      </w:r>
      <w:r w:rsidR="00995674" w:rsidRPr="00995674">
        <w:rPr>
          <w:rFonts w:ascii="Arial" w:hAnsi="Arial" w:cs="Arial"/>
          <w:color w:val="242729"/>
          <w:sz w:val="33"/>
          <w:szCs w:val="33"/>
        </w:rPr>
        <w:t xml:space="preserve"> </w:t>
      </w:r>
      <w:hyperlink r:id="rId76" w:history="1">
        <w:r w:rsidR="00995674" w:rsidRPr="00995674">
          <w:rPr>
            <w:rStyle w:val="Hyperlink"/>
            <w:sz w:val="20"/>
          </w:rPr>
          <w:t>Using docker-compose with CI - how to deal with exit codes and daemonized linked containers?</w:t>
        </w:r>
      </w:hyperlink>
    </w:p>
    <w:p w:rsidR="00DD2425" w:rsidRPr="00995674" w:rsidRDefault="00DD2425" w:rsidP="00DD2425">
      <w:pPr>
        <w:spacing w:after="24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Right now our Jenkins agents generate a docker-compose.yml for each of our Rails projects and then run docker-compose up. The docker-compose.yml has a main "web" container that has rbenv and all of our other Rails dependencies inside. It is linked to a DB container that contains the test Postgres DB.</w:t>
      </w:r>
    </w:p>
    <w:p w:rsidR="00DD2425" w:rsidRPr="00995674" w:rsidRDefault="00DD2425" w:rsidP="00995674">
      <w:pPr>
        <w:rPr>
          <w:b/>
          <w:bCs/>
          <w:sz w:val="20"/>
        </w:rPr>
      </w:pP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995674" w:rsidRPr="00995674" w:rsidTr="00995674">
        <w:trPr>
          <w:trHeight w:val="4680"/>
        </w:trPr>
        <w:tc>
          <w:tcPr>
            <w:tcW w:w="0" w:type="auto"/>
            <w:tcBorders>
              <w:top w:val="nil"/>
              <w:left w:val="nil"/>
              <w:bottom w:val="nil"/>
              <w:right w:val="nil"/>
            </w:tcBorders>
            <w:shd w:val="clear" w:color="auto" w:fill="FFFFFF"/>
            <w:tcMar>
              <w:top w:w="0" w:type="dxa"/>
              <w:left w:w="0" w:type="dxa"/>
              <w:bottom w:w="0" w:type="dxa"/>
              <w:right w:w="225" w:type="dxa"/>
            </w:tcMar>
            <w:hideMark/>
          </w:tcPr>
          <w:p w:rsidR="00995674" w:rsidRPr="00995674" w:rsidRDefault="00995674" w:rsidP="00995674">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995674" w:rsidRPr="00995674" w:rsidRDefault="00995674" w:rsidP="00995674">
            <w:pPr>
              <w:spacing w:after="24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The problem comes when we need to actually run the tests and generate exit codes. Our CI server will only deploy if the test script returns exit 0, but docker-compose always returns 0, even if one of the container commands fail.</w:t>
            </w:r>
          </w:p>
          <w:p w:rsidR="00995674" w:rsidRPr="00995674" w:rsidRDefault="00995674" w:rsidP="00995674">
            <w:pPr>
              <w:spacing w:after="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The other issue is that the DB container runs indefinitely, even after the web container is done running the tests, so </w:t>
            </w:r>
            <w:r w:rsidRPr="00995674">
              <w:rPr>
                <w:rFonts w:ascii="Consolas" w:eastAsia="Times New Roman" w:hAnsi="Consolas" w:cs="Courier New"/>
                <w:color w:val="242729"/>
                <w:sz w:val="20"/>
                <w:szCs w:val="20"/>
                <w:bdr w:val="none" w:sz="0" w:space="0" w:color="auto" w:frame="1"/>
                <w:shd w:val="clear" w:color="auto" w:fill="EFF0F1"/>
              </w:rPr>
              <w:t>docker-compose up</w:t>
            </w:r>
            <w:r w:rsidRPr="00995674">
              <w:rPr>
                <w:rFonts w:ascii="inherit" w:eastAsia="Times New Roman" w:hAnsi="inherit" w:cs="Arial"/>
                <w:color w:val="242729"/>
                <w:sz w:val="23"/>
                <w:szCs w:val="23"/>
              </w:rPr>
              <w:t> never returns.</w:t>
            </w:r>
          </w:p>
          <w:p w:rsidR="00995674" w:rsidRDefault="00995674" w:rsidP="00995674">
            <w:pPr>
              <w:spacing w:after="24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Is there a way we can use docker-compose for this process? We would need to be able to run the containers, but exit after the web container is complete and return it's exit code. Right now we are stuck manually using docker to spin up the DB container and run the web container with the --link option.</w:t>
            </w:r>
          </w:p>
          <w:p w:rsidR="00995674" w:rsidRPr="00995674" w:rsidRDefault="00995674" w:rsidP="0099567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3"/>
                <w:szCs w:val="23"/>
              </w:rPr>
              <w:t>-</w:t>
            </w:r>
            <w:r w:rsidRPr="00995674">
              <w:rPr>
                <w:rFonts w:ascii="inherit" w:hAnsi="inherit" w:cs="Arial"/>
                <w:color w:val="242729"/>
                <w:sz w:val="23"/>
                <w:szCs w:val="23"/>
              </w:rPr>
              <w:sym w:font="Wingdings" w:char="F0E0"/>
            </w:r>
            <w:r w:rsidRPr="00995674">
              <w:rPr>
                <w:rFonts w:ascii="Consolas" w:hAnsi="Consolas" w:cs="Courier New"/>
                <w:color w:val="242729"/>
                <w:sz w:val="20"/>
                <w:szCs w:val="20"/>
                <w:bdr w:val="none" w:sz="0" w:space="0" w:color="auto" w:frame="1"/>
                <w:shd w:val="clear" w:color="auto" w:fill="EFF0F1"/>
              </w:rPr>
              <w:t>--exit-code-from SERVICE</w:t>
            </w:r>
            <w:r w:rsidRPr="00995674">
              <w:rPr>
                <w:rFonts w:ascii="Arial" w:hAnsi="Arial" w:cs="Arial"/>
                <w:color w:val="242729"/>
                <w:sz w:val="23"/>
                <w:szCs w:val="23"/>
              </w:rPr>
              <w:t> and </w:t>
            </w:r>
            <w:r w:rsidRPr="00995674">
              <w:rPr>
                <w:rFonts w:ascii="Consolas" w:hAnsi="Consolas" w:cs="Courier New"/>
                <w:color w:val="242729"/>
                <w:sz w:val="20"/>
                <w:szCs w:val="20"/>
                <w:bdr w:val="none" w:sz="0" w:space="0" w:color="auto" w:frame="1"/>
                <w:shd w:val="clear" w:color="auto" w:fill="EFF0F1"/>
              </w:rPr>
              <w:t>--abort-on-container-exit</w:t>
            </w:r>
            <w:r w:rsidRPr="00995674">
              <w:rPr>
                <w:rFonts w:ascii="Arial" w:hAnsi="Arial" w:cs="Arial"/>
                <w:color w:val="242729"/>
                <w:sz w:val="23"/>
                <w:szCs w:val="23"/>
              </w:rPr>
              <w:t> don't work in scenarios where you need to run all containers to completion, but fail if one of them exited early. An example might be if running 2 test suits in concurrently in different containers.</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With @spenthil's suggestion, you can wrap </w:t>
            </w:r>
            <w:r w:rsidRPr="00995674">
              <w:rPr>
                <w:rFonts w:ascii="Consolas" w:eastAsia="Times New Roman" w:hAnsi="Consolas" w:cs="Courier New"/>
                <w:color w:val="242729"/>
                <w:sz w:val="20"/>
                <w:szCs w:val="20"/>
                <w:bdr w:val="none" w:sz="0" w:space="0" w:color="auto" w:frame="1"/>
                <w:shd w:val="clear" w:color="auto" w:fill="EFF0F1"/>
              </w:rPr>
              <w:t>docker-compose</w:t>
            </w:r>
            <w:r w:rsidRPr="00995674">
              <w:rPr>
                <w:rFonts w:ascii="Arial" w:eastAsia="Times New Roman" w:hAnsi="Arial" w:cs="Arial"/>
                <w:color w:val="242729"/>
                <w:sz w:val="23"/>
                <w:szCs w:val="23"/>
              </w:rPr>
              <w:t> in a script that will fail if any containers do.</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#!/bin/bash</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set -e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Wrap docker-compose and return a non-zero exit code if any containers failed.</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docker-compose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exit $(docker-compose -f docker-compose.ci.build.yml ps -q | tr -d '[:space:]'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xargs docker inspect -f '{{ .State.ExitCode }}' | grep -v 0 | wc -l | tr -d '[:space:]')</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Then on your CI server simply change </w:t>
            </w:r>
            <w:r w:rsidRPr="00995674">
              <w:rPr>
                <w:rFonts w:ascii="Consolas" w:eastAsia="Times New Roman" w:hAnsi="Consolas" w:cs="Courier New"/>
                <w:color w:val="242729"/>
                <w:sz w:val="20"/>
                <w:szCs w:val="20"/>
                <w:bdr w:val="none" w:sz="0" w:space="0" w:color="auto" w:frame="1"/>
                <w:shd w:val="clear" w:color="auto" w:fill="EFF0F1"/>
              </w:rPr>
              <w:t>docker-compose up</w:t>
            </w:r>
            <w:r w:rsidRPr="00995674">
              <w:rPr>
                <w:rFonts w:ascii="Arial" w:eastAsia="Times New Roman" w:hAnsi="Arial" w:cs="Arial"/>
                <w:color w:val="242729"/>
                <w:sz w:val="23"/>
                <w:szCs w:val="23"/>
              </w:rPr>
              <w:t> to </w:t>
            </w:r>
            <w:r w:rsidRPr="00995674">
              <w:rPr>
                <w:rFonts w:ascii="Consolas" w:eastAsia="Times New Roman" w:hAnsi="Consolas" w:cs="Courier New"/>
                <w:color w:val="242729"/>
                <w:sz w:val="20"/>
                <w:szCs w:val="20"/>
                <w:bdr w:val="none" w:sz="0" w:space="0" w:color="auto" w:frame="1"/>
                <w:shd w:val="clear" w:color="auto" w:fill="EFF0F1"/>
              </w:rPr>
              <w:t>./docker-compose.sh up</w:t>
            </w:r>
            <w:r w:rsidRPr="00995674">
              <w:rPr>
                <w:rFonts w:ascii="Arial" w:eastAsia="Times New Roman" w:hAnsi="Arial" w:cs="Arial"/>
                <w:color w:val="242729"/>
                <w:sz w:val="23"/>
                <w:szCs w:val="23"/>
              </w:rPr>
              <w:t>.</w:t>
            </w:r>
          </w:p>
          <w:p w:rsidR="00995674" w:rsidRPr="00995674" w:rsidRDefault="00995674" w:rsidP="00995674">
            <w:pPr>
              <w:pStyle w:val="NormalWeb"/>
              <w:shd w:val="clear" w:color="auto" w:fill="FFFFFF"/>
              <w:spacing w:before="0" w:beforeAutospacing="0" w:after="0" w:afterAutospacing="0"/>
              <w:textAlignment w:val="baseline"/>
              <w:rPr>
                <w:rFonts w:ascii="Arial" w:hAnsi="Arial" w:cs="Arial"/>
                <w:color w:val="242729"/>
                <w:sz w:val="23"/>
                <w:szCs w:val="23"/>
              </w:rPr>
            </w:pPr>
            <w:r w:rsidRPr="00995674">
              <w:rPr>
                <w:rFonts w:ascii="inherit" w:hAnsi="inherit" w:cs="Arial"/>
                <w:color w:val="242729"/>
                <w:sz w:val="23"/>
                <w:szCs w:val="23"/>
              </w:rPr>
              <w:sym w:font="Wingdings" w:char="F0E0"/>
            </w:r>
            <w:r w:rsidRPr="00995674">
              <w:rPr>
                <w:rFonts w:ascii="Arial" w:hAnsi="Arial" w:cs="Arial"/>
                <w:color w:val="242729"/>
                <w:sz w:val="23"/>
                <w:szCs w:val="23"/>
              </w:rPr>
              <w:t>Since version </w:t>
            </w:r>
            <w:r w:rsidRPr="00995674">
              <w:rPr>
                <w:rFonts w:ascii="Consolas" w:hAnsi="Consolas" w:cs="Courier New"/>
                <w:color w:val="242729"/>
                <w:sz w:val="20"/>
                <w:szCs w:val="20"/>
                <w:bdr w:val="none" w:sz="0" w:space="0" w:color="auto" w:frame="1"/>
                <w:shd w:val="clear" w:color="auto" w:fill="EFF0F1"/>
              </w:rPr>
              <w:t>1.12.0</w:t>
            </w:r>
            <w:r w:rsidRPr="00995674">
              <w:rPr>
                <w:rFonts w:ascii="Arial" w:hAnsi="Arial" w:cs="Arial"/>
                <w:color w:val="242729"/>
                <w:sz w:val="23"/>
                <w:szCs w:val="23"/>
              </w:rPr>
              <w:t>, you can use the </w:t>
            </w:r>
            <w:r w:rsidRPr="00995674">
              <w:rPr>
                <w:rFonts w:ascii="Consolas" w:hAnsi="Consolas" w:cs="Courier New"/>
                <w:color w:val="242729"/>
                <w:sz w:val="20"/>
                <w:szCs w:val="20"/>
                <w:bdr w:val="none" w:sz="0" w:space="0" w:color="auto" w:frame="1"/>
                <w:shd w:val="clear" w:color="auto" w:fill="EFF0F1"/>
              </w:rPr>
              <w:t>--exit-code-from</w:t>
            </w:r>
            <w:r w:rsidRPr="00995674">
              <w:rPr>
                <w:rFonts w:ascii="Arial" w:hAnsi="Arial" w:cs="Arial"/>
                <w:color w:val="242729"/>
                <w:sz w:val="23"/>
                <w:szCs w:val="23"/>
              </w:rPr>
              <w:t> option.</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From </w:t>
            </w:r>
            <w:hyperlink r:id="rId77" w:history="1">
              <w:r w:rsidRPr="00995674">
                <w:rPr>
                  <w:rFonts w:ascii="inherit" w:eastAsia="Times New Roman" w:hAnsi="inherit" w:cs="Arial"/>
                  <w:color w:val="005999"/>
                  <w:sz w:val="23"/>
                  <w:szCs w:val="23"/>
                  <w:u w:val="single"/>
                  <w:bdr w:val="none" w:sz="0" w:space="0" w:color="auto" w:frame="1"/>
                </w:rPr>
                <w:t>documentation</w:t>
              </w:r>
            </w:hyperlink>
            <w:r w:rsidRPr="00995674">
              <w:rPr>
                <w:rFonts w:ascii="Arial" w:eastAsia="Times New Roman" w:hAnsi="Arial" w:cs="Arial"/>
                <w:color w:val="242729"/>
                <w:sz w:val="23"/>
                <w:szCs w:val="23"/>
              </w:rPr>
              <w:t>:</w:t>
            </w:r>
          </w:p>
          <w:p w:rsidR="00995674" w:rsidRPr="00995674" w:rsidRDefault="00995674" w:rsidP="00995674">
            <w:pPr>
              <w:shd w:val="clear" w:color="auto" w:fill="FFF8DC"/>
              <w:spacing w:after="24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--exit-code-from SERVICE</w:t>
            </w:r>
          </w:p>
          <w:p w:rsidR="00995674" w:rsidRPr="00995674" w:rsidRDefault="00995674" w:rsidP="00995674">
            <w:pPr>
              <w:shd w:val="clear" w:color="auto" w:fill="FFF8DC"/>
              <w:spacing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Return the exit code of the selected service container. Implies --abort-on-container-exit.</w:t>
            </w:r>
          </w:p>
          <w:p w:rsidR="00995674" w:rsidRPr="00995674" w:rsidRDefault="00995674" w:rsidP="00995674">
            <w:pPr>
              <w:spacing w:after="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sym w:font="Wingdings" w:char="F0E0"/>
            </w:r>
            <w:r w:rsidRPr="00995674">
              <w:rPr>
                <w:rFonts w:ascii="inherit" w:eastAsia="Times New Roman" w:hAnsi="inherit" w:cs="Arial"/>
                <w:color w:val="242729"/>
                <w:sz w:val="23"/>
                <w:szCs w:val="23"/>
              </w:rPr>
              <w:t>That should be the right way of doing it if you are using docker-compose 1.12.0 and above. Maybe it is your case too. An example could be: docker-compose up --exit-code-from test-unit. Note that it didn't work for me until I added a set -e at the beginning of my script. –</w:t>
            </w:r>
            <w:r>
              <w:rPr>
                <w:rFonts w:ascii="inherit" w:eastAsia="Times New Roman" w:hAnsi="inherit" w:cs="Arial"/>
                <w:color w:val="242729"/>
                <w:sz w:val="23"/>
                <w:szCs w:val="23"/>
              </w:rPr>
              <w:t xml:space="preserve"> Adrian Antunez Jul 27 at 9:23</w:t>
            </w:r>
            <w:r w:rsidRPr="00995674">
              <w:rPr>
                <w:rFonts w:ascii="inherit" w:eastAsia="Times New Roman" w:hAnsi="inherit" w:cs="Arial"/>
                <w:color w:val="242729"/>
                <w:sz w:val="23"/>
                <w:szCs w:val="23"/>
              </w:rPr>
              <w:tab/>
              <w:t xml:space="preserve"> </w:t>
            </w:r>
            <w:r w:rsidRPr="00995674">
              <w:rPr>
                <w:rFonts w:ascii="inherit" w:eastAsia="Times New Roman" w:hAnsi="inherit" w:cs="Arial"/>
                <w:color w:val="242729"/>
                <w:sz w:val="23"/>
                <w:szCs w:val="23"/>
              </w:rPr>
              <w:tab/>
            </w:r>
          </w:p>
          <w:p w:rsidR="00995674" w:rsidRDefault="00995674" w:rsidP="00995674">
            <w:pPr>
              <w:spacing w:after="0" w:line="240" w:lineRule="auto"/>
              <w:textAlignment w:val="baseline"/>
              <w:rPr>
                <w:rFonts w:ascii="inherit" w:eastAsia="Times New Roman" w:hAnsi="inherit" w:cs="Arial"/>
                <w:color w:val="242729"/>
                <w:sz w:val="23"/>
                <w:szCs w:val="23"/>
              </w:rPr>
            </w:pPr>
          </w:p>
          <w:p w:rsidR="00995674" w:rsidRPr="00995674" w:rsidRDefault="00995674" w:rsidP="00995674">
            <w:pPr>
              <w:spacing w:after="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 xml:space="preserve">--exit-code-from doesn't work with -d though. It will throw these errors: using --exit-code-from implies --abort-on-container-exit and --abort-on-container-exit and -d cannot be combined. – ericat Aug 29 at 16:06 </w:t>
            </w:r>
          </w:p>
          <w:p w:rsidR="00995674" w:rsidRPr="00995674" w:rsidRDefault="00995674" w:rsidP="00995674">
            <w:pPr>
              <w:spacing w:after="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 xml:space="preserve">  </w:t>
            </w:r>
            <w:r w:rsidRPr="00995674">
              <w:rPr>
                <w:rFonts w:ascii="inherit" w:eastAsia="Times New Roman" w:hAnsi="inherit" w:cs="Arial"/>
                <w:color w:val="242729"/>
                <w:sz w:val="23"/>
                <w:szCs w:val="23"/>
              </w:rPr>
              <w:tab/>
              <w:t xml:space="preserve"> </w:t>
            </w:r>
            <w:r w:rsidRPr="00995674">
              <w:rPr>
                <w:rFonts w:ascii="inherit" w:eastAsia="Times New Roman" w:hAnsi="inherit" w:cs="Arial"/>
                <w:color w:val="242729"/>
                <w:sz w:val="23"/>
                <w:szCs w:val="23"/>
              </w:rPr>
              <w:tab/>
            </w:r>
          </w:p>
          <w:p w:rsidR="00995674" w:rsidRPr="00995674" w:rsidRDefault="00995674" w:rsidP="00995674">
            <w:pPr>
              <w:spacing w:after="0" w:line="240" w:lineRule="auto"/>
              <w:textAlignment w:val="baseline"/>
              <w:rPr>
                <w:rFonts w:ascii="inherit" w:eastAsia="Times New Roman" w:hAnsi="inherit" w:cs="Arial"/>
                <w:color w:val="242729"/>
                <w:sz w:val="23"/>
                <w:szCs w:val="23"/>
              </w:rPr>
            </w:pPr>
            <w:r w:rsidRPr="00995674">
              <w:rPr>
                <w:rFonts w:ascii="inherit" w:eastAsia="Times New Roman" w:hAnsi="inherit" w:cs="Arial"/>
                <w:color w:val="242729"/>
                <w:sz w:val="23"/>
                <w:szCs w:val="23"/>
              </w:rPr>
              <w:t>I was able to get this working on Travis CI: travis-ci.org/coyote-team/coyote/builds/274582053 here's the travis.yml: github.com/coyote-team/coyote/blob/master/.travis.yml#L12 – subelsky</w:t>
            </w:r>
          </w:p>
          <w:p w:rsidR="00995674" w:rsidRPr="00995674" w:rsidRDefault="00995674" w:rsidP="00995674">
            <w:pPr>
              <w:pStyle w:val="NormalWeb"/>
              <w:shd w:val="clear" w:color="auto" w:fill="FFFFFF"/>
              <w:spacing w:before="0" w:beforeAutospacing="0" w:after="0" w:afterAutospacing="0"/>
              <w:textAlignment w:val="baseline"/>
              <w:rPr>
                <w:rFonts w:ascii="Arial" w:hAnsi="Arial" w:cs="Arial"/>
                <w:color w:val="242729"/>
                <w:sz w:val="23"/>
                <w:szCs w:val="23"/>
              </w:rPr>
            </w:pPr>
            <w:r w:rsidRPr="00995674">
              <w:rPr>
                <w:rFonts w:ascii="inherit" w:hAnsi="inherit" w:cs="Arial"/>
                <w:color w:val="242729"/>
                <w:sz w:val="23"/>
                <w:szCs w:val="23"/>
              </w:rPr>
              <w:sym w:font="Wingdings" w:char="F0E0"/>
            </w:r>
            <w:r w:rsidRPr="00995674">
              <w:rPr>
                <w:rFonts w:ascii="inherit" w:hAnsi="inherit" w:cs="Arial"/>
                <w:color w:val="242729"/>
                <w:sz w:val="23"/>
                <w:szCs w:val="23"/>
              </w:rPr>
              <w:tab/>
            </w:r>
            <w:r w:rsidRPr="00995674">
              <w:rPr>
                <w:rFonts w:ascii="Arial" w:hAnsi="Arial" w:cs="Arial"/>
                <w:color w:val="242729"/>
                <w:sz w:val="23"/>
                <w:szCs w:val="23"/>
              </w:rPr>
              <w:t>Use </w:t>
            </w:r>
            <w:r w:rsidRPr="00995674">
              <w:rPr>
                <w:rFonts w:ascii="Consolas" w:hAnsi="Consolas" w:cs="Courier New"/>
                <w:color w:val="242729"/>
                <w:sz w:val="20"/>
                <w:szCs w:val="20"/>
                <w:bdr w:val="none" w:sz="0" w:space="0" w:color="auto" w:frame="1"/>
                <w:shd w:val="clear" w:color="auto" w:fill="EFF0F1"/>
              </w:rPr>
              <w:t>docker wait</w:t>
            </w:r>
            <w:r w:rsidRPr="00995674">
              <w:rPr>
                <w:rFonts w:ascii="Arial" w:hAnsi="Arial" w:cs="Arial"/>
                <w:color w:val="242729"/>
                <w:sz w:val="23"/>
                <w:szCs w:val="23"/>
              </w:rPr>
              <w:t> to get the exit code: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-p foo up -d</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ret=$(docker wait foo_bar_1)</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Consolas" w:eastAsia="Times New Roman" w:hAnsi="Consolas" w:cs="Courier New"/>
                <w:color w:val="242729"/>
                <w:sz w:val="20"/>
                <w:szCs w:val="20"/>
                <w:bdr w:val="none" w:sz="0" w:space="0" w:color="auto" w:frame="1"/>
                <w:shd w:val="clear" w:color="auto" w:fill="EFF0F1"/>
              </w:rPr>
              <w:t>foo</w:t>
            </w:r>
            <w:r w:rsidRPr="00995674">
              <w:rPr>
                <w:rFonts w:ascii="Arial" w:eastAsia="Times New Roman" w:hAnsi="Arial" w:cs="Arial"/>
                <w:color w:val="242729"/>
                <w:sz w:val="23"/>
                <w:szCs w:val="23"/>
              </w:rPr>
              <w:t> is the "project name". In the example above, I specified it explicitly, but if you don't supply it, it's the directory name. </w:t>
            </w:r>
            <w:r w:rsidRPr="00995674">
              <w:rPr>
                <w:rFonts w:ascii="Consolas" w:eastAsia="Times New Roman" w:hAnsi="Consolas" w:cs="Courier New"/>
                <w:color w:val="242729"/>
                <w:sz w:val="20"/>
                <w:szCs w:val="20"/>
                <w:bdr w:val="none" w:sz="0" w:space="0" w:color="auto" w:frame="1"/>
                <w:shd w:val="clear" w:color="auto" w:fill="EFF0F1"/>
              </w:rPr>
              <w:t>bar</w:t>
            </w:r>
            <w:r w:rsidRPr="00995674">
              <w:rPr>
                <w:rFonts w:ascii="Arial" w:eastAsia="Times New Roman" w:hAnsi="Arial" w:cs="Arial"/>
                <w:color w:val="242729"/>
                <w:sz w:val="23"/>
                <w:szCs w:val="23"/>
              </w:rPr>
              <w:t> is the name you give to the system under test in your docker-compose.yml.</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Note that </w:t>
            </w:r>
            <w:r w:rsidRPr="00995674">
              <w:rPr>
                <w:rFonts w:ascii="Consolas" w:eastAsia="Times New Roman" w:hAnsi="Consolas" w:cs="Courier New"/>
                <w:color w:val="242729"/>
                <w:sz w:val="20"/>
                <w:szCs w:val="20"/>
                <w:bdr w:val="none" w:sz="0" w:space="0" w:color="auto" w:frame="1"/>
                <w:shd w:val="clear" w:color="auto" w:fill="EFF0F1"/>
              </w:rPr>
              <w:t>docker logs -f</w:t>
            </w:r>
            <w:r w:rsidRPr="00995674">
              <w:rPr>
                <w:rFonts w:ascii="Arial" w:eastAsia="Times New Roman" w:hAnsi="Arial" w:cs="Arial"/>
                <w:color w:val="242729"/>
                <w:sz w:val="23"/>
                <w:szCs w:val="23"/>
              </w:rPr>
              <w:t> does the right thing, too, exiting when the container stops. So you can put</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 logs -f foo_bar_1</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between the </w:t>
            </w:r>
            <w:r w:rsidRPr="00995674">
              <w:rPr>
                <w:rFonts w:ascii="Consolas" w:eastAsia="Times New Roman" w:hAnsi="Consolas" w:cs="Courier New"/>
                <w:color w:val="242729"/>
                <w:sz w:val="20"/>
                <w:szCs w:val="20"/>
                <w:bdr w:val="none" w:sz="0" w:space="0" w:color="auto" w:frame="1"/>
                <w:shd w:val="clear" w:color="auto" w:fill="EFF0F1"/>
              </w:rPr>
              <w:t>docker-compose up</w:t>
            </w:r>
            <w:r w:rsidRPr="00995674">
              <w:rPr>
                <w:rFonts w:ascii="Arial" w:eastAsia="Times New Roman" w:hAnsi="Arial" w:cs="Arial"/>
                <w:color w:val="242729"/>
                <w:sz w:val="23"/>
                <w:szCs w:val="23"/>
              </w:rPr>
              <w:t> and the </w:t>
            </w:r>
            <w:r w:rsidRPr="00995674">
              <w:rPr>
                <w:rFonts w:ascii="Consolas" w:eastAsia="Times New Roman" w:hAnsi="Consolas" w:cs="Courier New"/>
                <w:color w:val="242729"/>
                <w:sz w:val="20"/>
                <w:szCs w:val="20"/>
                <w:bdr w:val="none" w:sz="0" w:space="0" w:color="auto" w:frame="1"/>
                <w:shd w:val="clear" w:color="auto" w:fill="EFF0F1"/>
              </w:rPr>
              <w:t>docker wait</w:t>
            </w:r>
            <w:r w:rsidRPr="00995674">
              <w:rPr>
                <w:rFonts w:ascii="Arial" w:eastAsia="Times New Roman" w:hAnsi="Arial" w:cs="Arial"/>
                <w:color w:val="242729"/>
                <w:sz w:val="23"/>
                <w:szCs w:val="23"/>
              </w:rPr>
              <w:t> so you can watch your tests run.</w:t>
            </w:r>
          </w:p>
          <w:p w:rsidR="00995674" w:rsidRPr="00995674" w:rsidRDefault="00995674" w:rsidP="0099567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3"/>
                <w:szCs w:val="23"/>
              </w:rPr>
              <w:t>-</w:t>
            </w:r>
            <w:r w:rsidRPr="00995674">
              <w:rPr>
                <w:rFonts w:ascii="inherit" w:hAnsi="inherit" w:cs="Arial"/>
                <w:color w:val="242729"/>
                <w:sz w:val="23"/>
                <w:szCs w:val="23"/>
              </w:rPr>
              <w:sym w:font="Wingdings" w:char="F0E0"/>
            </w:r>
            <w:r w:rsidRPr="00995674">
              <w:rPr>
                <w:rFonts w:ascii="Arial" w:hAnsi="Arial" w:cs="Arial"/>
                <w:color w:val="242729"/>
                <w:sz w:val="23"/>
                <w:szCs w:val="23"/>
              </w:rPr>
              <w:t>If you're willing to use </w:t>
            </w:r>
            <w:r w:rsidRPr="00995674">
              <w:rPr>
                <w:rFonts w:ascii="Consolas" w:hAnsi="Consolas" w:cs="Courier New"/>
                <w:color w:val="242729"/>
                <w:sz w:val="20"/>
                <w:szCs w:val="20"/>
                <w:bdr w:val="none" w:sz="0" w:space="0" w:color="auto" w:frame="1"/>
                <w:shd w:val="clear" w:color="auto" w:fill="EFF0F1"/>
              </w:rPr>
              <w:t>docker-compose run</w:t>
            </w:r>
            <w:r w:rsidRPr="00995674">
              <w:rPr>
                <w:rFonts w:ascii="Arial" w:hAnsi="Arial" w:cs="Arial"/>
                <w:color w:val="242729"/>
                <w:sz w:val="23"/>
                <w:szCs w:val="23"/>
              </w:rPr>
              <w:t> to manually kick off your tests, adding the </w:t>
            </w:r>
            <w:r w:rsidRPr="00995674">
              <w:rPr>
                <w:rFonts w:ascii="Consolas" w:hAnsi="Consolas" w:cs="Courier New"/>
                <w:color w:val="242729"/>
                <w:sz w:val="20"/>
                <w:szCs w:val="20"/>
                <w:bdr w:val="none" w:sz="0" w:space="0" w:color="auto" w:frame="1"/>
                <w:shd w:val="clear" w:color="auto" w:fill="EFF0F1"/>
              </w:rPr>
              <w:t>--rm</w:t>
            </w:r>
            <w:r w:rsidRPr="00995674">
              <w:rPr>
                <w:rFonts w:ascii="Arial" w:hAnsi="Arial" w:cs="Arial"/>
                <w:color w:val="242729"/>
                <w:sz w:val="23"/>
                <w:szCs w:val="23"/>
              </w:rPr>
              <w:t> flag, oddly enough, causes Compose to accurately reflect your command's exit status.</w:t>
            </w:r>
          </w:p>
          <w:p w:rsidR="00995674" w:rsidRPr="00995674" w:rsidRDefault="00995674" w:rsidP="00995674">
            <w:pPr>
              <w:shd w:val="clear" w:color="auto" w:fill="FFFFFF"/>
              <w:spacing w:after="24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Here's my example: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-v</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docker-compose version 1.7.0, build 0d7bf73</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run kpi false) || echo 'Test failed!'  # False negative.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run --rm kpi false) || echo 'Test failed!'  # True positive.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Test failed!</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995674">
              <w:rPr>
                <w:rFonts w:ascii="Consolas" w:eastAsia="Times New Roman" w:hAnsi="Consolas" w:cs="Courier New"/>
                <w:color w:val="242729"/>
                <w:sz w:val="20"/>
                <w:szCs w:val="20"/>
                <w:bdr w:val="none" w:sz="0" w:space="0" w:color="auto" w:frame="1"/>
                <w:shd w:val="clear" w:color="auto" w:fill="EFF0F1"/>
              </w:rPr>
              <w:t>$ (docker-compose run --rm kpi true) || echo 'Test failed!'  # True negative.</w:t>
            </w:r>
          </w:p>
          <w:p w:rsidR="00995674" w:rsidRPr="00995674" w:rsidRDefault="00995674" w:rsidP="0099567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3"/>
                <w:szCs w:val="23"/>
              </w:rPr>
              <w:t>-</w:t>
            </w:r>
            <w:r w:rsidRPr="00995674">
              <w:rPr>
                <w:rFonts w:ascii="inherit" w:hAnsi="inherit" w:cs="Arial"/>
                <w:color w:val="242729"/>
                <w:sz w:val="23"/>
                <w:szCs w:val="23"/>
              </w:rPr>
              <w:sym w:font="Wingdings" w:char="F0E0"/>
            </w:r>
            <w:r w:rsidRPr="00995674">
              <w:rPr>
                <w:rFonts w:ascii="Consolas" w:hAnsi="Consolas" w:cs="Courier New"/>
                <w:color w:val="242729"/>
                <w:sz w:val="20"/>
                <w:szCs w:val="20"/>
                <w:bdr w:val="none" w:sz="0" w:space="0" w:color="auto" w:frame="1"/>
                <w:shd w:val="clear" w:color="auto" w:fill="EFF0F1"/>
              </w:rPr>
              <w:t>docker-compose run</w:t>
            </w:r>
            <w:r w:rsidRPr="00995674">
              <w:rPr>
                <w:rFonts w:ascii="Arial" w:hAnsi="Arial" w:cs="Arial"/>
                <w:color w:val="242729"/>
                <w:sz w:val="23"/>
                <w:szCs w:val="23"/>
              </w:rPr>
              <w:t> is the simple way to get the exit statuses you desire. For example: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cat docker-compose.yml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roit:</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image: busybox</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command: 'true'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naw:</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image: busybox</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xml:space="preserve">    command: 'false'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run --rm roit; echo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Removing test_roit_run_1...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0</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run --rm naw; echo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Removing test_naw_run_1...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1</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Alternatively, you do have the option to </w:t>
            </w:r>
            <w:hyperlink r:id="rId78" w:anchor="inspect" w:history="1">
              <w:r w:rsidRPr="00995674">
                <w:rPr>
                  <w:rFonts w:ascii="inherit" w:eastAsia="Times New Roman" w:hAnsi="inherit" w:cs="Arial"/>
                  <w:color w:val="005999"/>
                  <w:sz w:val="23"/>
                  <w:szCs w:val="23"/>
                  <w:u w:val="single"/>
                  <w:bdr w:val="none" w:sz="0" w:space="0" w:color="auto" w:frame="1"/>
                </w:rPr>
                <w:t>inspect</w:t>
              </w:r>
            </w:hyperlink>
            <w:r w:rsidRPr="00995674">
              <w:rPr>
                <w:rFonts w:ascii="Arial" w:eastAsia="Times New Roman" w:hAnsi="Arial" w:cs="Arial"/>
                <w:color w:val="242729"/>
                <w:sz w:val="23"/>
                <w:szCs w:val="23"/>
              </w:rPr>
              <w:t> the dead containers. You can use the </w:t>
            </w:r>
            <w:r w:rsidRPr="00995674">
              <w:rPr>
                <w:rFonts w:ascii="Consolas" w:eastAsia="Times New Roman" w:hAnsi="Consolas" w:cs="Courier New"/>
                <w:color w:val="242729"/>
                <w:sz w:val="20"/>
                <w:szCs w:val="20"/>
                <w:bdr w:val="none" w:sz="0" w:space="0" w:color="auto" w:frame="1"/>
                <w:shd w:val="clear" w:color="auto" w:fill="EFF0F1"/>
              </w:rPr>
              <w:t>-f</w:t>
            </w:r>
            <w:r w:rsidRPr="00995674">
              <w:rPr>
                <w:rFonts w:ascii="Arial" w:eastAsia="Times New Roman" w:hAnsi="Arial" w:cs="Arial"/>
                <w:color w:val="242729"/>
                <w:sz w:val="23"/>
                <w:szCs w:val="23"/>
              </w:rPr>
              <w:t> flag to get just the exit status.</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up</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Creating test_naw_1...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Creating test_roit_1...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Attaching to test_roit_1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test_roit_1 exited with code 0</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Gracefully stopping... (press Ctrl+C again to force)</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 docker-compose ps -q | xargs docker inspect -f '{{ .Name }} exited with status {{ .State.ExitCode }}'</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/test_naw_1 exited with status 1</w:t>
            </w:r>
          </w:p>
          <w:p w:rsidR="00995674" w:rsidRPr="00995674" w:rsidRDefault="00995674" w:rsidP="00995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95674">
              <w:rPr>
                <w:rFonts w:ascii="Consolas" w:eastAsia="Times New Roman" w:hAnsi="Consolas" w:cs="Courier New"/>
                <w:color w:val="242729"/>
                <w:sz w:val="20"/>
                <w:szCs w:val="20"/>
                <w:bdr w:val="none" w:sz="0" w:space="0" w:color="auto" w:frame="1"/>
                <w:shd w:val="clear" w:color="auto" w:fill="EFF0F1"/>
              </w:rPr>
              <w:t>/test_roit_1 exited with status 0</w:t>
            </w:r>
          </w:p>
          <w:p w:rsidR="00995674" w:rsidRPr="00995674" w:rsidRDefault="00995674" w:rsidP="00995674">
            <w:pPr>
              <w:shd w:val="clear" w:color="auto" w:fill="FFFFFF"/>
              <w:spacing w:after="0" w:line="240" w:lineRule="auto"/>
              <w:textAlignment w:val="baseline"/>
              <w:rPr>
                <w:rFonts w:ascii="Arial" w:eastAsia="Times New Roman" w:hAnsi="Arial" w:cs="Arial"/>
                <w:color w:val="242729"/>
                <w:sz w:val="23"/>
                <w:szCs w:val="23"/>
              </w:rPr>
            </w:pPr>
            <w:r w:rsidRPr="00995674">
              <w:rPr>
                <w:rFonts w:ascii="Arial" w:eastAsia="Times New Roman" w:hAnsi="Arial" w:cs="Arial"/>
                <w:color w:val="242729"/>
                <w:sz w:val="23"/>
                <w:szCs w:val="23"/>
              </w:rPr>
              <w:t>As for the db container that never returns, if you use </w:t>
            </w:r>
            <w:r w:rsidRPr="00995674">
              <w:rPr>
                <w:rFonts w:ascii="Consolas" w:eastAsia="Times New Roman" w:hAnsi="Consolas" w:cs="Courier New"/>
                <w:color w:val="242729"/>
                <w:sz w:val="20"/>
                <w:szCs w:val="20"/>
                <w:bdr w:val="none" w:sz="0" w:space="0" w:color="auto" w:frame="1"/>
                <w:shd w:val="clear" w:color="auto" w:fill="EFF0F1"/>
              </w:rPr>
              <w:t>docker-compose up</w:t>
            </w:r>
            <w:r w:rsidRPr="00995674">
              <w:rPr>
                <w:rFonts w:ascii="Arial" w:eastAsia="Times New Roman" w:hAnsi="Arial" w:cs="Arial"/>
                <w:color w:val="242729"/>
                <w:sz w:val="23"/>
                <w:szCs w:val="23"/>
              </w:rPr>
              <w:t> then you will need to sigkill that container; that's probably not what you want. Instead, you can use </w:t>
            </w:r>
            <w:r w:rsidRPr="00995674">
              <w:rPr>
                <w:rFonts w:ascii="Consolas" w:eastAsia="Times New Roman" w:hAnsi="Consolas" w:cs="Courier New"/>
                <w:color w:val="242729"/>
                <w:sz w:val="20"/>
                <w:szCs w:val="20"/>
                <w:bdr w:val="none" w:sz="0" w:space="0" w:color="auto" w:frame="1"/>
                <w:shd w:val="clear" w:color="auto" w:fill="EFF0F1"/>
              </w:rPr>
              <w:t>docker-compose up -d</w:t>
            </w:r>
            <w:r w:rsidRPr="00995674">
              <w:rPr>
                <w:rFonts w:ascii="Arial" w:eastAsia="Times New Roman" w:hAnsi="Arial" w:cs="Arial"/>
                <w:color w:val="242729"/>
                <w:sz w:val="23"/>
                <w:szCs w:val="23"/>
              </w:rPr>
              <w:t> to run your containers daemonized, and manually kill the containers when your test is complete. </w:t>
            </w:r>
            <w:r w:rsidRPr="00995674">
              <w:rPr>
                <w:rFonts w:ascii="Consolas" w:eastAsia="Times New Roman" w:hAnsi="Consolas" w:cs="Courier New"/>
                <w:color w:val="242729"/>
                <w:sz w:val="20"/>
                <w:szCs w:val="20"/>
                <w:bdr w:val="none" w:sz="0" w:space="0" w:color="auto" w:frame="1"/>
                <w:shd w:val="clear" w:color="auto" w:fill="EFF0F1"/>
              </w:rPr>
              <w:t>docker-compose run</w:t>
            </w:r>
            <w:r w:rsidRPr="00995674">
              <w:rPr>
                <w:rFonts w:ascii="Arial" w:eastAsia="Times New Roman" w:hAnsi="Arial" w:cs="Arial"/>
                <w:color w:val="242729"/>
                <w:sz w:val="23"/>
                <w:szCs w:val="23"/>
              </w:rPr>
              <w:t> </w:t>
            </w:r>
            <w:r w:rsidRPr="00995674">
              <w:rPr>
                <w:rFonts w:ascii="inherit" w:eastAsia="Times New Roman" w:hAnsi="inherit" w:cs="Arial"/>
                <w:i/>
                <w:iCs/>
                <w:color w:val="242729"/>
                <w:sz w:val="23"/>
                <w:szCs w:val="23"/>
                <w:bdr w:val="none" w:sz="0" w:space="0" w:color="auto" w:frame="1"/>
              </w:rPr>
              <w:t>should</w:t>
            </w:r>
            <w:r w:rsidRPr="00995674">
              <w:rPr>
                <w:rFonts w:ascii="Arial" w:eastAsia="Times New Roman" w:hAnsi="Arial" w:cs="Arial"/>
                <w:color w:val="242729"/>
                <w:sz w:val="23"/>
                <w:szCs w:val="23"/>
              </w:rPr>
              <w:t> run linked containers for you, but I have heard chatter on SO about a bug preventing that from working as intended right now.</w:t>
            </w:r>
          </w:p>
          <w:p w:rsidR="009D63BA" w:rsidRPr="009D63BA" w:rsidRDefault="009D63BA" w:rsidP="009D63BA">
            <w:pPr>
              <w:spacing w:after="0"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w:t>
            </w:r>
            <w:r w:rsidRPr="009D63BA">
              <w:rPr>
                <w:rFonts w:ascii="inherit" w:eastAsia="Times New Roman" w:hAnsi="inherit" w:cs="Arial"/>
                <w:color w:val="242729"/>
                <w:sz w:val="23"/>
                <w:szCs w:val="23"/>
              </w:rPr>
              <w:sym w:font="Wingdings" w:char="F0E0"/>
            </w:r>
            <w:r w:rsidRPr="009D63BA">
              <w:rPr>
                <w:rFonts w:ascii="inherit" w:eastAsia="Times New Roman" w:hAnsi="inherit" w:cs="Arial"/>
                <w:color w:val="242729"/>
                <w:sz w:val="23"/>
                <w:szCs w:val="23"/>
              </w:rPr>
              <w:t xml:space="preserve">The problem with docker run is that it does not give any output when run with -T, and we want the output so we can inspect failed builds. – Logan Serman </w:t>
            </w:r>
            <w:r>
              <w:rPr>
                <w:rFonts w:ascii="inherit" w:eastAsia="Times New Roman" w:hAnsi="inherit" w:cs="Arial"/>
                <w:color w:val="242729"/>
                <w:sz w:val="23"/>
                <w:szCs w:val="23"/>
              </w:rPr>
              <w:t>Apr 10 '15 at 19:45</w:t>
            </w:r>
            <w:r w:rsidRPr="009D63BA">
              <w:rPr>
                <w:rFonts w:ascii="inherit" w:eastAsia="Times New Roman" w:hAnsi="inherit" w:cs="Arial"/>
                <w:color w:val="242729"/>
                <w:sz w:val="23"/>
                <w:szCs w:val="23"/>
              </w:rPr>
              <w:tab/>
              <w:t xml:space="preserve"> </w:t>
            </w:r>
            <w:r w:rsidRPr="009D63BA">
              <w:rPr>
                <w:rFonts w:ascii="inherit" w:eastAsia="Times New Roman" w:hAnsi="inherit" w:cs="Arial"/>
                <w:color w:val="242729"/>
                <w:sz w:val="23"/>
                <w:szCs w:val="23"/>
              </w:rPr>
              <w:tab/>
            </w:r>
          </w:p>
          <w:p w:rsidR="009D63BA" w:rsidRPr="009D63BA" w:rsidRDefault="009D63BA" w:rsidP="009D63BA">
            <w:pPr>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@LoganSerman you can inspect the output with docker-compose lo</w:t>
            </w:r>
            <w:r>
              <w:rPr>
                <w:rFonts w:ascii="inherit" w:eastAsia="Times New Roman" w:hAnsi="inherit" w:cs="Arial"/>
                <w:color w:val="242729"/>
                <w:sz w:val="23"/>
                <w:szCs w:val="23"/>
              </w:rPr>
              <w:t>gs – kojiro Apr 10 '15 at 19:47</w:t>
            </w:r>
          </w:p>
          <w:p w:rsidR="009D63BA" w:rsidRPr="009D63BA" w:rsidRDefault="009D63BA" w:rsidP="009D63BA">
            <w:pPr>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 xml:space="preserve">Is there a way to constantly pipe those logs to STDOUT during the run so we can see it while the CI build is in progress? – Logan </w:t>
            </w:r>
            <w:r>
              <w:rPr>
                <w:rFonts w:ascii="inherit" w:eastAsia="Times New Roman" w:hAnsi="inherit" w:cs="Arial"/>
                <w:color w:val="242729"/>
                <w:sz w:val="23"/>
                <w:szCs w:val="23"/>
              </w:rPr>
              <w:t>Serman Apr 10 '15 at 19:54</w:t>
            </w:r>
          </w:p>
          <w:p w:rsidR="009D63BA" w:rsidRPr="009D63BA" w:rsidRDefault="009D63BA" w:rsidP="009D63BA">
            <w:pPr>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 xml:space="preserve">I guess I don't understand why you are running with </w:t>
            </w:r>
            <w:r>
              <w:rPr>
                <w:rFonts w:ascii="inherit" w:eastAsia="Times New Roman" w:hAnsi="inherit" w:cs="Arial"/>
                <w:color w:val="242729"/>
                <w:sz w:val="23"/>
                <w:szCs w:val="23"/>
              </w:rPr>
              <w:t>-T – kojiro Apr 10 '15 at 20:21</w:t>
            </w:r>
          </w:p>
          <w:p w:rsidR="00995674" w:rsidRDefault="009D63BA" w:rsidP="009D63BA">
            <w:pPr>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Some of the commands we run inside of the container to run tests have the potential to ask for input, we want to run with -T to avoid this. Rbenv for example asks if you want to reinstall a Ruby version if it already exists. – Logan Serman Apr 15 '15 at 14:42</w:t>
            </w:r>
            <w:r w:rsidRPr="009D63BA">
              <w:rPr>
                <w:rFonts w:ascii="inherit" w:eastAsia="Times New Roman" w:hAnsi="inherit" w:cs="Arial"/>
                <w:color w:val="242729"/>
                <w:sz w:val="23"/>
                <w:szCs w:val="23"/>
              </w:rPr>
              <w:tab/>
            </w:r>
            <w:r w:rsidRPr="009D63BA">
              <w:rPr>
                <w:rFonts w:ascii="inherit" w:eastAsia="Times New Roman" w:hAnsi="inherit" w:cs="Arial"/>
                <w:color w:val="242729"/>
                <w:sz w:val="23"/>
                <w:szCs w:val="23"/>
              </w:rPr>
              <w:tab/>
            </w:r>
          </w:p>
          <w:p w:rsidR="009D63BA" w:rsidRPr="009D63BA" w:rsidRDefault="009D63BA" w:rsidP="009D63BA">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inherit" w:hAnsi="inherit" w:cs="Arial"/>
                <w:color w:val="242729"/>
                <w:sz w:val="23"/>
                <w:szCs w:val="23"/>
              </w:rPr>
              <w:t>-</w:t>
            </w:r>
            <w:r w:rsidRPr="009D63BA">
              <w:rPr>
                <w:rFonts w:ascii="inherit" w:hAnsi="inherit" w:cs="Arial"/>
                <w:color w:val="242729"/>
                <w:sz w:val="23"/>
                <w:szCs w:val="23"/>
              </w:rPr>
              <w:sym w:font="Wingdings" w:char="F0E0"/>
            </w:r>
            <w:r w:rsidRPr="009D63BA">
              <w:rPr>
                <w:rFonts w:ascii="Arial" w:hAnsi="Arial" w:cs="Arial"/>
                <w:color w:val="242729"/>
                <w:sz w:val="23"/>
                <w:szCs w:val="23"/>
              </w:rPr>
              <w:t>Building on kojiro's answer:</w:t>
            </w:r>
          </w:p>
          <w:p w:rsidR="009D63BA" w:rsidRPr="009D63BA" w:rsidRDefault="009D63BA" w:rsidP="009D63BA">
            <w:pPr>
              <w:shd w:val="clear" w:color="auto" w:fill="FFFFFF"/>
              <w:spacing w:after="0" w:line="240" w:lineRule="auto"/>
              <w:textAlignment w:val="baseline"/>
              <w:rPr>
                <w:rFonts w:ascii="Arial" w:eastAsia="Times New Roman" w:hAnsi="Arial" w:cs="Arial"/>
                <w:color w:val="242729"/>
                <w:sz w:val="23"/>
                <w:szCs w:val="23"/>
              </w:rPr>
            </w:pPr>
            <w:r w:rsidRPr="009D63BA">
              <w:rPr>
                <w:rFonts w:ascii="Consolas" w:eastAsia="Times New Roman" w:hAnsi="Consolas" w:cs="Courier New"/>
                <w:color w:val="242729"/>
                <w:sz w:val="20"/>
                <w:szCs w:val="20"/>
                <w:bdr w:val="none" w:sz="0" w:space="0" w:color="auto" w:frame="1"/>
                <w:shd w:val="clear" w:color="auto" w:fill="EFF0F1"/>
              </w:rPr>
              <w:t>docker-compose ps -q | xargs docker inspect -f '{{ .State.ExitCode }}' | grep -v 0 | wc -l | tr -d ' '</w:t>
            </w:r>
          </w:p>
          <w:p w:rsidR="009D63BA" w:rsidRPr="009D63BA" w:rsidRDefault="009D63BA" w:rsidP="009D63BA">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get container IDs</w:t>
            </w:r>
          </w:p>
          <w:p w:rsidR="009D63BA" w:rsidRPr="009D63BA" w:rsidRDefault="009D63BA" w:rsidP="009D63BA">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get last runs exit code for each container ID</w:t>
            </w:r>
          </w:p>
          <w:p w:rsidR="009D63BA" w:rsidRPr="009D63BA" w:rsidRDefault="009D63BA" w:rsidP="009D63BA">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only non-0 status codes</w:t>
            </w:r>
          </w:p>
          <w:p w:rsidR="009D63BA" w:rsidRPr="009D63BA" w:rsidRDefault="009D63BA" w:rsidP="009D63BA">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count number of non-0 status codes</w:t>
            </w:r>
          </w:p>
          <w:p w:rsidR="009D63BA" w:rsidRPr="009D63BA" w:rsidRDefault="009D63BA" w:rsidP="009D63BA">
            <w:pPr>
              <w:numPr>
                <w:ilvl w:val="0"/>
                <w:numId w:val="7"/>
              </w:numPr>
              <w:shd w:val="clear" w:color="auto" w:fill="FFFFFF"/>
              <w:spacing w:after="0" w:line="240" w:lineRule="auto"/>
              <w:ind w:left="450"/>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lastRenderedPageBreak/>
              <w:t>trim out white space</w:t>
            </w:r>
          </w:p>
          <w:p w:rsidR="009D63BA" w:rsidRPr="009D63BA" w:rsidRDefault="009D63BA" w:rsidP="009D63BA">
            <w:pPr>
              <w:shd w:val="clear" w:color="auto" w:fill="FFFFFF"/>
              <w:spacing w:after="240" w:line="240" w:lineRule="auto"/>
              <w:textAlignment w:val="baseline"/>
              <w:rPr>
                <w:rFonts w:ascii="Arial" w:eastAsia="Times New Roman" w:hAnsi="Arial" w:cs="Arial"/>
                <w:color w:val="242729"/>
                <w:sz w:val="23"/>
                <w:szCs w:val="23"/>
              </w:rPr>
            </w:pPr>
            <w:r w:rsidRPr="009D63BA">
              <w:rPr>
                <w:rFonts w:ascii="Arial" w:eastAsia="Times New Roman" w:hAnsi="Arial" w:cs="Arial"/>
                <w:color w:val="242729"/>
                <w:sz w:val="23"/>
                <w:szCs w:val="23"/>
              </w:rPr>
              <w:t>Returns how many non-0 exit codes were returned. Would be 0 if everything exited with code 0.</w:t>
            </w:r>
          </w:p>
          <w:p w:rsidR="009D63BA" w:rsidRPr="00995674" w:rsidRDefault="009D63BA" w:rsidP="009D63BA">
            <w:pPr>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sym w:font="Wingdings" w:char="F0E0"/>
            </w:r>
          </w:p>
          <w:tbl>
            <w:tblPr>
              <w:tblW w:w="9893" w:type="dxa"/>
              <w:tblCellMar>
                <w:left w:w="0" w:type="dxa"/>
                <w:right w:w="0" w:type="dxa"/>
              </w:tblCellMar>
              <w:tblLook w:val="04A0" w:firstRow="1" w:lastRow="0" w:firstColumn="1" w:lastColumn="0" w:noHBand="0" w:noVBand="1"/>
            </w:tblPr>
            <w:tblGrid>
              <w:gridCol w:w="9893"/>
            </w:tblGrid>
            <w:tr w:rsidR="009D63BA" w:rsidRPr="009D63BA" w:rsidTr="009D63BA">
              <w:tc>
                <w:tcPr>
                  <w:tcW w:w="0" w:type="auto"/>
                  <w:tcBorders>
                    <w:top w:val="nil"/>
                    <w:left w:val="nil"/>
                    <w:bottom w:val="single" w:sz="6" w:space="0" w:color="EFF0F1"/>
                    <w:right w:val="nil"/>
                  </w:tcBorders>
                  <w:tcMar>
                    <w:top w:w="90" w:type="dxa"/>
                    <w:left w:w="0" w:type="dxa"/>
                    <w:bottom w:w="90" w:type="dxa"/>
                    <w:right w:w="90" w:type="dxa"/>
                  </w:tcMar>
                  <w:hideMark/>
                </w:tcPr>
                <w:p w:rsidR="009D63BA" w:rsidRPr="009D63BA" w:rsidRDefault="009D63BA" w:rsidP="009D63BA">
                  <w:pPr>
                    <w:spacing w:after="0" w:line="240" w:lineRule="auto"/>
                    <w:textAlignment w:val="baseline"/>
                    <w:rPr>
                      <w:rFonts w:ascii="inherit" w:eastAsia="Times New Roman" w:hAnsi="inherit" w:cs="Times New Roman"/>
                      <w:sz w:val="20"/>
                      <w:szCs w:val="20"/>
                    </w:rPr>
                  </w:pPr>
                  <w:r w:rsidRPr="009D63BA">
                    <w:rPr>
                      <w:rFonts w:ascii="inherit" w:eastAsia="Times New Roman" w:hAnsi="inherit" w:cs="Times New Roman"/>
                      <w:sz w:val="24"/>
                      <w:szCs w:val="24"/>
                      <w:bdr w:val="none" w:sz="0" w:space="0" w:color="auto" w:frame="1"/>
                    </w:rPr>
                    <w:t>You can also use the non-quiet output from </w:t>
                  </w:r>
                  <w:r w:rsidRPr="009D63BA">
                    <w:rPr>
                      <w:rFonts w:ascii="Consolas" w:eastAsia="Times New Roman" w:hAnsi="Consolas" w:cs="Courier New"/>
                      <w:sz w:val="20"/>
                      <w:szCs w:val="20"/>
                      <w:bdr w:val="none" w:sz="0" w:space="0" w:color="auto" w:frame="1"/>
                      <w:shd w:val="clear" w:color="auto" w:fill="EFF0F1"/>
                    </w:rPr>
                    <w:t>docker-compose ps</w:t>
                  </w:r>
                  <w:r w:rsidRPr="009D63BA">
                    <w:rPr>
                      <w:rFonts w:ascii="inherit" w:eastAsia="Times New Roman" w:hAnsi="inherit" w:cs="Times New Roman"/>
                      <w:sz w:val="24"/>
                      <w:szCs w:val="24"/>
                      <w:bdr w:val="none" w:sz="0" w:space="0" w:color="auto" w:frame="1"/>
                    </w:rPr>
                    <w:t>, for example: </w:t>
                  </w:r>
                  <w:r w:rsidRPr="009D63BA">
                    <w:rPr>
                      <w:rFonts w:ascii="Consolas" w:eastAsia="Times New Roman" w:hAnsi="Consolas" w:cs="Courier New"/>
                      <w:sz w:val="20"/>
                      <w:szCs w:val="20"/>
                      <w:bdr w:val="none" w:sz="0" w:space="0" w:color="auto" w:frame="1"/>
                      <w:shd w:val="clear" w:color="auto" w:fill="EFF0F1"/>
                    </w:rPr>
                    <w:t>docker-compose ps | grep -c "Exit 1"</w:t>
                  </w:r>
                  <w:r w:rsidRPr="009D63BA">
                    <w:rPr>
                      <w:rFonts w:ascii="inherit" w:eastAsia="Times New Roman" w:hAnsi="inherit" w:cs="Times New Roman"/>
                      <w:sz w:val="24"/>
                      <w:szCs w:val="24"/>
                      <w:bdr w:val="none" w:sz="0" w:space="0" w:color="auto" w:frame="1"/>
                    </w:rPr>
                    <w:t> will give you the count where "Exit 1" is matched in the display from </w:t>
                  </w:r>
                  <w:r w:rsidRPr="009D63BA">
                    <w:rPr>
                      <w:rFonts w:ascii="Consolas" w:eastAsia="Times New Roman" w:hAnsi="Consolas" w:cs="Courier New"/>
                      <w:sz w:val="20"/>
                      <w:szCs w:val="20"/>
                      <w:bdr w:val="none" w:sz="0" w:space="0" w:color="auto" w:frame="1"/>
                      <w:shd w:val="clear" w:color="auto" w:fill="EFF0F1"/>
                    </w:rPr>
                    <w:t>docker-compose ps</w:t>
                  </w:r>
                  <w:r w:rsidRPr="009D63BA">
                    <w:rPr>
                      <w:rFonts w:ascii="inherit" w:eastAsia="Times New Roman" w:hAnsi="inherit" w:cs="Times New Roman"/>
                      <w:sz w:val="24"/>
                      <w:szCs w:val="24"/>
                      <w:bdr w:val="none" w:sz="0" w:space="0" w:color="auto" w:frame="1"/>
                    </w:rPr>
                    <w:t> (which provides a pretty-printed summary table of results). The exit codes are listed in the "State" column.</w:t>
                  </w:r>
                  <w:r w:rsidRPr="009D63BA">
                    <w:rPr>
                      <w:rFonts w:ascii="inherit" w:eastAsia="Times New Roman" w:hAnsi="inherit" w:cs="Times New Roman"/>
                      <w:sz w:val="20"/>
                      <w:szCs w:val="20"/>
                    </w:rPr>
                    <w:t>– </w:t>
                  </w:r>
                  <w:hyperlink r:id="rId79" w:tooltip="115 reputation" w:history="1">
                    <w:r w:rsidRPr="009D63BA">
                      <w:rPr>
                        <w:rFonts w:ascii="inherit" w:eastAsia="Times New Roman" w:hAnsi="inherit" w:cs="Times New Roman"/>
                        <w:color w:val="0077CC"/>
                        <w:sz w:val="20"/>
                        <w:szCs w:val="20"/>
                        <w:u w:val="single"/>
                        <w:bdr w:val="none" w:sz="0" w:space="0" w:color="auto" w:frame="1"/>
                      </w:rPr>
                      <w:t>eharik</w:t>
                    </w:r>
                  </w:hyperlink>
                  <w:r w:rsidRPr="009D63BA">
                    <w:rPr>
                      <w:rFonts w:ascii="inherit" w:eastAsia="Times New Roman" w:hAnsi="inherit" w:cs="Times New Roman"/>
                      <w:sz w:val="20"/>
                      <w:szCs w:val="20"/>
                    </w:rPr>
                    <w:t> </w:t>
                  </w:r>
                  <w:hyperlink r:id="rId80" w:anchor="comment54799046_33291554" w:history="1">
                    <w:r w:rsidRPr="009D63BA">
                      <w:rPr>
                        <w:rFonts w:ascii="inherit" w:eastAsia="Times New Roman" w:hAnsi="inherit" w:cs="Times New Roman"/>
                        <w:color w:val="005999"/>
                        <w:sz w:val="20"/>
                        <w:szCs w:val="20"/>
                        <w:bdr w:val="none" w:sz="0" w:space="0" w:color="auto" w:frame="1"/>
                      </w:rPr>
                      <w:t>Nov 3 '15 at 19:47</w:t>
                    </w:r>
                  </w:hyperlink>
                </w:p>
              </w:tc>
            </w:tr>
          </w:tbl>
          <w:p w:rsidR="00DD2425" w:rsidRPr="009D63BA" w:rsidRDefault="00DD2425" w:rsidP="00DD2425">
            <w:pPr>
              <w:pStyle w:val="NormalWeb"/>
              <w:shd w:val="clear" w:color="auto" w:fill="FFFFFF"/>
              <w:spacing w:before="0" w:beforeAutospacing="0" w:after="0" w:afterAutospacing="0"/>
              <w:textAlignment w:val="baseline"/>
              <w:rPr>
                <w:rFonts w:ascii="Arial" w:hAnsi="Arial" w:cs="Arial"/>
                <w:color w:val="242729"/>
                <w:sz w:val="23"/>
                <w:szCs w:val="23"/>
              </w:rPr>
            </w:pPr>
            <w:hyperlink r:id="rId81" w:history="1">
              <w:r w:rsidRPr="009D63BA">
                <w:rPr>
                  <w:rFonts w:ascii="inherit" w:hAnsi="inherit" w:cs="Arial"/>
                  <w:color w:val="005999"/>
                  <w:sz w:val="23"/>
                  <w:szCs w:val="23"/>
                  <w:u w:val="single"/>
                  <w:bdr w:val="none" w:sz="0" w:space="0" w:color="auto" w:frame="1"/>
                </w:rPr>
                <w:t>docker-rails</w:t>
              </w:r>
            </w:hyperlink>
            <w:r w:rsidRPr="009D63BA">
              <w:rPr>
                <w:rFonts w:ascii="Arial" w:hAnsi="Arial" w:cs="Arial"/>
                <w:color w:val="242729"/>
                <w:sz w:val="23"/>
                <w:szCs w:val="23"/>
              </w:rPr>
              <w:t> allows you to specify which container's error code is returned to the main process, so you CI server can determine the result. It is a great solution for CI and development for rails with docker.</w:t>
            </w:r>
          </w:p>
          <w:p w:rsidR="00DD2425" w:rsidRPr="009D63BA" w:rsidRDefault="00DD2425" w:rsidP="00DD2425">
            <w:pPr>
              <w:shd w:val="clear" w:color="auto" w:fill="FFFFFF"/>
              <w:spacing w:after="240" w:line="240" w:lineRule="auto"/>
              <w:textAlignment w:val="baseline"/>
              <w:rPr>
                <w:rFonts w:ascii="Arial" w:eastAsia="Times New Roman" w:hAnsi="Arial" w:cs="Arial"/>
                <w:color w:val="242729"/>
                <w:sz w:val="23"/>
                <w:szCs w:val="23"/>
              </w:rPr>
            </w:pPr>
            <w:r w:rsidRPr="009D63BA">
              <w:rPr>
                <w:rFonts w:ascii="Arial" w:eastAsia="Times New Roman" w:hAnsi="Arial" w:cs="Arial"/>
                <w:color w:val="242729"/>
                <w:sz w:val="23"/>
                <w:szCs w:val="23"/>
              </w:rPr>
              <w:t>For example</w:t>
            </w:r>
          </w:p>
          <w:p w:rsidR="00DD2425" w:rsidRPr="009D63BA" w:rsidRDefault="00DD2425" w:rsidP="00DD242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exit_code: web</w:t>
            </w:r>
          </w:p>
          <w:p w:rsidR="00DD2425" w:rsidRPr="009D63BA" w:rsidRDefault="00DD2425" w:rsidP="00DD2425">
            <w:pPr>
              <w:shd w:val="clear" w:color="auto" w:fill="FFFFFF"/>
              <w:spacing w:after="0" w:line="240" w:lineRule="auto"/>
              <w:textAlignment w:val="baseline"/>
              <w:rPr>
                <w:rFonts w:ascii="Arial" w:eastAsia="Times New Roman" w:hAnsi="Arial" w:cs="Arial"/>
                <w:color w:val="242729"/>
                <w:sz w:val="23"/>
                <w:szCs w:val="23"/>
              </w:rPr>
            </w:pPr>
            <w:r w:rsidRPr="009D63BA">
              <w:rPr>
                <w:rFonts w:ascii="Arial" w:eastAsia="Times New Roman" w:hAnsi="Arial" w:cs="Arial"/>
                <w:color w:val="242729"/>
                <w:sz w:val="23"/>
                <w:szCs w:val="23"/>
              </w:rPr>
              <w:t>in your </w:t>
            </w:r>
            <w:r w:rsidRPr="009D63BA">
              <w:rPr>
                <w:rFonts w:ascii="Consolas" w:eastAsia="Times New Roman" w:hAnsi="Consolas" w:cs="Courier New"/>
                <w:color w:val="242729"/>
                <w:sz w:val="20"/>
                <w:szCs w:val="20"/>
                <w:bdr w:val="none" w:sz="0" w:space="0" w:color="auto" w:frame="1"/>
                <w:shd w:val="clear" w:color="auto" w:fill="EFF0F1"/>
              </w:rPr>
              <w:t>docker-rails.yml</w:t>
            </w:r>
            <w:r w:rsidRPr="009D63BA">
              <w:rPr>
                <w:rFonts w:ascii="Arial" w:eastAsia="Times New Roman" w:hAnsi="Arial" w:cs="Arial"/>
                <w:color w:val="242729"/>
                <w:sz w:val="23"/>
                <w:szCs w:val="23"/>
              </w:rPr>
              <w:t> will yield the </w:t>
            </w:r>
            <w:r w:rsidRPr="009D63BA">
              <w:rPr>
                <w:rFonts w:ascii="Consolas" w:eastAsia="Times New Roman" w:hAnsi="Consolas" w:cs="Courier New"/>
                <w:color w:val="242729"/>
                <w:sz w:val="20"/>
                <w:szCs w:val="20"/>
                <w:bdr w:val="none" w:sz="0" w:space="0" w:color="auto" w:frame="1"/>
                <w:shd w:val="clear" w:color="auto" w:fill="EFF0F1"/>
              </w:rPr>
              <w:t>web</w:t>
            </w:r>
            <w:r w:rsidRPr="009D63BA">
              <w:rPr>
                <w:rFonts w:ascii="Arial" w:eastAsia="Times New Roman" w:hAnsi="Arial" w:cs="Arial"/>
                <w:color w:val="242729"/>
                <w:sz w:val="23"/>
                <w:szCs w:val="23"/>
              </w:rPr>
              <w:t> containers exit code as a result of the command </w:t>
            </w:r>
            <w:r w:rsidRPr="009D63BA">
              <w:rPr>
                <w:rFonts w:ascii="Consolas" w:eastAsia="Times New Roman" w:hAnsi="Consolas" w:cs="Courier New"/>
                <w:color w:val="242729"/>
                <w:sz w:val="20"/>
                <w:szCs w:val="20"/>
                <w:bdr w:val="none" w:sz="0" w:space="0" w:color="auto" w:frame="1"/>
                <w:shd w:val="clear" w:color="auto" w:fill="EFF0F1"/>
              </w:rPr>
              <w:t>docker-rails ci test</w:t>
            </w:r>
            <w:r w:rsidRPr="009D63BA">
              <w:rPr>
                <w:rFonts w:ascii="Arial" w:eastAsia="Times New Roman" w:hAnsi="Arial" w:cs="Arial"/>
                <w:color w:val="242729"/>
                <w:sz w:val="23"/>
                <w:szCs w:val="23"/>
              </w:rPr>
              <w:t>. </w:t>
            </w:r>
            <w:r w:rsidRPr="009D63BA">
              <w:rPr>
                <w:rFonts w:ascii="Consolas" w:eastAsia="Times New Roman" w:hAnsi="Consolas" w:cs="Courier New"/>
                <w:color w:val="242729"/>
                <w:sz w:val="20"/>
                <w:szCs w:val="20"/>
                <w:bdr w:val="none" w:sz="0" w:space="0" w:color="auto" w:frame="1"/>
                <w:shd w:val="clear" w:color="auto" w:fill="EFF0F1"/>
              </w:rPr>
              <w:t>docker-rails.yml</w:t>
            </w:r>
            <w:r w:rsidRPr="009D63BA">
              <w:rPr>
                <w:rFonts w:ascii="Arial" w:eastAsia="Times New Roman" w:hAnsi="Arial" w:cs="Arial"/>
                <w:color w:val="242729"/>
                <w:sz w:val="23"/>
                <w:szCs w:val="23"/>
              </w:rPr>
              <w:t> is just a meta wrapper around the standard </w:t>
            </w:r>
            <w:r w:rsidRPr="009D63BA">
              <w:rPr>
                <w:rFonts w:ascii="Consolas" w:eastAsia="Times New Roman" w:hAnsi="Consolas" w:cs="Courier New"/>
                <w:color w:val="242729"/>
                <w:sz w:val="20"/>
                <w:szCs w:val="20"/>
                <w:bdr w:val="none" w:sz="0" w:space="0" w:color="auto" w:frame="1"/>
                <w:shd w:val="clear" w:color="auto" w:fill="EFF0F1"/>
              </w:rPr>
              <w:t>docker-compose.yml</w:t>
            </w:r>
            <w:r w:rsidRPr="009D63BA">
              <w:rPr>
                <w:rFonts w:ascii="Arial" w:eastAsia="Times New Roman" w:hAnsi="Arial" w:cs="Arial"/>
                <w:color w:val="242729"/>
                <w:sz w:val="23"/>
                <w:szCs w:val="23"/>
              </w:rPr>
              <w:t> that gives you the potential to inherit/reuse the same base config for different environments i.e. development vs test vs parallel_tests.</w:t>
            </w:r>
          </w:p>
          <w:p w:rsidR="009D63BA" w:rsidRPr="00995674" w:rsidRDefault="009D63BA" w:rsidP="009D63BA">
            <w:pPr>
              <w:spacing w:after="0" w:line="240" w:lineRule="auto"/>
              <w:textAlignment w:val="baseline"/>
              <w:rPr>
                <w:rFonts w:ascii="inherit" w:eastAsia="Times New Roman" w:hAnsi="inherit" w:cs="Arial"/>
                <w:color w:val="242729"/>
                <w:sz w:val="23"/>
                <w:szCs w:val="23"/>
              </w:rPr>
            </w:pPr>
          </w:p>
        </w:tc>
      </w:tr>
    </w:tbl>
    <w:p w:rsidR="009D63BA" w:rsidRPr="00DD2425" w:rsidRDefault="009D63BA" w:rsidP="009D63BA">
      <w:pPr>
        <w:rPr>
          <w:rStyle w:val="Hyperlink"/>
          <w:color w:val="auto"/>
          <w:sz w:val="20"/>
          <w:u w:val="none"/>
        </w:rPr>
      </w:pPr>
      <w:r>
        <w:rPr>
          <w:sz w:val="20"/>
        </w:rPr>
        <w:lastRenderedPageBreak/>
        <w:t>14.)</w:t>
      </w:r>
      <w:r w:rsidRPr="009D63BA">
        <w:rPr>
          <w:rFonts w:ascii="Arial" w:hAnsi="Arial" w:cs="Arial"/>
          <w:color w:val="242729"/>
          <w:sz w:val="33"/>
          <w:szCs w:val="33"/>
        </w:rPr>
        <w:t xml:space="preserve"> </w:t>
      </w:r>
      <w:hyperlink r:id="rId82" w:history="1">
        <w:r w:rsidRPr="009D63BA">
          <w:rPr>
            <w:rStyle w:val="Hyperlink"/>
            <w:sz w:val="20"/>
          </w:rPr>
          <w:t>Can't connect to docker from docker-compose</w:t>
        </w:r>
      </w:hyperlink>
      <w:r w:rsidRPr="009D63BA">
        <w:rPr>
          <w:b/>
          <w:bCs/>
          <w:sz w:val="20"/>
        </w:rPr>
        <w:fldChar w:fldCharType="begin"/>
      </w:r>
      <w:r w:rsidRPr="009D63BA">
        <w:rPr>
          <w:b/>
          <w:bCs/>
          <w:sz w:val="20"/>
        </w:rPr>
        <w:instrText xml:space="preserve"> HYPERLINK "https://stackoverflow.com/questions/29101043/cant-connect-to-docker-from-docker-compose" </w:instrText>
      </w:r>
      <w:r w:rsidRPr="009D63BA">
        <w:rPr>
          <w:b/>
          <w:bCs/>
          <w:sz w:val="20"/>
        </w:rPr>
        <w:fldChar w:fldCharType="separate"/>
      </w:r>
    </w:p>
    <w:tbl>
      <w:tblPr>
        <w:tblW w:w="0" w:type="auto"/>
        <w:shd w:val="clear" w:color="auto" w:fill="FFFFFF"/>
        <w:tblCellMar>
          <w:left w:w="0" w:type="dxa"/>
          <w:right w:w="0" w:type="dxa"/>
        </w:tblCellMar>
        <w:tblLook w:val="04A0" w:firstRow="1" w:lastRow="0" w:firstColumn="1" w:lastColumn="0" w:noHBand="0" w:noVBand="1"/>
      </w:tblPr>
      <w:tblGrid>
        <w:gridCol w:w="709"/>
        <w:gridCol w:w="9911"/>
      </w:tblGrid>
      <w:tr w:rsidR="009D63BA" w:rsidRPr="009D63BA" w:rsidTr="00D1036F">
        <w:tc>
          <w:tcPr>
            <w:tcW w:w="0" w:type="auto"/>
            <w:tcBorders>
              <w:top w:val="nil"/>
              <w:left w:val="nil"/>
              <w:bottom w:val="nil"/>
              <w:right w:val="nil"/>
            </w:tcBorders>
            <w:shd w:val="clear" w:color="auto" w:fill="FFFFFF"/>
            <w:tcMar>
              <w:top w:w="0" w:type="dxa"/>
              <w:left w:w="0" w:type="dxa"/>
              <w:bottom w:w="0" w:type="dxa"/>
              <w:right w:w="225" w:type="dxa"/>
            </w:tcMar>
            <w:hideMark/>
          </w:tcPr>
          <w:p w:rsidR="009D63BA" w:rsidRPr="009D63BA" w:rsidRDefault="009D63BA" w:rsidP="00D1036F">
            <w:pPr>
              <w:spacing w:after="0" w:line="240" w:lineRule="auto"/>
              <w:jc w:val="center"/>
              <w:textAlignment w:val="baseline"/>
              <w:rPr>
                <w:rFonts w:ascii="inherit" w:eastAsia="Times New Roman" w:hAnsi="inherit" w:cs="Arial"/>
                <w:color w:val="242729"/>
                <w:sz w:val="20"/>
                <w:szCs w:val="20"/>
              </w:rPr>
            </w:pPr>
            <w:r w:rsidRPr="009D63BA">
              <w:rPr>
                <w:rFonts w:ascii="inherit" w:eastAsia="Times New Roman" w:hAnsi="inherit" w:cs="Arial"/>
                <w:noProof/>
                <w:color w:val="242729"/>
                <w:sz w:val="20"/>
                <w:szCs w:val="20"/>
              </w:rPr>
              <mc:AlternateContent>
                <mc:Choice Requires="wps">
                  <w:drawing>
                    <wp:inline distT="0" distB="0" distL="0" distR="0" wp14:anchorId="7CE57BB9" wp14:editId="0AC86EC8">
                      <wp:extent cx="307340" cy="307340"/>
                      <wp:effectExtent l="0" t="0" r="0" b="0"/>
                      <wp:docPr id="15" name="watchIcon" descr="chrome-extension://pihfndpmcafdecheofkjfkadecoogigm/resources/images/icon_grey_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D82CF5" id="watchIcon" o:spid="_x0000_s1026" alt="chrome-extension://pihfndpmcafdecheofkjfkadecoogigm/resources/images/icon_grey_19.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" filled="f" stroked="f">
                      <o:lock v:ext="edit" aspectratio="t"/>
                      <w10:anchorlock/>
                    </v:rect>
                  </w:pict>
                </mc:Fallback>
              </mc:AlternateContent>
            </w:r>
          </w:p>
        </w:tc>
        <w:tc>
          <w:tcPr>
            <w:tcW w:w="0" w:type="auto"/>
            <w:tcBorders>
              <w:top w:val="nil"/>
              <w:left w:val="nil"/>
              <w:bottom w:val="nil"/>
              <w:right w:val="nil"/>
            </w:tcBorders>
            <w:shd w:val="clear" w:color="auto" w:fill="FFFFFF"/>
            <w:hideMark/>
          </w:tcPr>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I installed docker-machine 0.1.0 and docker-compose 1.1.0 on Mac OS 10.8.5.</w:t>
            </w:r>
            <w:r w:rsidRPr="009D63BA">
              <w:rPr>
                <w:rFonts w:ascii="inherit" w:eastAsia="Times New Roman" w:hAnsi="inherit" w:cs="Arial"/>
                <w:color w:val="242729"/>
                <w:sz w:val="23"/>
                <w:szCs w:val="23"/>
              </w:rPr>
              <w:br/>
              <w:t>Docker-machine is running normally and able to connect by docker-machine ssh.</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docker-machine ls</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NAME   ACTIVE   DRIVER       STATE     URL                         SWARM</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xml:space="preserve">dev    *        virtualbox   Running   tcp://192.168.99.100:2376   </w:t>
            </w:r>
          </w:p>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However can't connect from docker-compose.</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docker-compose up</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Couldn't connect to Docker daemon at http+unix://var/run/docker.sock - is it running?</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If it's at a non-standard location, specify the URL with the DOCKER_HOST environment variable.</w:t>
            </w:r>
          </w:p>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My Dockerfile and docker-compose.yml is here.</w:t>
            </w:r>
          </w:p>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Dockerfile</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FROM centos:centos7</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DOCKER_HOST tcp://192.168.99.100:2376</w:t>
            </w:r>
          </w:p>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docker-compose.yml</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web:</w:t>
            </w:r>
          </w:p>
          <w:p w:rsidR="009D63BA" w:rsidRPr="009D63BA" w:rsidRDefault="009D63BA"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xml:space="preserve">  build: .</w:t>
            </w:r>
          </w:p>
          <w:p w:rsidR="009D63BA" w:rsidRPr="009D63BA" w:rsidRDefault="009D63BA" w:rsidP="00D1036F">
            <w:pPr>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Why can't connect? Any ideas?</w:t>
            </w:r>
          </w:p>
        </w:tc>
      </w:tr>
    </w:tbl>
    <w:p w:rsidR="009D63BA" w:rsidRPr="009D63BA" w:rsidRDefault="009D63BA" w:rsidP="009D63BA">
      <w:pPr>
        <w:rPr>
          <w:b/>
          <w:bCs/>
          <w:sz w:val="20"/>
        </w:rPr>
      </w:pPr>
      <w:r w:rsidRPr="009D63BA">
        <w:rPr>
          <w:sz w:val="20"/>
        </w:rPr>
        <w:fldChar w:fldCharType="end"/>
      </w:r>
      <w:r>
        <w:rPr>
          <w:sz w:val="20"/>
        </w:rPr>
        <w:t>-</w:t>
      </w:r>
      <w:r w:rsidRPr="009D63BA">
        <w:rPr>
          <w:sz w:val="20"/>
        </w:rPr>
        <w:sym w:font="Wingdings" w:char="F0E0"/>
      </w:r>
    </w:p>
    <w:tbl>
      <w:tblPr>
        <w:tblW w:w="7753" w:type="dxa"/>
        <w:shd w:val="clear" w:color="auto" w:fill="FFFFFF"/>
        <w:tblCellMar>
          <w:left w:w="0" w:type="dxa"/>
          <w:right w:w="0" w:type="dxa"/>
        </w:tblCellMar>
        <w:tblLook w:val="04A0" w:firstRow="1" w:lastRow="0" w:firstColumn="1" w:lastColumn="0" w:noHBand="0" w:noVBand="1"/>
      </w:tblPr>
      <w:tblGrid>
        <w:gridCol w:w="7753"/>
      </w:tblGrid>
      <w:tr w:rsidR="009D63BA" w:rsidRPr="009D63BA" w:rsidTr="009D63BA">
        <w:tc>
          <w:tcPr>
            <w:tcW w:w="0" w:type="auto"/>
            <w:tcBorders>
              <w:top w:val="nil"/>
              <w:left w:val="nil"/>
              <w:bottom w:val="single" w:sz="6" w:space="0" w:color="EFF0F1"/>
              <w:right w:val="nil"/>
            </w:tcBorders>
            <w:shd w:val="clear" w:color="auto" w:fill="FFFFFF"/>
            <w:tcMar>
              <w:top w:w="90" w:type="dxa"/>
              <w:left w:w="0" w:type="dxa"/>
              <w:bottom w:w="90" w:type="dxa"/>
              <w:right w:w="90" w:type="dxa"/>
            </w:tcMar>
            <w:hideMark/>
          </w:tcPr>
          <w:p w:rsidR="009D63BA" w:rsidRPr="009D63BA" w:rsidRDefault="009D63BA" w:rsidP="009D63BA">
            <w:pPr>
              <w:spacing w:after="0" w:line="240" w:lineRule="auto"/>
              <w:textAlignment w:val="baseline"/>
              <w:rPr>
                <w:rFonts w:ascii="inherit" w:eastAsia="Times New Roman" w:hAnsi="inherit" w:cs="Arial"/>
                <w:color w:val="242729"/>
                <w:sz w:val="20"/>
                <w:szCs w:val="20"/>
              </w:rPr>
            </w:pPr>
            <w:r w:rsidRPr="009D63BA">
              <w:rPr>
                <w:rFonts w:ascii="inherit" w:eastAsia="Times New Roman" w:hAnsi="inherit" w:cs="Arial"/>
                <w:color w:val="242729"/>
                <w:sz w:val="20"/>
                <w:szCs w:val="20"/>
                <w:bdr w:val="none" w:sz="0" w:space="0" w:color="auto" w:frame="1"/>
              </w:rPr>
              <w:t>Does </w:t>
            </w:r>
            <w:r w:rsidRPr="009D63BA">
              <w:rPr>
                <w:rFonts w:ascii="Consolas" w:eastAsia="Times New Roman" w:hAnsi="Consolas" w:cs="Courier New"/>
                <w:color w:val="242729"/>
                <w:sz w:val="20"/>
                <w:szCs w:val="20"/>
                <w:bdr w:val="none" w:sz="0" w:space="0" w:color="auto" w:frame="1"/>
                <w:shd w:val="clear" w:color="auto" w:fill="EFF0F1"/>
              </w:rPr>
              <w:t>docker-machine</w:t>
            </w:r>
            <w:r w:rsidRPr="009D63BA">
              <w:rPr>
                <w:rFonts w:ascii="inherit" w:eastAsia="Times New Roman" w:hAnsi="inherit" w:cs="Arial"/>
                <w:color w:val="242729"/>
                <w:sz w:val="20"/>
                <w:szCs w:val="20"/>
                <w:bdr w:val="none" w:sz="0" w:space="0" w:color="auto" w:frame="1"/>
              </w:rPr>
              <w:t> run as root? I just came here with the same problem on Ubuntu and it was the permissions on the socket - </w:t>
            </w:r>
            <w:r w:rsidRPr="009D63BA">
              <w:rPr>
                <w:rFonts w:ascii="Consolas" w:eastAsia="Times New Roman" w:hAnsi="Consolas" w:cs="Courier New"/>
                <w:color w:val="242729"/>
                <w:sz w:val="20"/>
                <w:szCs w:val="20"/>
                <w:bdr w:val="none" w:sz="0" w:space="0" w:color="auto" w:frame="1"/>
                <w:shd w:val="clear" w:color="auto" w:fill="EFF0F1"/>
              </w:rPr>
              <w:t>sudo</w:t>
            </w:r>
            <w:r w:rsidRPr="009D63BA">
              <w:rPr>
                <w:rFonts w:ascii="inherit" w:eastAsia="Times New Roman" w:hAnsi="inherit" w:cs="Arial"/>
                <w:color w:val="242729"/>
                <w:sz w:val="20"/>
                <w:szCs w:val="20"/>
                <w:bdr w:val="none" w:sz="0" w:space="0" w:color="auto" w:frame="1"/>
              </w:rPr>
              <w:t> did the trick.</w:t>
            </w:r>
            <w:r w:rsidRPr="009D63BA">
              <w:rPr>
                <w:rFonts w:ascii="inherit" w:eastAsia="Times New Roman" w:hAnsi="inherit" w:cs="Arial"/>
                <w:color w:val="242729"/>
                <w:sz w:val="20"/>
                <w:szCs w:val="20"/>
              </w:rPr>
              <w:t> – </w:t>
            </w:r>
            <w:hyperlink r:id="rId83" w:tooltip="604 reputation" w:history="1">
              <w:r w:rsidRPr="009D63BA">
                <w:rPr>
                  <w:rFonts w:ascii="inherit" w:eastAsia="Times New Roman" w:hAnsi="inherit" w:cs="Arial"/>
                  <w:color w:val="0077CC"/>
                  <w:sz w:val="20"/>
                  <w:szCs w:val="20"/>
                  <w:u w:val="single"/>
                  <w:bdr w:val="none" w:sz="0" w:space="0" w:color="auto" w:frame="1"/>
                </w:rPr>
                <w:t>SLD</w:t>
              </w:r>
            </w:hyperlink>
            <w:r w:rsidRPr="009D63BA">
              <w:rPr>
                <w:rFonts w:ascii="inherit" w:eastAsia="Times New Roman" w:hAnsi="inherit" w:cs="Arial"/>
                <w:color w:val="242729"/>
                <w:sz w:val="20"/>
                <w:szCs w:val="20"/>
              </w:rPr>
              <w:t> </w:t>
            </w:r>
            <w:hyperlink r:id="rId84" w:anchor="comment46434422_29101043" w:history="1">
              <w:r w:rsidRPr="009D63BA">
                <w:rPr>
                  <w:rFonts w:ascii="inherit" w:eastAsia="Times New Roman" w:hAnsi="inherit" w:cs="Arial"/>
                  <w:color w:val="005999"/>
                  <w:sz w:val="24"/>
                  <w:szCs w:val="24"/>
                  <w:bdr w:val="none" w:sz="0" w:space="0" w:color="auto" w:frame="1"/>
                </w:rPr>
                <w:t>Mar 17 '15 at 14:49</w:t>
              </w:r>
            </w:hyperlink>
          </w:p>
        </w:tc>
      </w:tr>
      <w:tr w:rsidR="009D63BA" w:rsidRPr="009D63BA" w:rsidTr="009D63BA">
        <w:tc>
          <w:tcPr>
            <w:tcW w:w="0" w:type="auto"/>
            <w:tcBorders>
              <w:top w:val="nil"/>
              <w:left w:val="nil"/>
              <w:bottom w:val="single" w:sz="6" w:space="0" w:color="EFF0F1"/>
              <w:right w:val="nil"/>
            </w:tcBorders>
            <w:shd w:val="clear" w:color="auto" w:fill="FFFFFF"/>
            <w:tcMar>
              <w:top w:w="90" w:type="dxa"/>
              <w:left w:w="0" w:type="dxa"/>
              <w:bottom w:w="90" w:type="dxa"/>
              <w:right w:w="90" w:type="dxa"/>
            </w:tcMar>
            <w:hideMark/>
          </w:tcPr>
          <w:p w:rsidR="009D63BA" w:rsidRPr="009D63BA" w:rsidRDefault="009D63BA" w:rsidP="009D63BA">
            <w:pPr>
              <w:spacing w:after="0" w:line="240" w:lineRule="auto"/>
              <w:textAlignment w:val="baseline"/>
              <w:rPr>
                <w:rFonts w:ascii="inherit" w:eastAsia="Times New Roman" w:hAnsi="inherit" w:cs="Arial"/>
                <w:color w:val="242729"/>
                <w:sz w:val="20"/>
                <w:szCs w:val="20"/>
              </w:rPr>
            </w:pPr>
            <w:r w:rsidRPr="009D63BA">
              <w:rPr>
                <w:rFonts w:ascii="inherit" w:eastAsia="Times New Roman" w:hAnsi="inherit" w:cs="Arial"/>
                <w:color w:val="242729"/>
                <w:sz w:val="20"/>
                <w:szCs w:val="20"/>
                <w:bdr w:val="none" w:sz="0" w:space="0" w:color="auto" w:frame="1"/>
              </w:rPr>
              <w:t>For those on Linux, you might </w:t>
            </w:r>
            <w:hyperlink r:id="rId85" w:history="1">
              <w:r w:rsidRPr="009D63BA">
                <w:rPr>
                  <w:rFonts w:ascii="inherit" w:eastAsia="Times New Roman" w:hAnsi="inherit" w:cs="Arial"/>
                  <w:color w:val="005999"/>
                  <w:sz w:val="20"/>
                  <w:szCs w:val="20"/>
                  <w:u w:val="single"/>
                  <w:bdr w:val="none" w:sz="0" w:space="0" w:color="auto" w:frame="1"/>
                </w:rPr>
                <w:t>just need to be added to the docker group</w:t>
              </w:r>
            </w:hyperlink>
            <w:r w:rsidRPr="009D63BA">
              <w:rPr>
                <w:rFonts w:ascii="inherit" w:eastAsia="Times New Roman" w:hAnsi="inherit" w:cs="Arial"/>
                <w:color w:val="242729"/>
                <w:sz w:val="20"/>
                <w:szCs w:val="20"/>
                <w:bdr w:val="none" w:sz="0" w:space="0" w:color="auto" w:frame="1"/>
              </w:rPr>
              <w:t>.</w:t>
            </w:r>
            <w:r w:rsidRPr="009D63BA">
              <w:rPr>
                <w:rFonts w:ascii="inherit" w:eastAsia="Times New Roman" w:hAnsi="inherit" w:cs="Arial"/>
                <w:color w:val="242729"/>
                <w:sz w:val="20"/>
                <w:szCs w:val="20"/>
              </w:rPr>
              <w:t> </w:t>
            </w:r>
          </w:p>
        </w:tc>
      </w:tr>
    </w:tbl>
    <w:p w:rsidR="009D63BA" w:rsidRPr="009D63BA" w:rsidRDefault="009D63BA" w:rsidP="009D63BA">
      <w:pPr>
        <w:pStyle w:val="NormalWeb"/>
        <w:shd w:val="clear" w:color="auto" w:fill="FFFFFF"/>
        <w:spacing w:before="0" w:beforeAutospacing="0" w:after="0" w:afterAutospacing="0"/>
        <w:textAlignment w:val="baseline"/>
        <w:rPr>
          <w:rFonts w:ascii="Arial" w:hAnsi="Arial" w:cs="Arial"/>
          <w:color w:val="242729"/>
          <w:sz w:val="22"/>
          <w:szCs w:val="23"/>
        </w:rPr>
      </w:pPr>
      <w:r>
        <w:rPr>
          <w:b/>
          <w:bCs/>
          <w:sz w:val="20"/>
        </w:rPr>
        <w:lastRenderedPageBreak/>
        <w:t>-</w:t>
      </w:r>
      <w:r w:rsidRPr="009D63BA">
        <w:rPr>
          <w:b/>
          <w:bCs/>
          <w:sz w:val="20"/>
        </w:rPr>
        <w:sym w:font="Wingdings" w:char="F0E0"/>
      </w:r>
      <w:r w:rsidRPr="009D63BA">
        <w:rPr>
          <w:rFonts w:ascii="Arial" w:hAnsi="Arial" w:cs="Arial"/>
          <w:color w:val="242729"/>
          <w:sz w:val="22"/>
          <w:szCs w:val="23"/>
        </w:rPr>
        <w:t>The Docker machine is running. But you need to export some environment to connect to the Docker machine. By default, the </w:t>
      </w:r>
      <w:r w:rsidRPr="009D63BA">
        <w:rPr>
          <w:rFonts w:ascii="Consolas" w:hAnsi="Consolas" w:cs="Courier New"/>
          <w:color w:val="242729"/>
          <w:sz w:val="18"/>
          <w:szCs w:val="20"/>
          <w:bdr w:val="none" w:sz="0" w:space="0" w:color="auto" w:frame="1"/>
          <w:shd w:val="clear" w:color="auto" w:fill="EFF0F1"/>
        </w:rPr>
        <w:t>docker</w:t>
      </w:r>
      <w:r w:rsidRPr="009D63BA">
        <w:rPr>
          <w:rFonts w:ascii="Arial" w:hAnsi="Arial" w:cs="Arial"/>
          <w:color w:val="242729"/>
          <w:sz w:val="22"/>
          <w:szCs w:val="23"/>
        </w:rPr>
        <w:t> CLI client is trying to communicate to the daemon using </w:t>
      </w:r>
      <w:r w:rsidRPr="009D63BA">
        <w:rPr>
          <w:rFonts w:ascii="Consolas" w:hAnsi="Consolas" w:cs="Courier New"/>
          <w:color w:val="242729"/>
          <w:sz w:val="18"/>
          <w:szCs w:val="20"/>
          <w:bdr w:val="none" w:sz="0" w:space="0" w:color="auto" w:frame="1"/>
          <w:shd w:val="clear" w:color="auto" w:fill="EFF0F1"/>
        </w:rPr>
        <w:t>http+unix://var/run/docker.sock</w:t>
      </w:r>
      <w:r w:rsidRPr="009D63BA">
        <w:rPr>
          <w:rFonts w:ascii="Arial" w:hAnsi="Arial" w:cs="Arial"/>
          <w:color w:val="242729"/>
          <w:sz w:val="22"/>
          <w:szCs w:val="23"/>
        </w:rPr>
        <w:t> (as shown in the error message).</w:t>
      </w:r>
    </w:p>
    <w:p w:rsidR="009D63BA" w:rsidRPr="009D63BA" w:rsidRDefault="009D63BA" w:rsidP="009D63BA">
      <w:pPr>
        <w:shd w:val="clear" w:color="auto" w:fill="FFFFFF"/>
        <w:spacing w:after="0" w:line="240" w:lineRule="auto"/>
        <w:textAlignment w:val="baseline"/>
        <w:rPr>
          <w:rFonts w:ascii="Arial" w:eastAsia="Times New Roman" w:hAnsi="Arial" w:cs="Arial"/>
          <w:color w:val="242729"/>
          <w:szCs w:val="23"/>
        </w:rPr>
      </w:pPr>
      <w:r w:rsidRPr="009D63BA">
        <w:rPr>
          <w:rFonts w:ascii="Arial" w:eastAsia="Times New Roman" w:hAnsi="Arial" w:cs="Arial"/>
          <w:color w:val="242729"/>
          <w:szCs w:val="23"/>
        </w:rPr>
        <w:t>Export the correct environment variables using </w:t>
      </w:r>
      <w:r w:rsidRPr="009D63BA">
        <w:rPr>
          <w:rFonts w:ascii="Consolas" w:eastAsia="Times New Roman" w:hAnsi="Consolas" w:cs="Courier New"/>
          <w:color w:val="242729"/>
          <w:sz w:val="18"/>
          <w:szCs w:val="20"/>
          <w:bdr w:val="none" w:sz="0" w:space="0" w:color="auto" w:frame="1"/>
          <w:shd w:val="clear" w:color="auto" w:fill="EFF0F1"/>
        </w:rPr>
        <w:t>eval $(docker-machine env dev)</w:t>
      </w:r>
      <w:r w:rsidRPr="009D63BA">
        <w:rPr>
          <w:rFonts w:ascii="Arial" w:eastAsia="Times New Roman" w:hAnsi="Arial" w:cs="Arial"/>
          <w:color w:val="242729"/>
          <w:szCs w:val="23"/>
        </w:rPr>
        <w:t> and then try again. You can also just run </w:t>
      </w:r>
      <w:r w:rsidRPr="009D63BA">
        <w:rPr>
          <w:rFonts w:ascii="Consolas" w:eastAsia="Times New Roman" w:hAnsi="Consolas" w:cs="Courier New"/>
          <w:color w:val="242729"/>
          <w:sz w:val="18"/>
          <w:szCs w:val="20"/>
          <w:bdr w:val="none" w:sz="0" w:space="0" w:color="auto" w:frame="1"/>
          <w:shd w:val="clear" w:color="auto" w:fill="EFF0F1"/>
        </w:rPr>
        <w:t>docker-machine env dev</w:t>
      </w:r>
      <w:r w:rsidRPr="009D63BA">
        <w:rPr>
          <w:rFonts w:ascii="Arial" w:eastAsia="Times New Roman" w:hAnsi="Arial" w:cs="Arial"/>
          <w:color w:val="242729"/>
          <w:szCs w:val="23"/>
        </w:rPr>
        <w:t> to see the environment variables it will export. Notice that one of them is </w:t>
      </w:r>
      <w:r w:rsidRPr="009D63BA">
        <w:rPr>
          <w:rFonts w:ascii="Consolas" w:eastAsia="Times New Roman" w:hAnsi="Consolas" w:cs="Courier New"/>
          <w:color w:val="242729"/>
          <w:sz w:val="18"/>
          <w:szCs w:val="20"/>
          <w:bdr w:val="none" w:sz="0" w:space="0" w:color="auto" w:frame="1"/>
          <w:shd w:val="clear" w:color="auto" w:fill="EFF0F1"/>
        </w:rPr>
        <w:t>DOCKER_HOST</w:t>
      </w:r>
      <w:r w:rsidRPr="009D63BA">
        <w:rPr>
          <w:rFonts w:ascii="Arial" w:eastAsia="Times New Roman" w:hAnsi="Arial" w:cs="Arial"/>
          <w:color w:val="242729"/>
          <w:szCs w:val="23"/>
        </w:rPr>
        <w:t>, just as the error message suggests you may need to set.</w:t>
      </w:r>
    </w:p>
    <w:p w:rsidR="009D63BA" w:rsidRPr="009D63BA" w:rsidRDefault="009D63BA" w:rsidP="009D63BA">
      <w:pPr>
        <w:rPr>
          <w:bCs/>
          <w:sz w:val="18"/>
        </w:rPr>
      </w:pPr>
      <w:r>
        <w:rPr>
          <w:bCs/>
          <w:sz w:val="18"/>
        </w:rPr>
        <w:t xml:space="preserve">-- </w:t>
      </w:r>
      <w:r w:rsidRPr="009D63BA">
        <w:rPr>
          <w:bCs/>
          <w:sz w:val="18"/>
        </w:rPr>
        <w:t>My docker-machine name is dev, so I executed $(docker-machine env dev) command did the trick. Thanks fo</w:t>
      </w:r>
      <w:r>
        <w:rPr>
          <w:bCs/>
          <w:sz w:val="18"/>
        </w:rPr>
        <w:t xml:space="preserve">r your help! – DIGITALSQUAD Mar </w:t>
      </w:r>
    </w:p>
    <w:p w:rsidR="009D63BA" w:rsidRPr="009D63BA" w:rsidRDefault="009D63BA" w:rsidP="009D63BA">
      <w:pPr>
        <w:rPr>
          <w:bCs/>
          <w:sz w:val="18"/>
        </w:rPr>
      </w:pPr>
      <w:r w:rsidRPr="009D63BA">
        <w:rPr>
          <w:bCs/>
          <w:sz w:val="18"/>
        </w:rPr>
        <w:t>Yep, you are correct. I updated the answer to reflect this. – A</w:t>
      </w:r>
      <w:r>
        <w:rPr>
          <w:bCs/>
          <w:sz w:val="18"/>
        </w:rPr>
        <w:t>ndy Shinn Dec 11 '15 at 2:47</w:t>
      </w:r>
    </w:p>
    <w:p w:rsidR="009D63BA" w:rsidRPr="009D63BA" w:rsidRDefault="009D63BA" w:rsidP="009D63BA">
      <w:pPr>
        <w:rPr>
          <w:bCs/>
          <w:sz w:val="18"/>
        </w:rPr>
      </w:pPr>
      <w:r w:rsidRPr="009D63BA">
        <w:rPr>
          <w:bCs/>
          <w:sz w:val="18"/>
        </w:rPr>
        <w:t>You can put that command (eval "$(docker-machine env default)") in your bin/postactivate to ensure it's always up-to-da</w:t>
      </w:r>
      <w:r>
        <w:rPr>
          <w:bCs/>
          <w:sz w:val="18"/>
        </w:rPr>
        <w:t>te. – Dannid</w:t>
      </w:r>
    </w:p>
    <w:p w:rsidR="009D63BA" w:rsidRPr="009D63BA" w:rsidRDefault="009D63BA" w:rsidP="009D63BA">
      <w:pPr>
        <w:pStyle w:val="NormalWeb"/>
        <w:shd w:val="clear" w:color="auto" w:fill="FFFFFF"/>
        <w:spacing w:before="0" w:beforeAutospacing="0" w:after="0" w:afterAutospacing="0"/>
        <w:textAlignment w:val="baseline"/>
        <w:rPr>
          <w:rFonts w:ascii="Arial" w:hAnsi="Arial" w:cs="Arial"/>
          <w:color w:val="242729"/>
          <w:sz w:val="23"/>
          <w:szCs w:val="23"/>
        </w:rPr>
      </w:pPr>
      <w:r>
        <w:rPr>
          <w:b/>
          <w:bCs/>
          <w:sz w:val="20"/>
        </w:rPr>
        <w:t>-</w:t>
      </w:r>
      <w:r w:rsidRPr="009D63BA">
        <w:rPr>
          <w:b/>
          <w:bCs/>
          <w:sz w:val="20"/>
        </w:rPr>
        <w:sym w:font="Wingdings" w:char="F0E0"/>
      </w:r>
      <w:r w:rsidRPr="009D63BA">
        <w:rPr>
          <w:rFonts w:ascii="Arial" w:hAnsi="Arial" w:cs="Arial"/>
          <w:color w:val="242729"/>
          <w:sz w:val="23"/>
          <w:szCs w:val="23"/>
        </w:rPr>
        <w:t>Simple solution for me: </w:t>
      </w:r>
      <w:r w:rsidRPr="009D63BA">
        <w:rPr>
          <w:rFonts w:ascii="Consolas" w:hAnsi="Consolas" w:cs="Courier New"/>
          <w:color w:val="242729"/>
          <w:sz w:val="20"/>
          <w:szCs w:val="20"/>
          <w:bdr w:val="none" w:sz="0" w:space="0" w:color="auto" w:frame="1"/>
          <w:shd w:val="clear" w:color="auto" w:fill="EFF0F1"/>
        </w:rPr>
        <w:t>sudo docker-compose up</w:t>
      </w:r>
    </w:p>
    <w:p w:rsidR="009D63BA" w:rsidRPr="00DD2425" w:rsidRDefault="009D63BA" w:rsidP="00DD2425">
      <w:pPr>
        <w:spacing w:after="300" w:line="240" w:lineRule="auto"/>
        <w:rPr>
          <w:rFonts w:ascii="Times New Roman" w:eastAsia="Times New Roman" w:hAnsi="Times New Roman" w:cs="Times New Roman"/>
          <w:sz w:val="24"/>
          <w:szCs w:val="24"/>
        </w:rPr>
      </w:pPr>
      <w:r w:rsidRPr="009D63BA">
        <w:rPr>
          <w:rFonts w:ascii="Times New Roman" w:eastAsia="Times New Roman" w:hAnsi="Times New Roman" w:cs="Times New Roman"/>
          <w:sz w:val="24"/>
          <w:szCs w:val="24"/>
        </w:rPr>
        <w:pict>
          <v:rect id="_x0000_i1033" style="width:0;height:.75pt" o:hrstd="t" o:hrnoshade="t" o:hr="t" fillcolor="#d6d9dc" stroked="f"/>
        </w:pict>
      </w:r>
      <w:r w:rsidRPr="009D63BA">
        <w:rPr>
          <w:rFonts w:ascii="Arial" w:eastAsia="Times New Roman" w:hAnsi="Arial" w:cs="Arial"/>
          <w:color w:val="242729"/>
          <w:sz w:val="23"/>
          <w:szCs w:val="23"/>
        </w:rPr>
        <w:t>UPDATE 2016-3-14: At some point in the docker install process (or docker-compose ?) there is a suggestion and example to add your username to the "docker" group. This allows you to avoid needing "sudo" before all docker commands, like so:</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&gt; docker run -it ubuntu /bin/bash</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root@665d1ea76b8d:/# date</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Mon Mar 14 23:43:36 UTC 2016</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root@665d1ea76b8d:/# exit</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exit</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 xml:space="preserve">~ &gt; </w:t>
      </w:r>
    </w:p>
    <w:p w:rsidR="009D63BA" w:rsidRPr="009D63BA" w:rsidRDefault="009D63BA" w:rsidP="009D63BA">
      <w:pPr>
        <w:shd w:val="clear" w:color="auto" w:fill="FFFFFF"/>
        <w:spacing w:after="0" w:line="240" w:lineRule="auto"/>
        <w:textAlignment w:val="baseline"/>
        <w:rPr>
          <w:rFonts w:ascii="Arial" w:eastAsia="Times New Roman" w:hAnsi="Arial" w:cs="Arial"/>
          <w:color w:val="242729"/>
          <w:sz w:val="23"/>
          <w:szCs w:val="23"/>
        </w:rPr>
      </w:pPr>
      <w:r w:rsidRPr="009D63BA">
        <w:rPr>
          <w:rFonts w:ascii="Arial" w:eastAsia="Times New Roman" w:hAnsi="Arial" w:cs="Arial"/>
          <w:color w:val="242729"/>
          <w:sz w:val="23"/>
          <w:szCs w:val="23"/>
        </w:rPr>
        <w:t>Look carefully at the output of the install commands (both docker &amp; the 2nd install for docker-compose) and you'll find the necessary step. It is also documented here:</w:t>
      </w:r>
      <w:hyperlink r:id="rId86" w:history="1">
        <w:r w:rsidRPr="009D63BA">
          <w:rPr>
            <w:rFonts w:ascii="inherit" w:eastAsia="Times New Roman" w:hAnsi="inherit" w:cs="Arial"/>
            <w:color w:val="005999"/>
            <w:sz w:val="23"/>
            <w:szCs w:val="23"/>
            <w:u w:val="single"/>
            <w:bdr w:val="none" w:sz="0" w:space="0" w:color="auto" w:frame="1"/>
          </w:rPr>
          <w:t>https://subosito.com/posts/docker-tips/</w:t>
        </w:r>
      </w:hyperlink>
    </w:p>
    <w:p w:rsidR="009D63BA" w:rsidRPr="009D63BA" w:rsidRDefault="009D63BA" w:rsidP="009D63BA">
      <w:pPr>
        <w:shd w:val="clear" w:color="auto" w:fill="FFF8DC"/>
        <w:spacing w:after="0" w:line="240" w:lineRule="auto"/>
        <w:textAlignment w:val="baseline"/>
        <w:rPr>
          <w:rFonts w:ascii="inherit" w:eastAsia="Times New Roman" w:hAnsi="inherit" w:cs="Arial"/>
          <w:color w:val="242729"/>
          <w:sz w:val="23"/>
          <w:szCs w:val="23"/>
        </w:rPr>
      </w:pPr>
      <w:r w:rsidRPr="009D63BA">
        <w:rPr>
          <w:rFonts w:ascii="inherit" w:eastAsia="Times New Roman" w:hAnsi="inherit" w:cs="Arial"/>
          <w:b/>
          <w:bCs/>
          <w:color w:val="242729"/>
          <w:sz w:val="23"/>
          <w:szCs w:val="23"/>
          <w:bdr w:val="none" w:sz="0" w:space="0" w:color="auto" w:frame="1"/>
        </w:rPr>
        <w:t>Sudo? No!</w:t>
      </w:r>
    </w:p>
    <w:p w:rsidR="009D63BA" w:rsidRPr="009D63BA" w:rsidRDefault="009D63BA" w:rsidP="009D63BA">
      <w:pPr>
        <w:shd w:val="clear" w:color="auto" w:fill="FFF8DC"/>
        <w:spacing w:after="240"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Tired of typing sudo docker everytime you issue a command? Yeah, there is a way for dealing with that. Although naturally docker is require a root user, we can give a root-equivalent group for docker operations.</w:t>
      </w:r>
    </w:p>
    <w:p w:rsidR="009D63BA" w:rsidRPr="009D63BA" w:rsidRDefault="009D63BA" w:rsidP="009D63BA">
      <w:pPr>
        <w:shd w:val="clear" w:color="auto" w:fill="FFF8DC"/>
        <w:spacing w:line="240" w:lineRule="auto"/>
        <w:textAlignment w:val="baseline"/>
        <w:rPr>
          <w:rFonts w:ascii="inherit" w:eastAsia="Times New Roman" w:hAnsi="inherit" w:cs="Arial"/>
          <w:color w:val="242729"/>
          <w:sz w:val="23"/>
          <w:szCs w:val="23"/>
        </w:rPr>
      </w:pPr>
      <w:r w:rsidRPr="009D63BA">
        <w:rPr>
          <w:rFonts w:ascii="inherit" w:eastAsia="Times New Roman" w:hAnsi="inherit" w:cs="Arial"/>
          <w:color w:val="242729"/>
          <w:sz w:val="23"/>
          <w:szCs w:val="23"/>
        </w:rPr>
        <w:t>You can create a group called docker, then add desired user to that group. After restarting docker service, the user will no need to type sudo each time do docker operations. How it looks like on a shell commands? as a root, here you go:</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&gt; sudo groupadd docker</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D63BA">
        <w:rPr>
          <w:rFonts w:ascii="Consolas" w:eastAsia="Times New Roman" w:hAnsi="Consolas" w:cs="Courier New"/>
          <w:color w:val="242729"/>
          <w:sz w:val="20"/>
          <w:szCs w:val="20"/>
          <w:bdr w:val="none" w:sz="0" w:space="0" w:color="auto" w:frame="1"/>
          <w:shd w:val="clear" w:color="auto" w:fill="EFF0F1"/>
        </w:rPr>
        <w:t>&gt; sudo gpasswd -a username docker</w:t>
      </w:r>
    </w:p>
    <w:p w:rsidR="009D63BA" w:rsidRPr="009D63BA" w:rsidRDefault="009D63BA" w:rsidP="009D63B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9D63BA">
        <w:rPr>
          <w:rFonts w:ascii="Consolas" w:eastAsia="Times New Roman" w:hAnsi="Consolas" w:cs="Courier New"/>
          <w:color w:val="242729"/>
          <w:sz w:val="20"/>
          <w:szCs w:val="20"/>
          <w:bdr w:val="none" w:sz="0" w:space="0" w:color="auto" w:frame="1"/>
          <w:shd w:val="clear" w:color="auto" w:fill="EFF0F1"/>
        </w:rPr>
        <w:t xml:space="preserve">&gt; sudo service docker restart </w:t>
      </w:r>
    </w:p>
    <w:p w:rsidR="009D63BA" w:rsidRDefault="009D63BA" w:rsidP="009D63BA">
      <w:pPr>
        <w:pStyle w:val="NormalWeb"/>
        <w:shd w:val="clear" w:color="auto" w:fill="FFFFFF"/>
        <w:spacing w:before="0" w:beforeAutospacing="0" w:after="240" w:afterAutospacing="0"/>
        <w:textAlignment w:val="baseline"/>
        <w:rPr>
          <w:rFonts w:ascii="Arial" w:hAnsi="Arial" w:cs="Arial"/>
          <w:color w:val="242729"/>
          <w:sz w:val="23"/>
          <w:szCs w:val="23"/>
        </w:rPr>
      </w:pPr>
      <w:r>
        <w:rPr>
          <w:b/>
          <w:bCs/>
          <w:sz w:val="20"/>
        </w:rPr>
        <w:t>-</w:t>
      </w:r>
      <w:r w:rsidRPr="009D63BA">
        <w:rPr>
          <w:b/>
          <w:bCs/>
          <w:sz w:val="20"/>
        </w:rPr>
        <w:sym w:font="Wingdings" w:char="F0E0"/>
      </w:r>
      <w:r>
        <w:rPr>
          <w:rFonts w:ascii="Arial" w:hAnsi="Arial" w:cs="Arial"/>
          <w:color w:val="242729"/>
          <w:sz w:val="23"/>
          <w:szCs w:val="23"/>
        </w:rPr>
        <w:t>Anyone checked log ?</w:t>
      </w:r>
    </w:p>
    <w:p w:rsidR="009D63BA" w:rsidRDefault="009D63BA" w:rsidP="009D63B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 my case error message in </w:t>
      </w:r>
      <w:r w:rsidRPr="009D63BA">
        <w:rPr>
          <w:rStyle w:val="HTMLCode"/>
          <w:rFonts w:ascii="Consolas" w:hAnsi="Consolas"/>
          <w:color w:val="242729"/>
          <w:highlight w:val="yellow"/>
          <w:bdr w:val="none" w:sz="0" w:space="0" w:color="auto" w:frame="1"/>
          <w:shd w:val="clear" w:color="auto" w:fill="EFF0F1"/>
        </w:rPr>
        <w:t>/var/log/upstart/docker.log</w:t>
      </w:r>
      <w:r>
        <w:rPr>
          <w:rFonts w:ascii="Arial" w:hAnsi="Arial" w:cs="Arial"/>
          <w:color w:val="242729"/>
          <w:sz w:val="23"/>
          <w:szCs w:val="23"/>
        </w:rPr>
        <w:t> was:</w:t>
      </w:r>
    </w:p>
    <w:p w:rsidR="009D63BA" w:rsidRDefault="009D63BA" w:rsidP="009D63BA">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Listening for HTTP on unix (/var/run/docker.sock) </w:t>
      </w:r>
    </w:p>
    <w:p w:rsidR="009D63BA" w:rsidRDefault="009D63BA" w:rsidP="009D63BA">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[graphdriver] using prior storage driver "aufs" </w:t>
      </w:r>
    </w:p>
    <w:p w:rsidR="009D63BA" w:rsidRDefault="009D63BA" w:rsidP="009D63BA">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Running modprobe bridge nf_nat failed with message: , error: exit status 1 </w:t>
      </w:r>
    </w:p>
    <w:p w:rsidR="009D63BA" w:rsidRDefault="009D63BA" w:rsidP="009D63BA">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Error starting daemon: Error initializing network controller: Error creating default "bridge" network: can't find an address range for interface "docker0" </w:t>
      </w:r>
    </w:p>
    <w:p w:rsidR="009D63BA" w:rsidRDefault="009D63BA" w:rsidP="009D63BA">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Worth to mentioned I had vpn turned on, so: </w:t>
      </w:r>
    </w:p>
    <w:p w:rsidR="009D63BA" w:rsidRDefault="009D63BA" w:rsidP="009D63BA">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 sudo service openvpn stop</w:t>
      </w:r>
    </w:p>
    <w:p w:rsidR="009D63BA" w:rsidRDefault="009D63BA" w:rsidP="009D63BA">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 sudo service docker restart</w:t>
      </w:r>
    </w:p>
    <w:p w:rsidR="009D63BA" w:rsidRDefault="009D63BA" w:rsidP="009D63BA">
      <w:pPr>
        <w:pStyle w:val="NormalWeb"/>
        <w:shd w:val="clear" w:color="auto" w:fill="FFFFFF"/>
        <w:spacing w:before="0" w:beforeAutospacing="0" w:after="0" w:afterAutospacing="0"/>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 xml:space="preserve"> $ docker-compose up|start </w:t>
      </w:r>
    </w:p>
    <w:p w:rsidR="009D63BA" w:rsidRDefault="009D63BA" w:rsidP="009D63BA">
      <w:pPr>
        <w:pStyle w:val="NormalWeb"/>
        <w:shd w:val="clear" w:color="auto" w:fill="FFFFFF"/>
        <w:spacing w:before="0" w:beforeAutospacing="0" w:after="0" w:afterAutospacing="0"/>
        <w:textAlignment w:val="baseline"/>
        <w:rPr>
          <w:rFonts w:ascii="Arial" w:hAnsi="Arial" w:cs="Arial"/>
          <w:color w:val="242729"/>
          <w:sz w:val="23"/>
          <w:szCs w:val="23"/>
        </w:rPr>
      </w:pPr>
      <w:r>
        <w:rPr>
          <w:rStyle w:val="HTMLCode"/>
          <w:rFonts w:ascii="Consolas" w:hAnsi="Consolas"/>
          <w:color w:val="242729"/>
          <w:bdr w:val="none" w:sz="0" w:space="0" w:color="auto" w:frame="1"/>
          <w:shd w:val="clear" w:color="auto" w:fill="EFF0F1"/>
        </w:rPr>
        <w:t xml:space="preserve">$ sudo service openvpn start            </w:t>
      </w:r>
      <w:r>
        <w:rPr>
          <w:rFonts w:ascii="Arial" w:hAnsi="Arial" w:cs="Arial"/>
          <w:color w:val="242729"/>
          <w:sz w:val="23"/>
          <w:szCs w:val="23"/>
        </w:rPr>
        <w:t>was the solution.</w:t>
      </w:r>
    </w:p>
    <w:p w:rsidR="009D63BA" w:rsidRDefault="009D63BA" w:rsidP="009D63BA">
      <w:pPr>
        <w:pStyle w:val="NormalWeb"/>
        <w:shd w:val="clear" w:color="auto" w:fill="FFFFFF"/>
        <w:spacing w:before="0" w:beforeAutospacing="0" w:after="0" w:afterAutospacing="0"/>
        <w:textAlignment w:val="baseline"/>
        <w:rPr>
          <w:rFonts w:ascii="Arial" w:hAnsi="Arial" w:cs="Arial"/>
          <w:color w:val="242729"/>
          <w:sz w:val="23"/>
          <w:szCs w:val="23"/>
        </w:rPr>
      </w:pPr>
    </w:p>
    <w:p w:rsidR="009D63BA" w:rsidRPr="00DD2425" w:rsidRDefault="009D63BA" w:rsidP="009D63BA">
      <w:pPr>
        <w:pStyle w:val="Heading1"/>
        <w:shd w:val="clear" w:color="auto" w:fill="FFFFFF"/>
        <w:spacing w:before="0" w:beforeAutospacing="0" w:after="0" w:afterAutospacing="0"/>
        <w:textAlignment w:val="baseline"/>
        <w:rPr>
          <w:rFonts w:ascii="Arial" w:hAnsi="Arial" w:cs="Arial"/>
          <w:color w:val="242729"/>
          <w:sz w:val="28"/>
          <w:szCs w:val="33"/>
        </w:rPr>
      </w:pPr>
      <w:r w:rsidRPr="00DD2425">
        <w:rPr>
          <w:b w:val="0"/>
          <w:bCs w:val="0"/>
          <w:sz w:val="16"/>
          <w:highlight w:val="yellow"/>
        </w:rPr>
        <w:t>15.)</w:t>
      </w:r>
      <w:r w:rsidRPr="00DD2425">
        <w:rPr>
          <w:rFonts w:ascii="Arial" w:hAnsi="Arial" w:cs="Arial"/>
          <w:color w:val="242729"/>
          <w:sz w:val="28"/>
          <w:szCs w:val="33"/>
          <w:highlight w:val="yellow"/>
        </w:rPr>
        <w:t xml:space="preserve"> </w:t>
      </w:r>
      <w:hyperlink r:id="rId87" w:history="1">
        <w:r w:rsidRPr="00DD2425">
          <w:rPr>
            <w:rStyle w:val="Hyperlink"/>
            <w:rFonts w:ascii="inherit" w:hAnsi="inherit" w:cs="Arial"/>
            <w:b w:val="0"/>
            <w:bCs w:val="0"/>
            <w:color w:val="242729"/>
            <w:sz w:val="32"/>
            <w:szCs w:val="36"/>
            <w:highlight w:val="yellow"/>
            <w:bdr w:val="none" w:sz="0" w:space="0" w:color="auto" w:frame="1"/>
          </w:rPr>
          <w:t>Should I use docker-compose start up or run?</w:t>
        </w:r>
      </w:hyperlink>
    </w:p>
    <w:p w:rsidR="009D63BA" w:rsidRPr="00F15266" w:rsidRDefault="009D63BA" w:rsidP="009D63BA">
      <w:pPr>
        <w:pStyle w:val="NormalWeb"/>
        <w:shd w:val="clear" w:color="auto" w:fill="FFFFFF"/>
        <w:spacing w:before="0" w:beforeAutospacing="0" w:after="0" w:afterAutospacing="0"/>
        <w:textAlignment w:val="baseline"/>
        <w:rPr>
          <w:rFonts w:ascii="Arial" w:hAnsi="Arial" w:cs="Arial"/>
          <w:color w:val="242729"/>
          <w:sz w:val="22"/>
          <w:szCs w:val="23"/>
        </w:rPr>
      </w:pPr>
      <w:r w:rsidRPr="00F15266">
        <w:rPr>
          <w:rFonts w:ascii="Arial" w:hAnsi="Arial" w:cs="Arial"/>
          <w:color w:val="242729"/>
          <w:sz w:val="22"/>
          <w:szCs w:val="23"/>
        </w:rPr>
        <w:t>Is there a reason to use run to start up a </w:t>
      </w:r>
      <w:r w:rsidRPr="00F15266">
        <w:rPr>
          <w:rStyle w:val="HTMLCode"/>
          <w:rFonts w:ascii="Consolas" w:hAnsi="Consolas"/>
          <w:color w:val="242729"/>
          <w:sz w:val="18"/>
          <w:bdr w:val="none" w:sz="0" w:space="0" w:color="auto" w:frame="1"/>
          <w:shd w:val="clear" w:color="auto" w:fill="EFF0F1"/>
        </w:rPr>
        <w:t>docker-compose.yml</w:t>
      </w:r>
      <w:r w:rsidRPr="00F15266">
        <w:rPr>
          <w:rFonts w:ascii="Arial" w:hAnsi="Arial" w:cs="Arial"/>
          <w:color w:val="242729"/>
          <w:sz w:val="22"/>
          <w:szCs w:val="23"/>
        </w:rPr>
        <w:t> file or should you just use </w:t>
      </w:r>
      <w:r w:rsidRPr="00F15266">
        <w:rPr>
          <w:rStyle w:val="HTMLCode"/>
          <w:rFonts w:ascii="Consolas" w:hAnsi="Consolas"/>
          <w:color w:val="242729"/>
          <w:sz w:val="18"/>
          <w:bdr w:val="none" w:sz="0" w:space="0" w:color="auto" w:frame="1"/>
          <w:shd w:val="clear" w:color="auto" w:fill="EFF0F1"/>
        </w:rPr>
        <w:t>up</w:t>
      </w:r>
      <w:r w:rsidRPr="00F15266">
        <w:rPr>
          <w:rFonts w:ascii="Arial" w:hAnsi="Arial" w:cs="Arial"/>
          <w:color w:val="242729"/>
          <w:sz w:val="22"/>
          <w:szCs w:val="23"/>
        </w:rPr>
        <w:t>?</w:t>
      </w:r>
    </w:p>
    <w:p w:rsidR="009D63BA" w:rsidRPr="00F15266" w:rsidRDefault="009D63BA" w:rsidP="009D63BA">
      <w:pPr>
        <w:pStyle w:val="NormalWeb"/>
        <w:shd w:val="clear" w:color="auto" w:fill="FFFFFF"/>
        <w:spacing w:before="0" w:beforeAutospacing="0" w:after="0" w:afterAutospacing="0"/>
        <w:textAlignment w:val="baseline"/>
        <w:rPr>
          <w:rFonts w:ascii="Arial" w:hAnsi="Arial" w:cs="Arial"/>
          <w:color w:val="242729"/>
          <w:sz w:val="22"/>
          <w:szCs w:val="23"/>
        </w:rPr>
      </w:pPr>
      <w:r w:rsidRPr="00F15266">
        <w:rPr>
          <w:rFonts w:ascii="Arial" w:hAnsi="Arial" w:cs="Arial"/>
          <w:color w:val="242729"/>
          <w:sz w:val="22"/>
          <w:szCs w:val="23"/>
        </w:rPr>
        <w:t>I understand that </w:t>
      </w:r>
      <w:r w:rsidRPr="00F15266">
        <w:rPr>
          <w:rStyle w:val="HTMLCode"/>
          <w:rFonts w:ascii="Consolas" w:hAnsi="Consolas"/>
          <w:color w:val="242729"/>
          <w:sz w:val="18"/>
          <w:bdr w:val="none" w:sz="0" w:space="0" w:color="auto" w:frame="1"/>
          <w:shd w:val="clear" w:color="auto" w:fill="EFF0F1"/>
        </w:rPr>
        <w:t>run</w:t>
      </w:r>
      <w:r w:rsidRPr="00F15266">
        <w:rPr>
          <w:rFonts w:ascii="Arial" w:hAnsi="Arial" w:cs="Arial"/>
          <w:color w:val="242729"/>
          <w:sz w:val="22"/>
          <w:szCs w:val="23"/>
        </w:rPr>
        <w:t> can start up a specific container, but I am referring to the case where you use it with out specifying a container so that it starts up all of your yml containers.</w:t>
      </w:r>
    </w:p>
    <w:p w:rsidR="00F15266" w:rsidRPr="00F15266" w:rsidRDefault="00F15266" w:rsidP="00F15266">
      <w:pPr>
        <w:pStyle w:val="NormalWeb"/>
        <w:shd w:val="clear" w:color="auto" w:fill="FFFFFF"/>
        <w:spacing w:before="0" w:beforeAutospacing="0" w:after="0" w:afterAutospacing="0"/>
        <w:textAlignment w:val="baseline"/>
        <w:rPr>
          <w:rFonts w:ascii="Arial" w:hAnsi="Arial" w:cs="Arial"/>
          <w:color w:val="242729"/>
          <w:sz w:val="22"/>
          <w:szCs w:val="23"/>
        </w:rPr>
      </w:pPr>
      <w:r w:rsidRPr="00F15266">
        <w:rPr>
          <w:b/>
          <w:bCs/>
          <w:sz w:val="18"/>
        </w:rPr>
        <w:lastRenderedPageBreak/>
        <w:t>-</w:t>
      </w:r>
      <w:r w:rsidRPr="00F15266">
        <w:rPr>
          <w:b/>
          <w:bCs/>
          <w:sz w:val="18"/>
        </w:rPr>
        <w:sym w:font="Wingdings" w:char="F0E0"/>
      </w:r>
      <w:r w:rsidRPr="00F15266">
        <w:rPr>
          <w:rFonts w:ascii="Arial" w:hAnsi="Arial" w:cs="Arial"/>
          <w:color w:val="242729"/>
          <w:sz w:val="22"/>
          <w:szCs w:val="23"/>
        </w:rPr>
        <w:t>As mentioned in </w:t>
      </w:r>
      <w:hyperlink r:id="rId88" w:history="1">
        <w:r w:rsidRPr="00F15266">
          <w:rPr>
            <w:rFonts w:ascii="Consolas" w:hAnsi="Consolas" w:cs="Courier New"/>
            <w:color w:val="005999"/>
            <w:sz w:val="18"/>
            <w:szCs w:val="20"/>
            <w:bdr w:val="none" w:sz="0" w:space="0" w:color="auto" w:frame="1"/>
            <w:shd w:val="clear" w:color="auto" w:fill="EFF0F1"/>
          </w:rPr>
          <w:t>docker-compose run</w:t>
        </w:r>
      </w:hyperlink>
      <w:r w:rsidRPr="00F15266">
        <w:rPr>
          <w:rFonts w:ascii="Arial" w:hAnsi="Arial" w:cs="Arial"/>
          <w:color w:val="242729"/>
          <w:sz w:val="22"/>
          <w:szCs w:val="23"/>
        </w:rPr>
        <w:t>:</w:t>
      </w:r>
    </w:p>
    <w:p w:rsidR="00F15266" w:rsidRPr="00F15266" w:rsidRDefault="00F15266" w:rsidP="00F15266">
      <w:pPr>
        <w:shd w:val="clear" w:color="auto" w:fill="FFF8DC"/>
        <w:spacing w:after="0" w:line="240" w:lineRule="auto"/>
        <w:textAlignment w:val="baseline"/>
        <w:rPr>
          <w:rFonts w:ascii="inherit" w:eastAsia="Times New Roman" w:hAnsi="inherit" w:cs="Arial"/>
          <w:color w:val="242729"/>
          <w:sz w:val="21"/>
          <w:szCs w:val="23"/>
        </w:rPr>
      </w:pPr>
      <w:r w:rsidRPr="00F15266">
        <w:rPr>
          <w:rFonts w:ascii="inherit" w:eastAsia="Times New Roman" w:hAnsi="inherit" w:cs="Arial"/>
          <w:b/>
          <w:bCs/>
          <w:color w:val="242729"/>
          <w:sz w:val="21"/>
          <w:szCs w:val="23"/>
          <w:bdr w:val="none" w:sz="0" w:space="0" w:color="auto" w:frame="1"/>
        </w:rPr>
        <w:t>The command passed by run overrides the command defined in the service configuration</w:t>
      </w:r>
      <w:r w:rsidRPr="00F15266">
        <w:rPr>
          <w:rFonts w:ascii="inherit" w:eastAsia="Times New Roman" w:hAnsi="inherit" w:cs="Arial"/>
          <w:color w:val="242729"/>
          <w:sz w:val="21"/>
          <w:szCs w:val="23"/>
        </w:rPr>
        <w:t>.</w:t>
      </w:r>
      <w:r w:rsidRPr="00F15266">
        <w:rPr>
          <w:rFonts w:ascii="inherit" w:eastAsia="Times New Roman" w:hAnsi="inherit" w:cs="Arial"/>
          <w:color w:val="242729"/>
          <w:sz w:val="21"/>
          <w:szCs w:val="23"/>
        </w:rPr>
        <w:br/>
        <w:t>For example, if the web service configuration is started with </w:t>
      </w:r>
      <w:r w:rsidRPr="00F15266">
        <w:rPr>
          <w:rFonts w:ascii="Consolas" w:eastAsia="Times New Roman" w:hAnsi="Consolas" w:cs="Courier New"/>
          <w:color w:val="242729"/>
          <w:sz w:val="18"/>
          <w:szCs w:val="20"/>
          <w:bdr w:val="none" w:sz="0" w:space="0" w:color="auto" w:frame="1"/>
          <w:shd w:val="clear" w:color="auto" w:fill="EFF0F1"/>
        </w:rPr>
        <w:t>bash</w:t>
      </w:r>
      <w:r w:rsidRPr="00F15266">
        <w:rPr>
          <w:rFonts w:ascii="inherit" w:eastAsia="Times New Roman" w:hAnsi="inherit" w:cs="Arial"/>
          <w:color w:val="242729"/>
          <w:sz w:val="21"/>
          <w:szCs w:val="23"/>
        </w:rPr>
        <w:t>, then </w:t>
      </w:r>
      <w:r w:rsidRPr="00F15266">
        <w:rPr>
          <w:rFonts w:ascii="Consolas" w:eastAsia="Times New Roman" w:hAnsi="Consolas" w:cs="Courier New"/>
          <w:color w:val="242729"/>
          <w:sz w:val="18"/>
          <w:szCs w:val="20"/>
          <w:bdr w:val="none" w:sz="0" w:space="0" w:color="auto" w:frame="1"/>
          <w:shd w:val="clear" w:color="auto" w:fill="EFF0F1"/>
        </w:rPr>
        <w:t>docker-compose run web python app.py</w:t>
      </w:r>
      <w:r w:rsidRPr="00F15266">
        <w:rPr>
          <w:rFonts w:ascii="inherit" w:eastAsia="Times New Roman" w:hAnsi="inherit" w:cs="Arial"/>
          <w:color w:val="242729"/>
          <w:sz w:val="21"/>
          <w:szCs w:val="23"/>
        </w:rPr>
        <w:t> overrides it with </w:t>
      </w:r>
      <w:r w:rsidRPr="00F15266">
        <w:rPr>
          <w:rFonts w:ascii="Consolas" w:eastAsia="Times New Roman" w:hAnsi="Consolas" w:cs="Courier New"/>
          <w:color w:val="242729"/>
          <w:sz w:val="18"/>
          <w:szCs w:val="20"/>
          <w:bdr w:val="none" w:sz="0" w:space="0" w:color="auto" w:frame="1"/>
          <w:shd w:val="clear" w:color="auto" w:fill="EFF0F1"/>
        </w:rPr>
        <w:t>python app.py</w:t>
      </w:r>
      <w:r w:rsidRPr="00F15266">
        <w:rPr>
          <w:rFonts w:ascii="inherit" w:eastAsia="Times New Roman" w:hAnsi="inherit" w:cs="Arial"/>
          <w:color w:val="242729"/>
          <w:sz w:val="21"/>
          <w:szCs w:val="23"/>
        </w:rPr>
        <w:t>.</w:t>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1"/>
          <w:szCs w:val="23"/>
        </w:rPr>
      </w:pPr>
      <w:r w:rsidRPr="00F15266">
        <w:rPr>
          <w:rFonts w:ascii="inherit" w:eastAsia="Times New Roman" w:hAnsi="inherit" w:cs="Arial"/>
          <w:color w:val="242729"/>
          <w:sz w:val="21"/>
          <w:szCs w:val="23"/>
        </w:rPr>
        <w:t>The second difference is the </w:t>
      </w:r>
      <w:r w:rsidRPr="00F15266">
        <w:rPr>
          <w:rFonts w:ascii="Consolas" w:eastAsia="Times New Roman" w:hAnsi="Consolas" w:cs="Courier New"/>
          <w:color w:val="242729"/>
          <w:sz w:val="18"/>
          <w:szCs w:val="20"/>
          <w:bdr w:val="none" w:sz="0" w:space="0" w:color="auto" w:frame="1"/>
          <w:shd w:val="clear" w:color="auto" w:fill="EFF0F1"/>
        </w:rPr>
        <w:t>docker-compose run</w:t>
      </w:r>
      <w:r w:rsidRPr="00F15266">
        <w:rPr>
          <w:rFonts w:ascii="inherit" w:eastAsia="Times New Roman" w:hAnsi="inherit" w:cs="Arial"/>
          <w:color w:val="242729"/>
          <w:sz w:val="21"/>
          <w:szCs w:val="23"/>
        </w:rPr>
        <w:t> command </w:t>
      </w:r>
      <w:r w:rsidRPr="00F15266">
        <w:rPr>
          <w:rFonts w:ascii="inherit" w:eastAsia="Times New Roman" w:hAnsi="inherit" w:cs="Arial"/>
          <w:b/>
          <w:bCs/>
          <w:color w:val="242729"/>
          <w:sz w:val="21"/>
          <w:szCs w:val="23"/>
          <w:bdr w:val="none" w:sz="0" w:space="0" w:color="auto" w:frame="1"/>
        </w:rPr>
        <w:t>does not create any of the ports specified in the service configuration</w:t>
      </w:r>
      <w:r w:rsidRPr="00F15266">
        <w:rPr>
          <w:rFonts w:ascii="inherit" w:eastAsia="Times New Roman" w:hAnsi="inherit" w:cs="Arial"/>
          <w:color w:val="242729"/>
          <w:sz w:val="21"/>
          <w:szCs w:val="23"/>
        </w:rPr>
        <w:t>.</w:t>
      </w:r>
      <w:r w:rsidRPr="00F15266">
        <w:rPr>
          <w:rFonts w:ascii="inherit" w:eastAsia="Times New Roman" w:hAnsi="inherit" w:cs="Arial"/>
          <w:color w:val="242729"/>
          <w:sz w:val="21"/>
          <w:szCs w:val="23"/>
        </w:rPr>
        <w:br/>
        <w:t>This prevents the port collisions with already open ports. If you do want the service's ports created and mapped to the host, specify the --service-ports flag:</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F15266">
        <w:rPr>
          <w:rFonts w:ascii="Consolas" w:eastAsia="Times New Roman" w:hAnsi="Consolas" w:cs="Courier New"/>
          <w:color w:val="242729"/>
          <w:sz w:val="18"/>
          <w:szCs w:val="20"/>
          <w:bdr w:val="none" w:sz="0" w:space="0" w:color="auto" w:frame="1"/>
          <w:shd w:val="clear" w:color="auto" w:fill="EFF0F1"/>
        </w:rPr>
        <w:t>$ docker-compose run --service-ports web python manage.py shell</w:t>
      </w:r>
    </w:p>
    <w:p w:rsidR="00F15266" w:rsidRPr="00F15266" w:rsidRDefault="00F15266" w:rsidP="00F15266">
      <w:pPr>
        <w:shd w:val="clear" w:color="auto" w:fill="FFFFFF"/>
        <w:spacing w:after="0" w:line="240" w:lineRule="auto"/>
        <w:textAlignment w:val="baseline"/>
        <w:rPr>
          <w:rFonts w:ascii="Arial" w:eastAsia="Times New Roman" w:hAnsi="Arial" w:cs="Arial"/>
          <w:color w:val="242729"/>
          <w:szCs w:val="23"/>
        </w:rPr>
      </w:pPr>
      <w:r w:rsidRPr="00F15266">
        <w:rPr>
          <w:rFonts w:ascii="Arial" w:eastAsia="Times New Roman" w:hAnsi="Arial" w:cs="Arial"/>
          <w:color w:val="242729"/>
          <w:szCs w:val="23"/>
        </w:rPr>
        <w:t>So unless you have those specific needs (overriding a command or running only one container on different ports), </w:t>
      </w:r>
      <w:r w:rsidRPr="00F15266">
        <w:rPr>
          <w:rFonts w:ascii="Consolas" w:eastAsia="Times New Roman" w:hAnsi="Consolas" w:cs="Courier New"/>
          <w:color w:val="242729"/>
          <w:sz w:val="18"/>
          <w:szCs w:val="20"/>
          <w:bdr w:val="none" w:sz="0" w:space="0" w:color="auto" w:frame="1"/>
          <w:shd w:val="clear" w:color="auto" w:fill="EFF0F1"/>
        </w:rPr>
        <w:t>docker-compose up</w:t>
      </w:r>
      <w:r w:rsidRPr="00F15266">
        <w:rPr>
          <w:rFonts w:ascii="Arial" w:eastAsia="Times New Roman" w:hAnsi="Arial" w:cs="Arial"/>
          <w:color w:val="242729"/>
          <w:szCs w:val="23"/>
        </w:rPr>
        <w:t> (even for one container) is enough.</w:t>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1"/>
          <w:szCs w:val="23"/>
        </w:rPr>
      </w:pPr>
      <w:r w:rsidRPr="00F15266">
        <w:rPr>
          <w:rFonts w:ascii="inherit" w:eastAsia="Times New Roman" w:hAnsi="inherit" w:cs="Arial"/>
          <w:color w:val="242729"/>
          <w:sz w:val="21"/>
          <w:szCs w:val="23"/>
        </w:rPr>
        <w:t>Can you help explain why or when you would not want the ports to be created? That is why or when they might conflict with already open ports</w:t>
      </w:r>
    </w:p>
    <w:p w:rsidR="00F15266" w:rsidRPr="00F15266" w:rsidRDefault="00F15266" w:rsidP="00F15266">
      <w:pPr>
        <w:shd w:val="clear" w:color="auto" w:fill="FFFFFF"/>
        <w:spacing w:after="0" w:line="240" w:lineRule="auto"/>
        <w:textAlignment w:val="baseline"/>
        <w:rPr>
          <w:rFonts w:ascii="Arial" w:eastAsia="Times New Roman" w:hAnsi="Arial" w:cs="Arial"/>
          <w:color w:val="242729"/>
          <w:szCs w:val="23"/>
        </w:rPr>
      </w:pPr>
      <w:r w:rsidRPr="00F15266">
        <w:rPr>
          <w:rFonts w:ascii="Arial" w:eastAsia="Times New Roman" w:hAnsi="Arial" w:cs="Arial"/>
          <w:color w:val="242729"/>
          <w:szCs w:val="23"/>
        </w:rPr>
        <w:t>Simply because </w:t>
      </w:r>
      <w:r w:rsidRPr="00F15266">
        <w:rPr>
          <w:rFonts w:ascii="Consolas" w:eastAsia="Times New Roman" w:hAnsi="Consolas" w:cs="Courier New"/>
          <w:color w:val="242729"/>
          <w:sz w:val="18"/>
          <w:szCs w:val="20"/>
          <w:bdr w:val="none" w:sz="0" w:space="0" w:color="auto" w:frame="1"/>
          <w:shd w:val="clear" w:color="auto" w:fill="EFF0F1"/>
        </w:rPr>
        <w:t>docker-compose run</w:t>
      </w:r>
      <w:r w:rsidRPr="00F15266">
        <w:rPr>
          <w:rFonts w:ascii="Arial" w:eastAsia="Times New Roman" w:hAnsi="Arial" w:cs="Arial"/>
          <w:color w:val="242729"/>
          <w:szCs w:val="23"/>
        </w:rPr>
        <w:t> is made to run one-off commands for your services.</w:t>
      </w:r>
      <w:r w:rsidRPr="00F15266">
        <w:rPr>
          <w:rFonts w:ascii="Arial" w:eastAsia="Times New Roman" w:hAnsi="Arial" w:cs="Arial"/>
          <w:color w:val="242729"/>
          <w:szCs w:val="23"/>
        </w:rPr>
        <w:br/>
        <w:t>That means that, if you already did a </w:t>
      </w:r>
      <w:r w:rsidRPr="00F15266">
        <w:rPr>
          <w:rFonts w:ascii="Consolas" w:eastAsia="Times New Roman" w:hAnsi="Consolas" w:cs="Courier New"/>
          <w:color w:val="242729"/>
          <w:sz w:val="18"/>
          <w:szCs w:val="20"/>
          <w:bdr w:val="none" w:sz="0" w:space="0" w:color="auto" w:frame="1"/>
          <w:shd w:val="clear" w:color="auto" w:fill="EFF0F1"/>
        </w:rPr>
        <w:t>docker-compose up</w:t>
      </w:r>
      <w:r w:rsidRPr="00F15266">
        <w:rPr>
          <w:rFonts w:ascii="Arial" w:eastAsia="Times New Roman" w:hAnsi="Arial" w:cs="Arial"/>
          <w:color w:val="242729"/>
          <w:szCs w:val="23"/>
        </w:rPr>
        <w:t>, all your containers are already running on their specified ports from </w:t>
      </w:r>
      <w:r w:rsidRPr="00F15266">
        <w:rPr>
          <w:rFonts w:ascii="Consolas" w:eastAsia="Times New Roman" w:hAnsi="Consolas" w:cs="Courier New"/>
          <w:color w:val="242729"/>
          <w:sz w:val="18"/>
          <w:szCs w:val="20"/>
          <w:bdr w:val="none" w:sz="0" w:space="0" w:color="auto" w:frame="1"/>
          <w:shd w:val="clear" w:color="auto" w:fill="EFF0F1"/>
        </w:rPr>
        <w:t>docker-compose.yml</w:t>
      </w:r>
      <w:r w:rsidRPr="00F15266">
        <w:rPr>
          <w:rFonts w:ascii="Arial" w:eastAsia="Times New Roman" w:hAnsi="Arial" w:cs="Arial"/>
          <w:color w:val="242729"/>
          <w:szCs w:val="23"/>
        </w:rPr>
        <w:t>.</w:t>
      </w:r>
      <w:r w:rsidRPr="00F15266">
        <w:rPr>
          <w:rFonts w:ascii="Arial" w:eastAsia="Times New Roman" w:hAnsi="Arial" w:cs="Arial"/>
          <w:color w:val="242729"/>
          <w:szCs w:val="23"/>
        </w:rPr>
        <w:br/>
        <w:t>Doing a </w:t>
      </w:r>
      <w:r w:rsidRPr="00F15266">
        <w:rPr>
          <w:rFonts w:ascii="Consolas" w:eastAsia="Times New Roman" w:hAnsi="Consolas" w:cs="Courier New"/>
          <w:color w:val="242729"/>
          <w:sz w:val="18"/>
          <w:szCs w:val="20"/>
          <w:bdr w:val="none" w:sz="0" w:space="0" w:color="auto" w:frame="1"/>
          <w:shd w:val="clear" w:color="auto" w:fill="EFF0F1"/>
        </w:rPr>
        <w:t>docker-compose run</w:t>
      </w:r>
      <w:r w:rsidRPr="00F15266">
        <w:rPr>
          <w:rFonts w:ascii="Arial" w:eastAsia="Times New Roman" w:hAnsi="Arial" w:cs="Arial"/>
          <w:color w:val="242729"/>
          <w:szCs w:val="23"/>
        </w:rPr>
        <w:t> at this stage (to execute a one-off command), if it was respecting the same port, would fail immediately. Hence the default non-creation of those ports.</w:t>
      </w:r>
    </w:p>
    <w:p w:rsidR="00F15266" w:rsidRPr="00F15266" w:rsidRDefault="00F15266" w:rsidP="00F15266">
      <w:pPr>
        <w:spacing w:after="300" w:line="240" w:lineRule="auto"/>
        <w:rPr>
          <w:rFonts w:ascii="Times New Roman" w:eastAsia="Times New Roman" w:hAnsi="Times New Roman" w:cs="Times New Roman"/>
          <w:sz w:val="24"/>
          <w:szCs w:val="24"/>
        </w:rPr>
      </w:pPr>
      <w:r w:rsidRPr="00F15266">
        <w:rPr>
          <w:rFonts w:ascii="Times New Roman" w:eastAsia="Times New Roman" w:hAnsi="Times New Roman" w:cs="Times New Roman"/>
          <w:sz w:val="24"/>
          <w:szCs w:val="24"/>
        </w:rPr>
        <w:pict>
          <v:rect id="_x0000_i1035" style="width:0;height:.75pt" o:hrstd="t" o:hrnoshade="t" o:hr="t" fillcolor="#d6d9dc" stroked="f"/>
        </w:pict>
      </w:r>
    </w:p>
    <w:p w:rsidR="00F15266" w:rsidRPr="00F15266" w:rsidRDefault="00F15266" w:rsidP="00F15266">
      <w:pPr>
        <w:shd w:val="clear" w:color="auto" w:fill="FFFFFF"/>
        <w:spacing w:after="0" w:line="240" w:lineRule="auto"/>
        <w:textAlignment w:val="baseline"/>
        <w:rPr>
          <w:rFonts w:ascii="Arial" w:eastAsia="Times New Roman" w:hAnsi="Arial" w:cs="Arial"/>
          <w:color w:val="242729"/>
          <w:sz w:val="23"/>
          <w:szCs w:val="23"/>
        </w:rPr>
      </w:pPr>
      <w:r w:rsidRPr="00F15266">
        <w:rPr>
          <w:rFonts w:ascii="Arial" w:eastAsia="Times New Roman" w:hAnsi="Arial" w:cs="Arial"/>
          <w:color w:val="242729"/>
          <w:sz w:val="23"/>
          <w:szCs w:val="23"/>
        </w:rPr>
        <w:t>Another use case (in </w:t>
      </w:r>
      <w:hyperlink r:id="rId89" w:history="1">
        <w:r w:rsidRPr="00F15266">
          <w:rPr>
            <w:rFonts w:ascii="inherit" w:eastAsia="Times New Roman" w:hAnsi="inherit" w:cs="Arial"/>
            <w:color w:val="005999"/>
            <w:sz w:val="23"/>
            <w:szCs w:val="23"/>
            <w:u w:val="single"/>
            <w:bdr w:val="none" w:sz="0" w:space="0" w:color="auto" w:frame="1"/>
          </w:rPr>
          <w:t>Compose environment variables reference</w:t>
        </w:r>
      </w:hyperlink>
      <w:r w:rsidRPr="00F15266">
        <w:rPr>
          <w:rFonts w:ascii="Arial" w:eastAsia="Times New Roman" w:hAnsi="Arial" w:cs="Arial"/>
          <w:color w:val="242729"/>
          <w:sz w:val="23"/>
          <w:szCs w:val="23"/>
        </w:rPr>
        <w:t>):</w:t>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To see what environment variables are available to a service, run </w:t>
      </w:r>
      <w:r w:rsidRPr="00F15266">
        <w:rPr>
          <w:rFonts w:ascii="Consolas" w:eastAsia="Times New Roman" w:hAnsi="Consolas" w:cs="Courier New"/>
          <w:color w:val="242729"/>
          <w:sz w:val="20"/>
          <w:szCs w:val="20"/>
          <w:bdr w:val="none" w:sz="0" w:space="0" w:color="auto" w:frame="1"/>
          <w:shd w:val="clear" w:color="auto" w:fill="EFF0F1"/>
        </w:rPr>
        <w:t>docker-compose run SERVICE env</w:t>
      </w:r>
      <w:r w:rsidRPr="00F15266">
        <w:rPr>
          <w:rFonts w:ascii="inherit" w:eastAsia="Times New Roman" w:hAnsi="inherit" w:cs="Arial"/>
          <w:color w:val="242729"/>
          <w:sz w:val="23"/>
          <w:szCs w:val="23"/>
        </w:rPr>
        <w:t>.</w:t>
      </w:r>
    </w:p>
    <w:p w:rsidR="00F15266" w:rsidRDefault="00F15266" w:rsidP="00F15266">
      <w:pPr>
        <w:pStyle w:val="NormalWeb"/>
        <w:shd w:val="clear" w:color="auto" w:fill="FFFFFF"/>
        <w:spacing w:before="0" w:beforeAutospacing="0" w:after="240" w:afterAutospacing="0"/>
        <w:textAlignment w:val="baseline"/>
        <w:rPr>
          <w:rFonts w:ascii="Arial" w:hAnsi="Arial" w:cs="Arial"/>
          <w:color w:val="242729"/>
          <w:sz w:val="23"/>
          <w:szCs w:val="23"/>
        </w:rPr>
      </w:pPr>
      <w:r>
        <w:rPr>
          <w:b/>
          <w:bCs/>
          <w:sz w:val="20"/>
        </w:rPr>
        <w:t>-</w:t>
      </w:r>
      <w:r w:rsidRPr="00F15266">
        <w:rPr>
          <w:b/>
          <w:bCs/>
          <w:sz w:val="20"/>
        </w:rPr>
        <w:sym w:font="Wingdings" w:char="F0E0"/>
      </w:r>
      <w:r>
        <w:rPr>
          <w:rFonts w:ascii="Arial" w:hAnsi="Arial" w:cs="Arial"/>
          <w:color w:val="242729"/>
          <w:sz w:val="23"/>
          <w:szCs w:val="23"/>
        </w:rPr>
        <w:t>I'd like to point out that if you're using Python with the pdb debugger:</w:t>
      </w:r>
    </w:p>
    <w:p w:rsidR="00F15266" w:rsidRDefault="00F15266" w:rsidP="00F15266">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import pdb; pdb.set_trace()</w:t>
      </w:r>
    </w:p>
    <w:p w:rsidR="00F15266" w:rsidRDefault="00F15266" w:rsidP="00F1526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It will not drop to the shell if you execute your script using:</w:t>
      </w:r>
    </w:p>
    <w:p w:rsidR="00F15266" w:rsidRDefault="00F15266" w:rsidP="00F15266">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up</w:t>
      </w:r>
    </w:p>
    <w:p w:rsidR="00F15266" w:rsidRDefault="00F15266" w:rsidP="00F15266">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However if you use run, it will drop down to the debugger as expected:</w:t>
      </w:r>
    </w:p>
    <w:p w:rsidR="00F15266" w:rsidRDefault="00F15266" w:rsidP="00F15266">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docker-compose run</w:t>
      </w:r>
    </w:p>
    <w:p w:rsidR="009D63BA" w:rsidRDefault="009D63BA" w:rsidP="009D63BA">
      <w:pPr>
        <w:rPr>
          <w:b/>
          <w:bCs/>
          <w:sz w:val="20"/>
        </w:rPr>
      </w:pPr>
    </w:p>
    <w:p w:rsidR="00F15266" w:rsidRDefault="00F15266" w:rsidP="00F15266">
      <w:pPr>
        <w:pStyle w:val="Heading1"/>
        <w:shd w:val="clear" w:color="auto" w:fill="FFFFFF"/>
        <w:spacing w:before="0" w:beforeAutospacing="0" w:after="0" w:afterAutospacing="0"/>
        <w:textAlignment w:val="baseline"/>
        <w:rPr>
          <w:rFonts w:ascii="Arial" w:hAnsi="Arial" w:cs="Arial"/>
          <w:color w:val="242729"/>
          <w:sz w:val="33"/>
          <w:szCs w:val="33"/>
        </w:rPr>
      </w:pPr>
      <w:r w:rsidRPr="00F15266">
        <w:rPr>
          <w:b w:val="0"/>
          <w:bCs w:val="0"/>
          <w:sz w:val="20"/>
          <w:highlight w:val="yellow"/>
        </w:rPr>
        <w:t>15.)</w:t>
      </w:r>
      <w:r w:rsidRPr="00F15266">
        <w:rPr>
          <w:rFonts w:ascii="Arial" w:hAnsi="Arial" w:cs="Arial"/>
          <w:color w:val="242729"/>
          <w:sz w:val="33"/>
          <w:szCs w:val="33"/>
          <w:highlight w:val="yellow"/>
        </w:rPr>
        <w:t xml:space="preserve"> </w:t>
      </w:r>
      <w:hyperlink r:id="rId90" w:history="1">
        <w:r w:rsidRPr="00F15266">
          <w:rPr>
            <w:rStyle w:val="Hyperlink"/>
            <w:rFonts w:ascii="inherit" w:hAnsi="inherit" w:cs="Arial"/>
            <w:b w:val="0"/>
            <w:bCs w:val="0"/>
            <w:color w:val="242729"/>
            <w:sz w:val="26"/>
            <w:szCs w:val="36"/>
            <w:highlight w:val="yellow"/>
            <w:bdr w:val="none" w:sz="0" w:space="0" w:color="auto" w:frame="1"/>
          </w:rPr>
          <w:t>What are the differences between Kubernetes Pods and Docker Compose(s) (Composures?)</w:t>
        </w:r>
      </w:hyperlink>
    </w:p>
    <w:p w:rsidR="00F15266" w:rsidRPr="00F15266" w:rsidRDefault="00F15266" w:rsidP="00F15266">
      <w:pPr>
        <w:shd w:val="clear" w:color="auto" w:fill="FFFFFF"/>
        <w:spacing w:after="240" w:line="240" w:lineRule="auto"/>
        <w:textAlignment w:val="baseline"/>
        <w:rPr>
          <w:rFonts w:ascii="Arial" w:eastAsia="Times New Roman" w:hAnsi="Arial" w:cs="Arial"/>
          <w:color w:val="242729"/>
          <w:sz w:val="20"/>
          <w:szCs w:val="23"/>
        </w:rPr>
      </w:pPr>
      <w:r w:rsidRPr="00F15266">
        <w:rPr>
          <w:rFonts w:ascii="Arial" w:eastAsia="Times New Roman" w:hAnsi="Arial" w:cs="Arial"/>
          <w:color w:val="242729"/>
          <w:sz w:val="20"/>
          <w:szCs w:val="23"/>
        </w:rPr>
        <w:t>Both Kubernetes Pods and the results of Docker Compose scripts (henceforth: "Compositions") appear to result in clusters of virtual computers.</w:t>
      </w:r>
    </w:p>
    <w:p w:rsidR="00F15266" w:rsidRPr="00F15266" w:rsidRDefault="00F15266" w:rsidP="00F15266">
      <w:pPr>
        <w:shd w:val="clear" w:color="auto" w:fill="FFFFFF"/>
        <w:spacing w:after="240" w:line="240" w:lineRule="auto"/>
        <w:textAlignment w:val="baseline"/>
        <w:rPr>
          <w:rFonts w:ascii="Arial" w:eastAsia="Times New Roman" w:hAnsi="Arial" w:cs="Arial"/>
          <w:color w:val="242729"/>
          <w:sz w:val="20"/>
          <w:szCs w:val="23"/>
        </w:rPr>
      </w:pPr>
      <w:r w:rsidRPr="00F15266">
        <w:rPr>
          <w:rFonts w:ascii="Arial" w:eastAsia="Times New Roman" w:hAnsi="Arial" w:cs="Arial"/>
          <w:color w:val="242729"/>
          <w:sz w:val="20"/>
          <w:szCs w:val="23"/>
        </w:rPr>
        <w:t>The computers in the clusters can all be configured to talk to each other so you can write a single script that mirrors your entire end-to-end production config. A single script allows you to deploy that cluster on any container-host.</w:t>
      </w:r>
    </w:p>
    <w:p w:rsidR="00F15266" w:rsidRPr="00F15266" w:rsidRDefault="00F15266" w:rsidP="00F15266">
      <w:pPr>
        <w:shd w:val="clear" w:color="auto" w:fill="FFFFFF"/>
        <w:spacing w:after="240" w:line="240" w:lineRule="auto"/>
        <w:textAlignment w:val="baseline"/>
        <w:rPr>
          <w:rFonts w:ascii="Arial" w:eastAsia="Times New Roman" w:hAnsi="Arial" w:cs="Arial"/>
          <w:color w:val="242729"/>
          <w:sz w:val="20"/>
          <w:szCs w:val="23"/>
        </w:rPr>
      </w:pPr>
      <w:r w:rsidRPr="00F15266">
        <w:rPr>
          <w:rFonts w:ascii="Arial" w:eastAsia="Times New Roman" w:hAnsi="Arial" w:cs="Arial"/>
          <w:color w:val="242729"/>
          <w:sz w:val="20"/>
          <w:szCs w:val="23"/>
        </w:rPr>
        <w:t>Given the similarities between the two systems, I'm struggling to understand what the differences are between the two.</w:t>
      </w:r>
    </w:p>
    <w:p w:rsidR="00F15266" w:rsidRPr="00F15266" w:rsidRDefault="00F15266" w:rsidP="00F15266">
      <w:pPr>
        <w:shd w:val="clear" w:color="auto" w:fill="FFFFFF"/>
        <w:spacing w:after="240" w:line="240" w:lineRule="auto"/>
        <w:textAlignment w:val="baseline"/>
        <w:rPr>
          <w:rFonts w:ascii="Arial" w:eastAsia="Times New Roman" w:hAnsi="Arial" w:cs="Arial"/>
          <w:color w:val="242729"/>
          <w:sz w:val="20"/>
          <w:szCs w:val="23"/>
        </w:rPr>
      </w:pPr>
      <w:r w:rsidRPr="00F15266">
        <w:rPr>
          <w:rFonts w:ascii="Arial" w:eastAsia="Times New Roman" w:hAnsi="Arial" w:cs="Arial"/>
          <w:color w:val="242729"/>
          <w:sz w:val="20"/>
          <w:szCs w:val="23"/>
        </w:rPr>
        <w:t>Why would I choose one over the other? Are they mutually exclusive systems or can I run compositions in kubernetes.</w:t>
      </w:r>
    </w:p>
    <w:p w:rsidR="00F15266" w:rsidRPr="00F15266" w:rsidRDefault="00F15266" w:rsidP="00F15266">
      <w:pPr>
        <w:shd w:val="clear" w:color="auto" w:fill="FFFFFF"/>
        <w:spacing w:after="0" w:line="240" w:lineRule="auto"/>
        <w:textAlignment w:val="baseline"/>
        <w:rPr>
          <w:rFonts w:ascii="Arial" w:eastAsia="Times New Roman" w:hAnsi="Arial" w:cs="Arial"/>
          <w:color w:val="242729"/>
          <w:sz w:val="20"/>
          <w:szCs w:val="23"/>
        </w:rPr>
      </w:pPr>
      <w:r w:rsidRPr="00F15266">
        <w:rPr>
          <w:rFonts w:ascii="Arial" w:eastAsia="Times New Roman" w:hAnsi="Arial" w:cs="Arial"/>
          <w:color w:val="242729"/>
          <w:sz w:val="20"/>
          <w:szCs w:val="23"/>
        </w:rPr>
        <w:t>Are there any critical considerations that need to be accounted for when designing for a container system? If I am designing the architecture for a site </w:t>
      </w:r>
      <w:r w:rsidRPr="00F15266">
        <w:rPr>
          <w:rFonts w:ascii="inherit" w:eastAsia="Times New Roman" w:hAnsi="inherit" w:cs="Arial"/>
          <w:i/>
          <w:iCs/>
          <w:color w:val="242729"/>
          <w:sz w:val="19"/>
          <w:szCs w:val="23"/>
          <w:bdr w:val="none" w:sz="0" w:space="0" w:color="auto" w:frame="1"/>
        </w:rPr>
        <w:t>today</w:t>
      </w:r>
      <w:r w:rsidRPr="00F15266">
        <w:rPr>
          <w:rFonts w:ascii="Arial" w:eastAsia="Times New Roman" w:hAnsi="Arial" w:cs="Arial"/>
          <w:color w:val="242729"/>
          <w:sz w:val="20"/>
          <w:szCs w:val="23"/>
        </w:rPr>
        <w:t> and would </w:t>
      </w:r>
      <w:r w:rsidRPr="00F15266">
        <w:rPr>
          <w:rFonts w:ascii="inherit" w:eastAsia="Times New Roman" w:hAnsi="inherit" w:cs="Arial"/>
          <w:i/>
          <w:iCs/>
          <w:color w:val="242729"/>
          <w:sz w:val="19"/>
          <w:szCs w:val="23"/>
          <w:bdr w:val="none" w:sz="0" w:space="0" w:color="auto" w:frame="1"/>
        </w:rPr>
        <w:t>like</w:t>
      </w:r>
      <w:r w:rsidRPr="00F15266">
        <w:rPr>
          <w:rFonts w:ascii="Arial" w:eastAsia="Times New Roman" w:hAnsi="Arial" w:cs="Arial"/>
          <w:color w:val="242729"/>
          <w:sz w:val="20"/>
          <w:szCs w:val="23"/>
        </w:rPr>
        <w:t> to try and build a container-based system. What are the highest priority things I should design for? (as compared to building on a single machine system)</w:t>
      </w:r>
    </w:p>
    <w:p w:rsidR="00F15266" w:rsidRPr="009D63BA" w:rsidRDefault="00F15266" w:rsidP="009D63BA">
      <w:pPr>
        <w:rPr>
          <w:b/>
          <w:bCs/>
          <w:sz w:val="20"/>
        </w:rPr>
      </w:pPr>
      <w:r>
        <w:rPr>
          <w:b/>
          <w:bCs/>
          <w:sz w:val="20"/>
        </w:rPr>
        <w:t>-</w:t>
      </w:r>
      <w:r w:rsidRPr="00F15266">
        <w:rPr>
          <w:b/>
          <w:bCs/>
          <w:sz w:val="20"/>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F15266" w:rsidRPr="00F15266" w:rsidTr="00F15266">
        <w:tc>
          <w:tcPr>
            <w:tcW w:w="0" w:type="auto"/>
            <w:tcBorders>
              <w:top w:val="nil"/>
              <w:left w:val="nil"/>
              <w:bottom w:val="nil"/>
              <w:right w:val="nil"/>
            </w:tcBorders>
            <w:shd w:val="clear" w:color="auto" w:fill="FFFFFF"/>
            <w:tcMar>
              <w:top w:w="0" w:type="dxa"/>
              <w:left w:w="0" w:type="dxa"/>
              <w:bottom w:w="0" w:type="dxa"/>
              <w:right w:w="225" w:type="dxa"/>
            </w:tcMar>
            <w:hideMark/>
          </w:tcPr>
          <w:p w:rsidR="00F15266" w:rsidRPr="00F15266" w:rsidRDefault="00F15266" w:rsidP="00F15266">
            <w:pPr>
              <w:spacing w:after="0" w:line="240" w:lineRule="auto"/>
              <w:jc w:val="center"/>
              <w:textAlignment w:val="baseline"/>
              <w:rPr>
                <w:rFonts w:ascii="inherit" w:eastAsia="Times New Roman" w:hAnsi="inherit" w:cs="Arial"/>
                <w:color w:val="242729"/>
                <w:sz w:val="20"/>
                <w:szCs w:val="20"/>
              </w:rPr>
            </w:pPr>
            <w:r w:rsidRPr="00F15266">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F15266" w:rsidRPr="00F15266" w:rsidRDefault="00F15266" w:rsidP="00F15266">
            <w:pPr>
              <w:spacing w:after="0" w:line="240" w:lineRule="auto"/>
              <w:textAlignment w:val="baseline"/>
              <w:rPr>
                <w:rFonts w:ascii="inherit" w:eastAsia="Times New Roman" w:hAnsi="inherit" w:cs="Arial"/>
                <w:color w:val="242729"/>
                <w:sz w:val="23"/>
                <w:szCs w:val="23"/>
              </w:rPr>
            </w:pPr>
            <w:hyperlink r:id="rId91" w:history="1">
              <w:r w:rsidRPr="00F15266">
                <w:rPr>
                  <w:rFonts w:ascii="Consolas" w:eastAsia="Times New Roman" w:hAnsi="Consolas" w:cs="Courier New"/>
                  <w:color w:val="005999"/>
                  <w:sz w:val="20"/>
                  <w:szCs w:val="20"/>
                  <w:bdr w:val="none" w:sz="0" w:space="0" w:color="auto" w:frame="1"/>
                  <w:shd w:val="clear" w:color="auto" w:fill="EFF0F1"/>
                </w:rPr>
                <w:t>docker compose</w:t>
              </w:r>
            </w:hyperlink>
            <w:r w:rsidRPr="00F15266">
              <w:rPr>
                <w:rFonts w:ascii="inherit" w:eastAsia="Times New Roman" w:hAnsi="inherit" w:cs="Arial"/>
                <w:color w:val="242729"/>
                <w:sz w:val="23"/>
                <w:szCs w:val="23"/>
              </w:rPr>
              <w:t> is just a way to declare the container you have to start: </w:t>
            </w:r>
            <w:del w:id="4" w:author="Unknown">
              <w:r w:rsidRPr="00F15266">
                <w:rPr>
                  <w:rFonts w:ascii="inherit" w:eastAsia="Times New Roman" w:hAnsi="inherit" w:cs="Arial"/>
                  <w:strike/>
                  <w:color w:val="242729"/>
                  <w:sz w:val="23"/>
                  <w:szCs w:val="23"/>
                  <w:bdr w:val="none" w:sz="0" w:space="0" w:color="auto" w:frame="1"/>
                </w:rPr>
                <w:delText>it has no notion of node or cluster</w:delText>
              </w:r>
            </w:del>
            <w:r w:rsidRPr="00F15266">
              <w:rPr>
                <w:rFonts w:ascii="inherit" w:eastAsia="Times New Roman" w:hAnsi="inherit" w:cs="Arial"/>
                <w:color w:val="242729"/>
                <w:sz w:val="23"/>
                <w:szCs w:val="23"/>
              </w:rPr>
              <w:t>, unless it launches swarm master and swarm nodes, but that is </w:t>
            </w:r>
            <w:hyperlink r:id="rId92" w:history="1">
              <w:r w:rsidRPr="00F15266">
                <w:rPr>
                  <w:rFonts w:ascii="Consolas" w:eastAsia="Times New Roman" w:hAnsi="Consolas" w:cs="Courier New"/>
                  <w:color w:val="005999"/>
                  <w:sz w:val="20"/>
                  <w:szCs w:val="20"/>
                  <w:bdr w:val="none" w:sz="0" w:space="0" w:color="auto" w:frame="1"/>
                  <w:shd w:val="clear" w:color="auto" w:fill="EFF0F1"/>
                </w:rPr>
                <w:t>docker swarm</w:t>
              </w:r>
            </w:hyperlink>
            <w:r w:rsidRPr="00F15266">
              <w:rPr>
                <w:rFonts w:ascii="inherit" w:eastAsia="Times New Roman" w:hAnsi="inherit" w:cs="Arial"/>
                <w:color w:val="242729"/>
                <w:sz w:val="23"/>
                <w:szCs w:val="23"/>
              </w:rPr>
              <w:t>)</w:t>
            </w:r>
            <w:r w:rsidRPr="00F15266">
              <w:rPr>
                <w:rFonts w:ascii="inherit" w:eastAsia="Times New Roman" w:hAnsi="inherit" w:cs="Arial"/>
                <w:color w:val="242729"/>
                <w:sz w:val="23"/>
                <w:szCs w:val="23"/>
              </w:rPr>
              <w:br/>
              <w:t>Update July 2016, 7 months later: docker 1.12 blurs the lines and </w:t>
            </w:r>
            <w:hyperlink r:id="rId93" w:history="1">
              <w:r w:rsidRPr="00F15266">
                <w:rPr>
                  <w:rFonts w:ascii="inherit" w:eastAsia="Times New Roman" w:hAnsi="inherit" w:cs="Arial"/>
                  <w:color w:val="005999"/>
                  <w:sz w:val="23"/>
                  <w:szCs w:val="23"/>
                  <w:u w:val="single"/>
                  <w:bdr w:val="none" w:sz="0" w:space="0" w:color="auto" w:frame="1"/>
                </w:rPr>
                <w:t>includes a "swarm mode"</w:t>
              </w:r>
            </w:hyperlink>
            <w:r w:rsidRPr="00F15266">
              <w:rPr>
                <w:rFonts w:ascii="inherit" w:eastAsia="Times New Roman" w:hAnsi="inherit" w:cs="Arial"/>
                <w:color w:val="242729"/>
                <w:sz w:val="23"/>
                <w:szCs w:val="23"/>
              </w:rPr>
              <w:t>.</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It is vastly different from </w:t>
            </w:r>
            <w:hyperlink r:id="rId94" w:history="1">
              <w:r w:rsidRPr="00F15266">
                <w:rPr>
                  <w:rFonts w:ascii="inherit" w:eastAsia="Times New Roman" w:hAnsi="inherit" w:cs="Arial"/>
                  <w:color w:val="005999"/>
                  <w:sz w:val="23"/>
                  <w:szCs w:val="23"/>
                  <w:u w:val="single"/>
                  <w:bdr w:val="none" w:sz="0" w:space="0" w:color="auto" w:frame="1"/>
                </w:rPr>
                <w:t>kubernetes</w:t>
              </w:r>
            </w:hyperlink>
            <w:r w:rsidRPr="00F15266">
              <w:rPr>
                <w:rFonts w:ascii="inherit" w:eastAsia="Times New Roman" w:hAnsi="inherit" w:cs="Arial"/>
                <w:color w:val="242729"/>
                <w:sz w:val="23"/>
                <w:szCs w:val="23"/>
              </w:rPr>
              <w:t>, a google tool to manage thousands of containers groups as Pod, over tens or hundreds of machines.</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lastRenderedPageBreak/>
              <w:t>A </w:t>
            </w:r>
            <w:hyperlink r:id="rId95" w:history="1">
              <w:r w:rsidRPr="00F15266">
                <w:rPr>
                  <w:rFonts w:ascii="inherit" w:eastAsia="Times New Roman" w:hAnsi="inherit" w:cs="Arial"/>
                  <w:color w:val="005999"/>
                  <w:sz w:val="23"/>
                  <w:szCs w:val="23"/>
                  <w:u w:val="single"/>
                  <w:bdr w:val="none" w:sz="0" w:space="0" w:color="auto" w:frame="1"/>
                </w:rPr>
                <w:t>Kubernetes Pod</w:t>
              </w:r>
            </w:hyperlink>
            <w:r w:rsidRPr="00F15266">
              <w:rPr>
                <w:rFonts w:ascii="inherit" w:eastAsia="Times New Roman" w:hAnsi="inherit" w:cs="Arial"/>
                <w:color w:val="242729"/>
                <w:sz w:val="23"/>
                <w:szCs w:val="23"/>
              </w:rPr>
              <w:t> would </w:t>
            </w:r>
            <w:hyperlink r:id="rId96" w:history="1">
              <w:r w:rsidRPr="00F15266">
                <w:rPr>
                  <w:rFonts w:ascii="inherit" w:eastAsia="Times New Roman" w:hAnsi="inherit" w:cs="Arial"/>
                  <w:color w:val="005999"/>
                  <w:sz w:val="23"/>
                  <w:szCs w:val="23"/>
                  <w:u w:val="single"/>
                  <w:bdr w:val="none" w:sz="0" w:space="0" w:color="auto" w:frame="1"/>
                </w:rPr>
                <w:t>be closer from a docker swarm</w:t>
              </w:r>
            </w:hyperlink>
            <w:r w:rsidRPr="00F15266">
              <w:rPr>
                <w:rFonts w:ascii="inherit" w:eastAsia="Times New Roman" w:hAnsi="inherit" w:cs="Arial"/>
                <w:color w:val="242729"/>
                <w:sz w:val="23"/>
                <w:szCs w:val="23"/>
              </w:rPr>
              <w:t>:</w:t>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Imagine individual Docker containers as packing boxes. The boxes that need to stay together because they need to go to the same location or have an affinity to each other are loaded into shipping containers.</w:t>
            </w:r>
            <w:r w:rsidRPr="00F15266">
              <w:rPr>
                <w:rFonts w:ascii="inherit" w:eastAsia="Times New Roman" w:hAnsi="inherit" w:cs="Arial"/>
                <w:color w:val="242729"/>
                <w:sz w:val="23"/>
                <w:szCs w:val="23"/>
              </w:rPr>
              <w:br/>
              <w:t>In this analogy, the packing boxes are Docker containers, and the shipping containers are Kubernetes pods.</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As </w:t>
            </w:r>
            <w:hyperlink r:id="rId97" w:anchor="comment64413899_33946256" w:history="1">
              <w:r w:rsidRPr="00F15266">
                <w:rPr>
                  <w:rFonts w:ascii="inherit" w:eastAsia="Times New Roman" w:hAnsi="inherit" w:cs="Arial"/>
                  <w:color w:val="005999"/>
                  <w:sz w:val="23"/>
                  <w:szCs w:val="23"/>
                  <w:u w:val="single"/>
                  <w:bdr w:val="none" w:sz="0" w:space="0" w:color="auto" w:frame="1"/>
                </w:rPr>
                <w:t>commented below</w:t>
              </w:r>
            </w:hyperlink>
            <w:r w:rsidRPr="00F15266">
              <w:rPr>
                <w:rFonts w:ascii="inherit" w:eastAsia="Times New Roman" w:hAnsi="inherit" w:cs="Arial"/>
                <w:color w:val="242729"/>
                <w:sz w:val="23"/>
                <w:szCs w:val="23"/>
              </w:rPr>
              <w:t> by </w:t>
            </w:r>
            <w:hyperlink r:id="rId98" w:history="1">
              <w:r w:rsidRPr="00F15266">
                <w:rPr>
                  <w:rFonts w:ascii="inherit" w:eastAsia="Times New Roman" w:hAnsi="inherit" w:cs="Arial"/>
                  <w:color w:val="005999"/>
                  <w:sz w:val="23"/>
                  <w:szCs w:val="23"/>
                  <w:u w:val="single"/>
                  <w:bdr w:val="none" w:sz="0" w:space="0" w:color="auto" w:frame="1"/>
                </w:rPr>
                <w:t>ealeon</w:t>
              </w:r>
            </w:hyperlink>
            <w:r w:rsidRPr="00F15266">
              <w:rPr>
                <w:rFonts w:ascii="inherit" w:eastAsia="Times New Roman" w:hAnsi="inherit" w:cs="Arial"/>
                <w:color w:val="242729"/>
                <w:sz w:val="23"/>
                <w:szCs w:val="23"/>
              </w:rPr>
              <w:t>:</w:t>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I think pod is equivalent to compose except that kubernetes can orchestrated pods, whereas there is nothing orchestrating compose unless it is used with swarm like you've mentioned.</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You can </w:t>
            </w:r>
            <w:hyperlink r:id="rId99" w:history="1">
              <w:r w:rsidRPr="00F15266">
                <w:rPr>
                  <w:rFonts w:ascii="inherit" w:eastAsia="Times New Roman" w:hAnsi="inherit" w:cs="Arial"/>
                  <w:color w:val="005999"/>
                  <w:sz w:val="23"/>
                  <w:szCs w:val="23"/>
                  <w:u w:val="single"/>
                  <w:bdr w:val="none" w:sz="0" w:space="0" w:color="auto" w:frame="1"/>
                </w:rPr>
                <w:t>launch kubernetes commands with docker-compose by the way</w:t>
              </w:r>
            </w:hyperlink>
            <w:r w:rsidRPr="00F15266">
              <w:rPr>
                <w:rFonts w:ascii="inherit" w:eastAsia="Times New Roman" w:hAnsi="inherit" w:cs="Arial"/>
                <w:color w:val="242729"/>
                <w:sz w:val="23"/>
                <w:szCs w:val="23"/>
              </w:rPr>
              <w:t>.</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noProof/>
                <w:color w:val="005999"/>
                <w:sz w:val="23"/>
                <w:szCs w:val="23"/>
                <w:bdr w:val="none" w:sz="0" w:space="0" w:color="auto" w:frame="1"/>
              </w:rPr>
              <mc:AlternateContent>
                <mc:Choice Requires="wps">
                  <w:drawing>
                    <wp:inline distT="0" distB="0" distL="0" distR="0" wp14:anchorId="131B0514" wp14:editId="223CF5A6">
                      <wp:extent cx="307340" cy="307340"/>
                      <wp:effectExtent l="0" t="0" r="0" b="0"/>
                      <wp:docPr id="17" name="AutoShape 5" descr="http://3.bp.blogspot.com/-MDUsXIy-lt0/VMuhJ9jBefI/AAAAAAAAA0I/qPuy0N8UXWA/s1600/Screen%2BShot%2B2015-01-30%2Bat%2B7.19.27%2BAM.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00285F" id="AutoShape 5" o:spid="_x0000_s1026" alt="http://3.bp.blogspot.com/-MDUsXIy-lt0/VMuhJ9jBefI/AAAAAAAAA0I/qPuy0N8UXWA/s1600/Screen%2BShot%2B2015-01-30%2Bat%2B7.19.27%2BAM.png" href="https://i.stack.imgur.com/33iS2.jp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" o:button="t" filled="f" stroked="f">
                      <v:fill o:detectmouseclick="t"/>
                      <o:lock v:ext="edit" aspectratio="t"/>
                      <w10:anchorlock/>
                    </v:rect>
                  </w:pict>
                </mc:Fallback>
              </mc:AlternateContent>
            </w:r>
            <w:r>
              <w:rPr>
                <w:noProof/>
              </w:rPr>
              <w:drawing>
                <wp:inline distT="0" distB="0" distL="0" distR="0" wp14:anchorId="706B0404" wp14:editId="39C45AA9">
                  <wp:extent cx="5194091" cy="156591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14607" cy="1572095"/>
                          </a:xfrm>
                          <a:prstGeom prst="rect">
                            <a:avLst/>
                          </a:prstGeom>
                        </pic:spPr>
                      </pic:pic>
                    </a:graphicData>
                  </a:graphic>
                </wp:inline>
              </w:drawing>
            </w:r>
          </w:p>
          <w:p w:rsidR="00F15266" w:rsidRPr="00F15266" w:rsidRDefault="00F15266" w:rsidP="00F15266">
            <w:pPr>
              <w:shd w:val="clear" w:color="auto" w:fill="FFF8DC"/>
              <w:spacing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In terms of how Kubernetes differs from other container management systems out there, such as Swarm, Kubernetes is the third iteration of cluster managers that Google has developed.</w:t>
            </w:r>
          </w:p>
          <w:p w:rsidR="00F15266" w:rsidRPr="00F15266" w:rsidRDefault="00F15266" w:rsidP="00F15266">
            <w:pPr>
              <w:spacing w:after="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You can hear more about kubernetes in the </w:t>
            </w:r>
            <w:hyperlink r:id="rId102" w:history="1">
              <w:r w:rsidRPr="00F15266">
                <w:rPr>
                  <w:rFonts w:ascii="inherit" w:eastAsia="Times New Roman" w:hAnsi="inherit" w:cs="Arial"/>
                  <w:color w:val="005999"/>
                  <w:sz w:val="23"/>
                  <w:szCs w:val="23"/>
                  <w:u w:val="single"/>
                  <w:bdr w:val="none" w:sz="0" w:space="0" w:color="auto" w:frame="1"/>
                </w:rPr>
                <w:t>episode #3 of Google Cloud Platform Podcast</w:t>
              </w:r>
            </w:hyperlink>
            <w:r w:rsidRPr="00F15266">
              <w:rPr>
                <w:rFonts w:ascii="inherit" w:eastAsia="Times New Roman" w:hAnsi="inherit" w:cs="Arial"/>
                <w:color w:val="242729"/>
                <w:sz w:val="23"/>
                <w:szCs w:val="23"/>
              </w:rPr>
              <w:t>.</w:t>
            </w:r>
          </w:p>
          <w:p w:rsidR="00F15266" w:rsidRPr="00F15266" w:rsidRDefault="00F15266" w:rsidP="00F15266">
            <w:pPr>
              <w:spacing w:after="240"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While it is true both can create a multi-container application, a Pod also serves as a unit of deployment and horizontal scaling/replication, which docker compose does not provide.</w:t>
            </w:r>
            <w:r w:rsidRPr="00F15266">
              <w:rPr>
                <w:rFonts w:ascii="inherit" w:eastAsia="Times New Roman" w:hAnsi="inherit" w:cs="Arial"/>
                <w:color w:val="242729"/>
                <w:sz w:val="23"/>
                <w:szCs w:val="23"/>
              </w:rPr>
              <w:br/>
              <w:t>Plus, you don't create a pod directly, but use controllers (like replication controllers).</w:t>
            </w:r>
          </w:p>
          <w:p w:rsidR="00F15266" w:rsidRPr="00F15266" w:rsidRDefault="00F15266" w:rsidP="00F15266">
            <w:pPr>
              <w:spacing w:after="75" w:line="240" w:lineRule="auto"/>
              <w:textAlignment w:val="baseline"/>
              <w:rPr>
                <w:rFonts w:ascii="inherit" w:eastAsia="Times New Roman" w:hAnsi="inherit" w:cs="Arial"/>
                <w:color w:val="242729"/>
                <w:sz w:val="23"/>
                <w:szCs w:val="23"/>
              </w:rPr>
            </w:pPr>
            <w:r w:rsidRPr="00F15266">
              <w:rPr>
                <w:rFonts w:ascii="inherit" w:eastAsia="Times New Roman" w:hAnsi="inherit" w:cs="Arial"/>
                <w:color w:val="242729"/>
                <w:sz w:val="23"/>
                <w:szCs w:val="23"/>
              </w:rPr>
              <w:t>POD lives within a larger platform which offers Co-location (co-scheduling), fate sharing, coordinated replication, resource sharing, and dependency management.</w:t>
            </w:r>
            <w:r w:rsidRPr="00F15266">
              <w:rPr>
                <w:rFonts w:ascii="inherit" w:eastAsia="Times New Roman" w:hAnsi="inherit" w:cs="Arial"/>
                <w:color w:val="242729"/>
                <w:sz w:val="23"/>
                <w:szCs w:val="23"/>
              </w:rPr>
              <w:br/>
              <w:t>Docker-compose lives... on its own, with its </w:t>
            </w:r>
            <w:r w:rsidRPr="00F15266">
              <w:rPr>
                <w:rFonts w:ascii="Consolas" w:eastAsia="Times New Roman" w:hAnsi="Consolas" w:cs="Courier New"/>
                <w:color w:val="242729"/>
                <w:sz w:val="20"/>
                <w:szCs w:val="20"/>
                <w:bdr w:val="none" w:sz="0" w:space="0" w:color="auto" w:frame="1"/>
                <w:shd w:val="clear" w:color="auto" w:fill="EFF0F1"/>
              </w:rPr>
              <w:t>docker-compose.yml</w:t>
            </w:r>
            <w:r w:rsidRPr="00F15266">
              <w:rPr>
                <w:rFonts w:ascii="inherit" w:eastAsia="Times New Roman" w:hAnsi="inherit" w:cs="Arial"/>
                <w:color w:val="242729"/>
                <w:sz w:val="23"/>
                <w:szCs w:val="23"/>
              </w:rPr>
              <w:t> file</w:t>
            </w:r>
          </w:p>
        </w:tc>
      </w:tr>
    </w:tbl>
    <w:p w:rsidR="00F15266" w:rsidRPr="00F15266" w:rsidRDefault="00F15266" w:rsidP="00F15266">
      <w:pPr>
        <w:pStyle w:val="Heading1"/>
        <w:shd w:val="clear" w:color="auto" w:fill="FFFFFF"/>
        <w:spacing w:before="0" w:beforeAutospacing="0" w:after="0" w:afterAutospacing="0"/>
        <w:textAlignment w:val="baseline"/>
        <w:rPr>
          <w:rFonts w:ascii="Arial" w:hAnsi="Arial" w:cs="Arial"/>
          <w:color w:val="242729"/>
          <w:sz w:val="33"/>
          <w:szCs w:val="33"/>
        </w:rPr>
      </w:pPr>
      <w:r w:rsidRPr="00F15266">
        <w:rPr>
          <w:b w:val="0"/>
          <w:bCs w:val="0"/>
          <w:sz w:val="20"/>
          <w:highlight w:val="yellow"/>
        </w:rPr>
        <w:lastRenderedPageBreak/>
        <w:t>16.)</w:t>
      </w:r>
      <w:r w:rsidRPr="00F15266">
        <w:rPr>
          <w:rFonts w:ascii="Arial" w:hAnsi="Arial" w:cs="Arial"/>
          <w:color w:val="242729"/>
          <w:sz w:val="33"/>
          <w:szCs w:val="33"/>
          <w:highlight w:val="yellow"/>
        </w:rPr>
        <w:t xml:space="preserve"> </w:t>
      </w:r>
      <w:hyperlink r:id="rId103" w:history="1">
        <w:r w:rsidRPr="00F15266">
          <w:rPr>
            <w:rFonts w:ascii="inherit" w:hAnsi="inherit" w:cs="Arial"/>
            <w:b w:val="0"/>
            <w:bCs w:val="0"/>
            <w:color w:val="242729"/>
            <w:sz w:val="36"/>
            <w:szCs w:val="36"/>
            <w:highlight w:val="yellow"/>
            <w:u w:val="single"/>
            <w:bdr w:val="none" w:sz="0" w:space="0" w:color="auto" w:frame="1"/>
          </w:rPr>
          <w:t>Docker 1.10 access a container by it's hostname from a host machine</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F15266" w:rsidRPr="00F15266" w:rsidTr="00F15266">
        <w:tc>
          <w:tcPr>
            <w:tcW w:w="0" w:type="auto"/>
            <w:tcBorders>
              <w:top w:val="nil"/>
              <w:left w:val="nil"/>
              <w:bottom w:val="nil"/>
              <w:right w:val="nil"/>
            </w:tcBorders>
            <w:shd w:val="clear" w:color="auto" w:fill="FFFFFF"/>
            <w:tcMar>
              <w:top w:w="0" w:type="dxa"/>
              <w:left w:w="0" w:type="dxa"/>
              <w:bottom w:w="0" w:type="dxa"/>
              <w:right w:w="225" w:type="dxa"/>
            </w:tcMar>
            <w:hideMark/>
          </w:tcPr>
          <w:p w:rsidR="00F15266" w:rsidRPr="00F15266" w:rsidRDefault="00F15266" w:rsidP="00F15266">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F15266" w:rsidRPr="00F15266" w:rsidRDefault="00F15266" w:rsidP="00F15266">
            <w:pPr>
              <w:spacing w:after="24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I have the Docker version 1.10 with embedded DNS service.</w:t>
            </w:r>
          </w:p>
          <w:p w:rsidR="00F15266" w:rsidRPr="00F15266" w:rsidRDefault="00F15266" w:rsidP="00F15266">
            <w:pPr>
              <w:spacing w:after="24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I have created two service containers in my docker-compose file. They are reachable each other by hostname and by IP, but when I would like reach one of them from the host machine, it doesn't work, it works only with IP but not with hostname.</w:t>
            </w:r>
          </w:p>
          <w:p w:rsidR="00F15266" w:rsidRPr="00F15266" w:rsidRDefault="00F15266" w:rsidP="00F15266">
            <w:pPr>
              <w:spacing w:after="24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So, is it possible to access a docker container from the host machine by it's hostname in the Docker 1.10, please?</w:t>
            </w:r>
          </w:p>
          <w:p w:rsidR="00F15266" w:rsidRPr="00F15266" w:rsidRDefault="00F15266" w:rsidP="00F15266">
            <w:pPr>
              <w:spacing w:after="0" w:line="240" w:lineRule="auto"/>
              <w:textAlignment w:val="baseline"/>
              <w:rPr>
                <w:rFonts w:ascii="inherit" w:eastAsia="Times New Roman" w:hAnsi="inherit" w:cs="Arial"/>
                <w:color w:val="242729"/>
                <w:sz w:val="20"/>
                <w:szCs w:val="23"/>
              </w:rPr>
            </w:pPr>
            <w:r w:rsidRPr="00F15266">
              <w:rPr>
                <w:rFonts w:ascii="inherit" w:eastAsia="Times New Roman" w:hAnsi="inherit" w:cs="Arial"/>
                <w:b/>
                <w:bCs/>
                <w:color w:val="242729"/>
                <w:sz w:val="20"/>
                <w:szCs w:val="23"/>
                <w:bdr w:val="none" w:sz="0" w:space="0" w:color="auto" w:frame="1"/>
              </w:rPr>
              <w:t>Update:</w:t>
            </w:r>
          </w:p>
          <w:p w:rsidR="00F15266" w:rsidRPr="00F15266" w:rsidRDefault="00F15266" w:rsidP="00F15266">
            <w:pPr>
              <w:spacing w:after="24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docker-compose.yml</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version: '2'</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services:</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service_a:</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image: nginx</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w:t>
            </w:r>
            <w:r w:rsidRPr="00F15266">
              <w:rPr>
                <w:rFonts w:ascii="Consolas" w:eastAsia="Times New Roman" w:hAnsi="Consolas" w:cs="Courier New"/>
                <w:color w:val="242729"/>
                <w:sz w:val="20"/>
                <w:szCs w:val="20"/>
                <w:highlight w:val="yellow"/>
                <w:bdr w:val="none" w:sz="0" w:space="0" w:color="auto" w:frame="1"/>
                <w:shd w:val="clear" w:color="auto" w:fill="EFF0F1"/>
              </w:rPr>
              <w:t>container_name: docker_a</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ports:</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- 8080:80</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service_b:</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image: nginx</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w:t>
            </w:r>
            <w:r w:rsidRPr="00F15266">
              <w:rPr>
                <w:rFonts w:ascii="Consolas" w:eastAsia="Times New Roman" w:hAnsi="Consolas" w:cs="Courier New"/>
                <w:color w:val="242729"/>
                <w:sz w:val="20"/>
                <w:szCs w:val="20"/>
                <w:highlight w:val="yellow"/>
                <w:bdr w:val="none" w:sz="0" w:space="0" w:color="auto" w:frame="1"/>
                <w:shd w:val="clear" w:color="auto" w:fill="EFF0F1"/>
              </w:rPr>
              <w:t>container_name: docker_b</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ports:</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F15266">
              <w:rPr>
                <w:rFonts w:ascii="Consolas" w:eastAsia="Times New Roman" w:hAnsi="Consolas" w:cs="Courier New"/>
                <w:color w:val="242729"/>
                <w:sz w:val="20"/>
                <w:szCs w:val="20"/>
                <w:bdr w:val="none" w:sz="0" w:space="0" w:color="auto" w:frame="1"/>
                <w:shd w:val="clear" w:color="auto" w:fill="EFF0F1"/>
              </w:rPr>
              <w:t xml:space="preserve">            - 8081:80</w:t>
            </w:r>
          </w:p>
          <w:p w:rsidR="00F15266" w:rsidRPr="00F15266" w:rsidRDefault="00F15266" w:rsidP="00F15266">
            <w:pPr>
              <w:spacing w:after="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then I start it by command: </w:t>
            </w:r>
            <w:r w:rsidRPr="00F15266">
              <w:rPr>
                <w:rFonts w:ascii="Consolas" w:eastAsia="Times New Roman" w:hAnsi="Consolas" w:cs="Courier New"/>
                <w:color w:val="242729"/>
                <w:sz w:val="20"/>
                <w:szCs w:val="20"/>
                <w:bdr w:val="none" w:sz="0" w:space="0" w:color="auto" w:frame="1"/>
                <w:shd w:val="clear" w:color="auto" w:fill="EFF0F1"/>
              </w:rPr>
              <w:t>docker-compose up --force-recreate</w:t>
            </w:r>
          </w:p>
          <w:p w:rsidR="00F15266" w:rsidRPr="00F15266" w:rsidRDefault="00F15266" w:rsidP="00F15266">
            <w:pPr>
              <w:spacing w:after="24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lastRenderedPageBreak/>
              <w:t>when I run:</w:t>
            </w:r>
          </w:p>
          <w:p w:rsidR="00F15266" w:rsidRPr="00F15266" w:rsidRDefault="00F15266" w:rsidP="00F15266">
            <w:pPr>
              <w:numPr>
                <w:ilvl w:val="0"/>
                <w:numId w:val="8"/>
              </w:numPr>
              <w:spacing w:after="0" w:line="240" w:lineRule="auto"/>
              <w:ind w:left="450"/>
              <w:textAlignment w:val="baseline"/>
              <w:rPr>
                <w:rFonts w:ascii="inherit" w:eastAsia="Times New Roman" w:hAnsi="inherit" w:cs="Arial"/>
                <w:color w:val="242729"/>
                <w:sz w:val="20"/>
                <w:szCs w:val="23"/>
              </w:rPr>
            </w:pPr>
            <w:r w:rsidRPr="00F15266">
              <w:rPr>
                <w:rFonts w:ascii="Consolas" w:eastAsia="Times New Roman" w:hAnsi="Consolas" w:cs="Courier New"/>
                <w:color w:val="242729"/>
                <w:sz w:val="20"/>
                <w:szCs w:val="20"/>
                <w:bdr w:val="none" w:sz="0" w:space="0" w:color="auto" w:frame="1"/>
                <w:shd w:val="clear" w:color="auto" w:fill="EFF0F1"/>
              </w:rPr>
              <w:t>docker exec -i -t docker_a ping -c4 docker_b</w:t>
            </w:r>
            <w:r w:rsidRPr="00F15266">
              <w:rPr>
                <w:rFonts w:ascii="inherit" w:eastAsia="Times New Roman" w:hAnsi="inherit" w:cs="Arial"/>
                <w:color w:val="242729"/>
                <w:sz w:val="20"/>
                <w:szCs w:val="23"/>
              </w:rPr>
              <w:t> - it works</w:t>
            </w:r>
          </w:p>
          <w:p w:rsidR="00F15266" w:rsidRPr="00F15266" w:rsidRDefault="00F15266" w:rsidP="00F15266">
            <w:pPr>
              <w:numPr>
                <w:ilvl w:val="0"/>
                <w:numId w:val="8"/>
              </w:numPr>
              <w:spacing w:after="0" w:line="240" w:lineRule="auto"/>
              <w:ind w:left="450"/>
              <w:textAlignment w:val="baseline"/>
              <w:rPr>
                <w:rFonts w:ascii="inherit" w:eastAsia="Times New Roman" w:hAnsi="inherit" w:cs="Arial"/>
                <w:color w:val="242729"/>
                <w:sz w:val="20"/>
                <w:szCs w:val="23"/>
              </w:rPr>
            </w:pPr>
            <w:r w:rsidRPr="00F15266">
              <w:rPr>
                <w:rFonts w:ascii="Consolas" w:eastAsia="Times New Roman" w:hAnsi="Consolas" w:cs="Courier New"/>
                <w:color w:val="242729"/>
                <w:sz w:val="20"/>
                <w:szCs w:val="20"/>
                <w:bdr w:val="none" w:sz="0" w:space="0" w:color="auto" w:frame="1"/>
                <w:shd w:val="clear" w:color="auto" w:fill="EFF0F1"/>
              </w:rPr>
              <w:t>docker exec -i -t docker_b ping -c4 docker_a</w:t>
            </w:r>
            <w:r w:rsidRPr="00F15266">
              <w:rPr>
                <w:rFonts w:ascii="inherit" w:eastAsia="Times New Roman" w:hAnsi="inherit" w:cs="Arial"/>
                <w:color w:val="242729"/>
                <w:sz w:val="20"/>
                <w:szCs w:val="23"/>
              </w:rPr>
              <w:t> - it works</w:t>
            </w:r>
          </w:p>
          <w:p w:rsidR="00F15266" w:rsidRPr="00F15266" w:rsidRDefault="00F15266" w:rsidP="00F15266">
            <w:pPr>
              <w:numPr>
                <w:ilvl w:val="0"/>
                <w:numId w:val="8"/>
              </w:numPr>
              <w:spacing w:after="0" w:line="240" w:lineRule="auto"/>
              <w:ind w:left="450"/>
              <w:textAlignment w:val="baseline"/>
              <w:rPr>
                <w:rFonts w:ascii="inherit" w:eastAsia="Times New Roman" w:hAnsi="inherit" w:cs="Arial"/>
                <w:color w:val="242729"/>
                <w:sz w:val="20"/>
                <w:szCs w:val="23"/>
              </w:rPr>
            </w:pPr>
            <w:r w:rsidRPr="00F15266">
              <w:rPr>
                <w:rFonts w:ascii="Consolas" w:eastAsia="Times New Roman" w:hAnsi="Consolas" w:cs="Courier New"/>
                <w:color w:val="242729"/>
                <w:sz w:val="20"/>
                <w:szCs w:val="20"/>
                <w:bdr w:val="none" w:sz="0" w:space="0" w:color="auto" w:frame="1"/>
                <w:shd w:val="clear" w:color="auto" w:fill="EFF0F1"/>
              </w:rPr>
              <w:t>ping 172.19.0.2</w:t>
            </w:r>
            <w:r w:rsidRPr="00F15266">
              <w:rPr>
                <w:rFonts w:ascii="inherit" w:eastAsia="Times New Roman" w:hAnsi="inherit" w:cs="Arial"/>
                <w:color w:val="242729"/>
                <w:sz w:val="20"/>
                <w:szCs w:val="23"/>
              </w:rPr>
              <w:t> - it works (</w:t>
            </w:r>
            <w:r w:rsidRPr="00F15266">
              <w:rPr>
                <w:rFonts w:ascii="Consolas" w:eastAsia="Times New Roman" w:hAnsi="Consolas" w:cs="Courier New"/>
                <w:color w:val="242729"/>
                <w:sz w:val="20"/>
                <w:szCs w:val="20"/>
                <w:bdr w:val="none" w:sz="0" w:space="0" w:color="auto" w:frame="1"/>
                <w:shd w:val="clear" w:color="auto" w:fill="EFF0F1"/>
              </w:rPr>
              <w:t>172.19.0.2</w:t>
            </w:r>
            <w:r w:rsidRPr="00F15266">
              <w:rPr>
                <w:rFonts w:ascii="inherit" w:eastAsia="Times New Roman" w:hAnsi="inherit" w:cs="Arial"/>
                <w:color w:val="242729"/>
                <w:sz w:val="20"/>
                <w:szCs w:val="23"/>
              </w:rPr>
              <w:t> is </w:t>
            </w:r>
            <w:r w:rsidRPr="00F15266">
              <w:rPr>
                <w:rFonts w:ascii="Consolas" w:eastAsia="Times New Roman" w:hAnsi="Consolas" w:cs="Courier New"/>
                <w:color w:val="242729"/>
                <w:sz w:val="20"/>
                <w:szCs w:val="20"/>
                <w:bdr w:val="none" w:sz="0" w:space="0" w:color="auto" w:frame="1"/>
                <w:shd w:val="clear" w:color="auto" w:fill="EFF0F1"/>
              </w:rPr>
              <w:t>docker_b</w:t>
            </w:r>
            <w:r w:rsidRPr="00F15266">
              <w:rPr>
                <w:rFonts w:ascii="inherit" w:eastAsia="Times New Roman" w:hAnsi="inherit" w:cs="Arial"/>
                <w:color w:val="242729"/>
                <w:sz w:val="20"/>
                <w:szCs w:val="23"/>
              </w:rPr>
              <w:t>'s ip)</w:t>
            </w:r>
          </w:p>
          <w:p w:rsidR="00F15266" w:rsidRPr="00F15266" w:rsidRDefault="00F15266" w:rsidP="00F15266">
            <w:pPr>
              <w:numPr>
                <w:ilvl w:val="0"/>
                <w:numId w:val="8"/>
              </w:numPr>
              <w:spacing w:after="0" w:line="240" w:lineRule="auto"/>
              <w:ind w:left="450"/>
              <w:textAlignment w:val="baseline"/>
              <w:rPr>
                <w:rFonts w:ascii="inherit" w:eastAsia="Times New Roman" w:hAnsi="inherit" w:cs="Arial"/>
                <w:color w:val="242729"/>
                <w:sz w:val="20"/>
                <w:szCs w:val="23"/>
              </w:rPr>
            </w:pPr>
            <w:r w:rsidRPr="00F15266">
              <w:rPr>
                <w:rFonts w:ascii="Consolas" w:eastAsia="Times New Roman" w:hAnsi="Consolas" w:cs="Courier New"/>
                <w:color w:val="242729"/>
                <w:sz w:val="20"/>
                <w:szCs w:val="20"/>
                <w:bdr w:val="none" w:sz="0" w:space="0" w:color="auto" w:frame="1"/>
                <w:shd w:val="clear" w:color="auto" w:fill="EFF0F1"/>
              </w:rPr>
              <w:t>ping docker_a</w:t>
            </w:r>
            <w:r w:rsidRPr="00F15266">
              <w:rPr>
                <w:rFonts w:ascii="inherit" w:eastAsia="Times New Roman" w:hAnsi="inherit" w:cs="Arial"/>
                <w:color w:val="242729"/>
                <w:sz w:val="20"/>
                <w:szCs w:val="23"/>
              </w:rPr>
              <w:t> - </w:t>
            </w:r>
            <w:r w:rsidRPr="00F15266">
              <w:rPr>
                <w:rFonts w:ascii="inherit" w:eastAsia="Times New Roman" w:hAnsi="inherit" w:cs="Arial"/>
                <w:b/>
                <w:bCs/>
                <w:color w:val="242729"/>
                <w:sz w:val="20"/>
                <w:szCs w:val="23"/>
                <w:bdr w:val="none" w:sz="0" w:space="0" w:color="auto" w:frame="1"/>
              </w:rPr>
              <w:t>fails</w:t>
            </w:r>
          </w:p>
          <w:p w:rsidR="00F15266" w:rsidRPr="00F15266" w:rsidRDefault="00F15266" w:rsidP="00F15266">
            <w:pPr>
              <w:spacing w:after="0" w:line="240" w:lineRule="auto"/>
              <w:textAlignment w:val="baseline"/>
              <w:rPr>
                <w:rFonts w:ascii="inherit" w:eastAsia="Times New Roman" w:hAnsi="inherit" w:cs="Arial"/>
                <w:color w:val="242729"/>
                <w:sz w:val="20"/>
                <w:szCs w:val="23"/>
              </w:rPr>
            </w:pPr>
            <w:r w:rsidRPr="00F15266">
              <w:rPr>
                <w:rFonts w:ascii="inherit" w:eastAsia="Times New Roman" w:hAnsi="inherit" w:cs="Arial"/>
                <w:color w:val="242729"/>
                <w:sz w:val="20"/>
                <w:szCs w:val="23"/>
              </w:rPr>
              <w:t>The result of the </w:t>
            </w:r>
            <w:r w:rsidRPr="00F15266">
              <w:rPr>
                <w:rFonts w:ascii="Consolas" w:eastAsia="Times New Roman" w:hAnsi="Consolas" w:cs="Courier New"/>
                <w:color w:val="242729"/>
                <w:sz w:val="20"/>
                <w:szCs w:val="20"/>
                <w:bdr w:val="none" w:sz="0" w:space="0" w:color="auto" w:frame="1"/>
                <w:shd w:val="clear" w:color="auto" w:fill="EFF0F1"/>
              </w:rPr>
              <w:t>docker network inspect test_default</w:t>
            </w:r>
            <w:r w:rsidRPr="00F15266">
              <w:rPr>
                <w:rFonts w:ascii="inherit" w:eastAsia="Times New Roman" w:hAnsi="inherit" w:cs="Arial"/>
                <w:color w:val="242729"/>
                <w:sz w:val="20"/>
                <w:szCs w:val="23"/>
              </w:rPr>
              <w:t> is</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"Name": "test_default",</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"Id":   "f6436ef4a2cd4c09ffdee82b0d0b47f96dd5aee3e1bde068376dd26f81e79712",</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"Scope": "local",</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"Driver": "bridge",</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"IPAM":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"Driver": "default",</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"Options": null,</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"Config":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"Subnet": "172.19.0.0/16",</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"Gateway": "172.19.0.1/16"</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"Containers":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"a9f13f023761123115fcb2b454d3fd21666b8e1e0637f134026c44a7a84f1b0b":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"Name": "docker_a",</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"EndpointID":     "a5c8e08feda96d0de8f7c6203f2707dd3f9f6c3a64666126055b16a3908fafed",</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"MacAddress": "02:42:ac:13:00:03",</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"IPv4Address": "172.19.0.3/16",</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"IPv6Address":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"c6532af99f691659b452c1cbf1693731a75cdfab9ea50428d9c99dd09c3e9a40":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"Name": "docker_b",</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"EndpointID":     "28a1877a0fdbaeb8d33a290e5a5768edc737d069d23ef9bbcc1d64cfe5fbe312",</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"MacAddress": "02:42:ac:13:00:02",</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"IPv4Address": "172.19.0.2/16",</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"IPv6Address":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"Options":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F15266">
              <w:rPr>
                <w:rFonts w:ascii="Consolas" w:eastAsia="Times New Roman" w:hAnsi="Consolas" w:cs="Courier New"/>
                <w:color w:val="242729"/>
                <w:sz w:val="14"/>
                <w:szCs w:val="20"/>
                <w:bdr w:val="none" w:sz="0" w:space="0" w:color="auto" w:frame="1"/>
                <w:shd w:val="clear" w:color="auto" w:fill="EFF0F1"/>
              </w:rPr>
              <w:t xml:space="preserve">    }</w:t>
            </w:r>
          </w:p>
          <w:p w:rsidR="00F15266" w:rsidRPr="00F15266" w:rsidRDefault="00F15266" w:rsidP="00F1526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242729"/>
                <w:sz w:val="20"/>
                <w:szCs w:val="20"/>
              </w:rPr>
            </w:pPr>
            <w:r w:rsidRPr="00F15266">
              <w:rPr>
                <w:rFonts w:ascii="Consolas" w:eastAsia="Times New Roman" w:hAnsi="Consolas" w:cs="Courier New"/>
                <w:color w:val="242729"/>
                <w:sz w:val="14"/>
                <w:szCs w:val="20"/>
                <w:bdr w:val="none" w:sz="0" w:space="0" w:color="auto" w:frame="1"/>
                <w:shd w:val="clear" w:color="auto" w:fill="EFF0F1"/>
              </w:rPr>
              <w:t>]</w:t>
            </w:r>
          </w:p>
        </w:tc>
      </w:tr>
    </w:tbl>
    <w:p w:rsidR="00C77CA1" w:rsidRPr="00C77CA1" w:rsidRDefault="002144BE" w:rsidP="00C77CA1">
      <w:pPr>
        <w:spacing w:after="0" w:line="240" w:lineRule="auto"/>
        <w:rPr>
          <w:bCs/>
          <w:sz w:val="20"/>
        </w:rPr>
      </w:pPr>
      <w:r w:rsidRPr="002144BE">
        <w:rPr>
          <w:b/>
          <w:bCs/>
          <w:sz w:val="20"/>
        </w:rPr>
        <w:lastRenderedPageBreak/>
        <w:sym w:font="Wingdings" w:char="F0E0"/>
      </w:r>
      <w:r w:rsidR="00C77CA1" w:rsidRPr="00C77CA1">
        <w:rPr>
          <w:bCs/>
          <w:sz w:val="20"/>
        </w:rPr>
        <w:t>You might need to manually add it to your hosts file – Xiongbing Jin Mar 6 '16 at 17:01</w:t>
      </w:r>
    </w:p>
    <w:p w:rsidR="00C77CA1" w:rsidRPr="00C77CA1" w:rsidRDefault="00C77CA1" w:rsidP="00C77CA1">
      <w:pPr>
        <w:spacing w:after="0" w:line="240" w:lineRule="auto"/>
        <w:rPr>
          <w:bCs/>
          <w:sz w:val="20"/>
        </w:rPr>
      </w:pPr>
      <w:r w:rsidRPr="00C77CA1">
        <w:rPr>
          <w:bCs/>
          <w:sz w:val="20"/>
        </w:rPr>
        <w:tab/>
        <w:t xml:space="preserve"> </w:t>
      </w:r>
      <w:r w:rsidRPr="00C77CA1">
        <w:rPr>
          <w:bCs/>
          <w:sz w:val="20"/>
        </w:rPr>
        <w:tab/>
      </w:r>
    </w:p>
    <w:p w:rsidR="00C77CA1" w:rsidRPr="00C77CA1" w:rsidRDefault="00C77CA1" w:rsidP="00C77CA1">
      <w:pPr>
        <w:spacing w:after="0" w:line="240" w:lineRule="auto"/>
        <w:rPr>
          <w:bCs/>
          <w:sz w:val="20"/>
        </w:rPr>
      </w:pPr>
      <w:r w:rsidRPr="00C77CA1">
        <w:rPr>
          <w:bCs/>
          <w:sz w:val="20"/>
        </w:rPr>
        <w:t>@warmoverflow: Yes, it's possible to do it this way, but IP addresses are assigned dynamically to containers. Than is necessary to update the hosts file manually for each change :-(. So I would like to ask if is it possible to solve it without modification of the hosts file or using an extra discovery service? – Adam Bernau Mar 6 '16 at 17:32</w:t>
      </w:r>
    </w:p>
    <w:p w:rsidR="00C77CA1" w:rsidRPr="00C77CA1" w:rsidRDefault="00C77CA1" w:rsidP="00C77CA1">
      <w:pPr>
        <w:spacing w:after="0" w:line="240" w:lineRule="auto"/>
        <w:rPr>
          <w:bCs/>
          <w:sz w:val="20"/>
        </w:rPr>
      </w:pPr>
      <w:r w:rsidRPr="00C77CA1">
        <w:rPr>
          <w:bCs/>
          <w:sz w:val="20"/>
        </w:rPr>
        <w:t xml:space="preserve">  </w:t>
      </w:r>
      <w:r w:rsidRPr="00C77CA1">
        <w:rPr>
          <w:bCs/>
          <w:sz w:val="20"/>
        </w:rPr>
        <w:tab/>
        <w:t xml:space="preserve"> </w:t>
      </w:r>
      <w:r w:rsidRPr="00C77CA1">
        <w:rPr>
          <w:bCs/>
          <w:sz w:val="20"/>
        </w:rPr>
        <w:tab/>
      </w:r>
    </w:p>
    <w:p w:rsidR="00F15266" w:rsidRPr="00C77CA1" w:rsidRDefault="00C77CA1" w:rsidP="00C77CA1">
      <w:pPr>
        <w:spacing w:after="0" w:line="240" w:lineRule="auto"/>
        <w:rPr>
          <w:bCs/>
          <w:sz w:val="20"/>
        </w:rPr>
      </w:pPr>
      <w:r w:rsidRPr="00C77CA1">
        <w:rPr>
          <w:bCs/>
          <w:sz w:val="20"/>
        </w:rPr>
        <w:t>I searched around and it does not seem possible without third party tool or some scripts. Why do you need to access containers directly from host without any port mapping?</w:t>
      </w:r>
    </w:p>
    <w:p w:rsidR="00C77CA1" w:rsidRPr="00C77CA1" w:rsidRDefault="00C77CA1" w:rsidP="00C77CA1">
      <w:pPr>
        <w:pStyle w:val="NormalWeb"/>
        <w:shd w:val="clear" w:color="auto" w:fill="FFFFFF"/>
        <w:spacing w:before="0" w:beforeAutospacing="0" w:after="0" w:afterAutospacing="0"/>
        <w:textAlignment w:val="baseline"/>
        <w:rPr>
          <w:rFonts w:ascii="Arial" w:hAnsi="Arial" w:cs="Arial"/>
          <w:color w:val="242729"/>
          <w:sz w:val="23"/>
          <w:szCs w:val="23"/>
        </w:rPr>
      </w:pPr>
      <w:r>
        <w:rPr>
          <w:sz w:val="20"/>
        </w:rPr>
        <w:t>-</w:t>
      </w:r>
      <w:r w:rsidRPr="00C77CA1">
        <w:rPr>
          <w:sz w:val="20"/>
        </w:rPr>
        <w:sym w:font="Wingdings" w:char="F0E0"/>
      </w:r>
      <w:r w:rsidRPr="00C77CA1">
        <w:rPr>
          <w:rFonts w:ascii="Arial" w:hAnsi="Arial" w:cs="Arial"/>
          <w:color w:val="242729"/>
          <w:sz w:val="23"/>
          <w:szCs w:val="23"/>
        </w:rPr>
        <w:t xml:space="preserve"> As </w:t>
      </w:r>
      <w:hyperlink r:id="rId104" w:history="1">
        <w:r w:rsidRPr="00C77CA1">
          <w:rPr>
            <w:rFonts w:ascii="inherit" w:hAnsi="inherit" w:cs="Arial"/>
            <w:color w:val="005999"/>
            <w:sz w:val="23"/>
            <w:szCs w:val="23"/>
            <w:bdr w:val="none" w:sz="0" w:space="0" w:color="auto" w:frame="1"/>
          </w:rPr>
          <w:t>answered here</w:t>
        </w:r>
      </w:hyperlink>
      <w:r w:rsidRPr="00C77CA1">
        <w:rPr>
          <w:rFonts w:ascii="Arial" w:hAnsi="Arial" w:cs="Arial"/>
          <w:color w:val="242729"/>
          <w:sz w:val="23"/>
          <w:szCs w:val="23"/>
        </w:rPr>
        <w:t> there is a software solution for this, copying the anwser:</w:t>
      </w:r>
    </w:p>
    <w:p w:rsidR="00C77CA1" w:rsidRPr="00C77CA1" w:rsidRDefault="00C77CA1" w:rsidP="00C77CA1">
      <w:pPr>
        <w:spacing w:after="300" w:line="240" w:lineRule="auto"/>
        <w:rPr>
          <w:rFonts w:ascii="Times New Roman" w:eastAsia="Times New Roman" w:hAnsi="Times New Roman" w:cs="Times New Roman"/>
          <w:sz w:val="24"/>
          <w:szCs w:val="24"/>
        </w:rPr>
      </w:pPr>
      <w:r w:rsidRPr="00C77CA1">
        <w:rPr>
          <w:rFonts w:ascii="Times New Roman" w:eastAsia="Times New Roman" w:hAnsi="Times New Roman" w:cs="Times New Roman"/>
          <w:sz w:val="24"/>
          <w:szCs w:val="24"/>
        </w:rPr>
        <w:pict>
          <v:rect id="_x0000_i1039" style="width:0;height:.75pt" o:hrstd="t" o:hrnoshade="t" o:hr="t" fillcolor="#d6d9dc" stroked="f"/>
        </w:pict>
      </w:r>
    </w:p>
    <w:p w:rsidR="00C77CA1" w:rsidRPr="00C77CA1" w:rsidRDefault="00C77CA1" w:rsidP="00C77CA1">
      <w:pPr>
        <w:shd w:val="clear" w:color="auto" w:fill="FFFFFF"/>
        <w:spacing w:after="0" w:line="240" w:lineRule="auto"/>
        <w:textAlignment w:val="baseline"/>
        <w:rPr>
          <w:rFonts w:ascii="Arial" w:eastAsia="Times New Roman" w:hAnsi="Arial" w:cs="Arial"/>
          <w:color w:val="242729"/>
          <w:sz w:val="20"/>
          <w:szCs w:val="23"/>
        </w:rPr>
      </w:pPr>
      <w:r w:rsidRPr="00C77CA1">
        <w:rPr>
          <w:rFonts w:ascii="Arial" w:eastAsia="Times New Roman" w:hAnsi="Arial" w:cs="Arial"/>
          <w:color w:val="242729"/>
          <w:sz w:val="20"/>
          <w:szCs w:val="23"/>
        </w:rPr>
        <w:t>There is a opensource application that solves this issue, it's called </w:t>
      </w:r>
      <w:hyperlink r:id="rId105" w:history="1">
        <w:r w:rsidRPr="00C77CA1">
          <w:rPr>
            <w:rFonts w:ascii="inherit" w:eastAsia="Times New Roman" w:hAnsi="inherit" w:cs="Arial"/>
            <w:color w:val="005999"/>
            <w:sz w:val="19"/>
            <w:szCs w:val="23"/>
            <w:bdr w:val="none" w:sz="0" w:space="0" w:color="auto" w:frame="1"/>
          </w:rPr>
          <w:t>DNS Proxy Server</w:t>
        </w:r>
      </w:hyperlink>
    </w:p>
    <w:p w:rsidR="00C77CA1" w:rsidRPr="00C77CA1" w:rsidRDefault="00C77CA1" w:rsidP="00C77CA1">
      <w:pPr>
        <w:shd w:val="clear" w:color="auto" w:fill="FFFFFF"/>
        <w:spacing w:after="240" w:line="240" w:lineRule="auto"/>
        <w:textAlignment w:val="baseline"/>
        <w:rPr>
          <w:rFonts w:ascii="Arial" w:eastAsia="Times New Roman" w:hAnsi="Arial" w:cs="Arial"/>
          <w:color w:val="242729"/>
          <w:sz w:val="20"/>
          <w:szCs w:val="23"/>
        </w:rPr>
      </w:pPr>
      <w:r w:rsidRPr="00C77CA1">
        <w:rPr>
          <w:rFonts w:ascii="Arial" w:eastAsia="Times New Roman" w:hAnsi="Arial" w:cs="Arial"/>
          <w:color w:val="242729"/>
          <w:sz w:val="20"/>
          <w:szCs w:val="23"/>
        </w:rPr>
        <w:t>It's a DNS server that solves containers hostnames, if could not found a hostname with that hostname then solve it from internet as well</w:t>
      </w:r>
    </w:p>
    <w:p w:rsidR="00C77CA1" w:rsidRPr="00C77CA1" w:rsidRDefault="00C77CA1" w:rsidP="00C77CA1">
      <w:pPr>
        <w:shd w:val="clear" w:color="auto" w:fill="FFFFFF"/>
        <w:spacing w:after="240" w:line="240" w:lineRule="auto"/>
        <w:textAlignment w:val="baseline"/>
        <w:outlineLvl w:val="2"/>
        <w:rPr>
          <w:rFonts w:ascii="Arial" w:eastAsia="Times New Roman" w:hAnsi="Arial" w:cs="Arial"/>
          <w:color w:val="242729"/>
          <w:szCs w:val="26"/>
        </w:rPr>
      </w:pPr>
      <w:r w:rsidRPr="00C77CA1">
        <w:rPr>
          <w:rFonts w:ascii="Arial" w:eastAsia="Times New Roman" w:hAnsi="Arial" w:cs="Arial"/>
          <w:color w:val="242729"/>
          <w:szCs w:val="26"/>
        </w:rPr>
        <w:t>Start the DNS Server</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w:t>
      </w:r>
      <w:r w:rsidRPr="00C77CA1">
        <w:rPr>
          <w:rFonts w:ascii="Consolas" w:eastAsia="Times New Roman" w:hAnsi="Consolas" w:cs="Courier New"/>
          <w:b/>
          <w:color w:val="242729"/>
          <w:sz w:val="16"/>
          <w:szCs w:val="20"/>
          <w:bdr w:val="none" w:sz="0" w:space="0" w:color="auto" w:frame="1"/>
          <w:shd w:val="clear" w:color="auto" w:fill="EFF0F1"/>
        </w:rPr>
        <w:t>docker run --hostname dns.mageddo --name dns-proxy-server -p 5380:5380 \</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color w:val="242729"/>
          <w:sz w:val="16"/>
          <w:szCs w:val="20"/>
          <w:bdr w:val="none" w:sz="0" w:space="0" w:color="auto" w:frame="1"/>
          <w:shd w:val="clear" w:color="auto" w:fill="EFF0F1"/>
        </w:rPr>
      </w:pPr>
      <w:r w:rsidRPr="00C77CA1">
        <w:rPr>
          <w:rFonts w:ascii="Consolas" w:eastAsia="Times New Roman" w:hAnsi="Consolas" w:cs="Courier New"/>
          <w:b/>
          <w:color w:val="242729"/>
          <w:sz w:val="16"/>
          <w:szCs w:val="20"/>
          <w:bdr w:val="none" w:sz="0" w:space="0" w:color="auto" w:frame="1"/>
          <w:shd w:val="clear" w:color="auto" w:fill="EFF0F1"/>
        </w:rPr>
        <w:t>-v /var/run/docker.sock:/var/run/docker.sock \</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color w:val="242729"/>
          <w:sz w:val="16"/>
          <w:szCs w:val="20"/>
          <w:bdr w:val="none" w:sz="0" w:space="0" w:color="auto" w:frame="1"/>
          <w:shd w:val="clear" w:color="auto" w:fill="EFF0F1"/>
        </w:rPr>
      </w:pPr>
      <w:r w:rsidRPr="00C77CA1">
        <w:rPr>
          <w:rFonts w:ascii="Consolas" w:eastAsia="Times New Roman" w:hAnsi="Consolas" w:cs="Courier New"/>
          <w:b/>
          <w:color w:val="242729"/>
          <w:sz w:val="16"/>
          <w:szCs w:val="20"/>
          <w:bdr w:val="none" w:sz="0" w:space="0" w:color="auto" w:frame="1"/>
          <w:shd w:val="clear" w:color="auto" w:fill="EFF0F1"/>
        </w:rPr>
        <w:t>-v /etc/resolv.conf:/etc/resolv.conf \</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color w:val="242729"/>
          <w:sz w:val="16"/>
          <w:szCs w:val="20"/>
          <w:bdr w:val="none" w:sz="0" w:space="0" w:color="auto" w:frame="1"/>
          <w:shd w:val="clear" w:color="auto" w:fill="EFF0F1"/>
        </w:rPr>
      </w:pPr>
      <w:r w:rsidRPr="00C77CA1">
        <w:rPr>
          <w:rFonts w:ascii="Consolas" w:eastAsia="Times New Roman" w:hAnsi="Consolas" w:cs="Courier New"/>
          <w:b/>
          <w:color w:val="242729"/>
          <w:sz w:val="16"/>
          <w:szCs w:val="20"/>
          <w:bdr w:val="none" w:sz="0" w:space="0" w:color="auto" w:frame="1"/>
          <w:shd w:val="clear" w:color="auto" w:fill="EFF0F1"/>
        </w:rPr>
        <w:t>defreitas/dns-proxy-server</w:t>
      </w:r>
    </w:p>
    <w:p w:rsidR="00C77CA1" w:rsidRPr="00C77CA1" w:rsidRDefault="00C77CA1" w:rsidP="00C77CA1">
      <w:pPr>
        <w:shd w:val="clear" w:color="auto" w:fill="FFFFFF"/>
        <w:spacing w:after="240" w:line="240" w:lineRule="auto"/>
        <w:textAlignment w:val="baseline"/>
        <w:rPr>
          <w:rFonts w:ascii="Arial" w:eastAsia="Times New Roman" w:hAnsi="Arial" w:cs="Arial"/>
          <w:b/>
          <w:color w:val="242729"/>
          <w:sz w:val="20"/>
          <w:szCs w:val="23"/>
        </w:rPr>
      </w:pPr>
      <w:r w:rsidRPr="00C77CA1">
        <w:rPr>
          <w:rFonts w:ascii="Arial" w:eastAsia="Times New Roman" w:hAnsi="Arial" w:cs="Arial"/>
          <w:b/>
          <w:color w:val="242729"/>
          <w:sz w:val="20"/>
          <w:szCs w:val="23"/>
        </w:rPr>
        <w:t>It will set as your default DNS automatically (and recover to the original when stops)</w:t>
      </w:r>
    </w:p>
    <w:p w:rsidR="00C77CA1" w:rsidRPr="00C77CA1" w:rsidRDefault="00C77CA1" w:rsidP="00C77CA1">
      <w:pPr>
        <w:shd w:val="clear" w:color="auto" w:fill="FFFFFF"/>
        <w:spacing w:after="240" w:line="240" w:lineRule="auto"/>
        <w:textAlignment w:val="baseline"/>
        <w:outlineLvl w:val="2"/>
        <w:rPr>
          <w:rFonts w:ascii="Arial" w:eastAsia="Times New Roman" w:hAnsi="Arial" w:cs="Arial"/>
          <w:color w:val="242729"/>
          <w:szCs w:val="26"/>
        </w:rPr>
      </w:pPr>
      <w:r w:rsidRPr="00C77CA1">
        <w:rPr>
          <w:rFonts w:ascii="Arial" w:eastAsia="Times New Roman" w:hAnsi="Arial" w:cs="Arial"/>
          <w:color w:val="242729"/>
          <w:szCs w:val="26"/>
        </w:rPr>
        <w:t>Start your container for test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lastRenderedPageBreak/>
        <w:t>docker-compose up</w:t>
      </w:r>
    </w:p>
    <w:p w:rsidR="00C77CA1" w:rsidRPr="00C77CA1" w:rsidRDefault="00C77CA1" w:rsidP="00C77CA1">
      <w:pPr>
        <w:shd w:val="clear" w:color="auto" w:fill="FFFFFF"/>
        <w:spacing w:after="240" w:line="240" w:lineRule="auto"/>
        <w:textAlignment w:val="baseline"/>
        <w:rPr>
          <w:rFonts w:ascii="Arial" w:eastAsia="Times New Roman" w:hAnsi="Arial" w:cs="Arial"/>
          <w:color w:val="242729"/>
          <w:sz w:val="20"/>
          <w:szCs w:val="23"/>
        </w:rPr>
      </w:pPr>
      <w:r w:rsidRPr="00C77CA1">
        <w:rPr>
          <w:rFonts w:ascii="Arial" w:eastAsia="Times New Roman" w:hAnsi="Arial" w:cs="Arial"/>
          <w:color w:val="242729"/>
          <w:sz w:val="20"/>
          <w:szCs w:val="23"/>
        </w:rPr>
        <w:t>docker-compose.yml</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version: '2'</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services:</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redis:</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container_name: redis</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image: redis:2.8</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w:t>
      </w:r>
      <w:r w:rsidRPr="00C77CA1">
        <w:rPr>
          <w:rFonts w:ascii="Consolas" w:eastAsia="Times New Roman" w:hAnsi="Consolas" w:cs="Courier New"/>
          <w:color w:val="242729"/>
          <w:sz w:val="16"/>
          <w:szCs w:val="20"/>
          <w:highlight w:val="yellow"/>
          <w:bdr w:val="none" w:sz="0" w:space="0" w:color="auto" w:frame="1"/>
          <w:shd w:val="clear" w:color="auto" w:fill="EFF0F1"/>
        </w:rPr>
        <w:t>hostname: redis.dev.intranet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network_mode: bridge # that way he can solve others containers names even inside, solve elasticsearch, for example</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elasticsearch:</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container_name: elasticsearch</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image: elasticsearch:2.2</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xml:space="preserve">    </w:t>
      </w:r>
      <w:r w:rsidRPr="00C77CA1">
        <w:rPr>
          <w:rFonts w:ascii="Consolas" w:eastAsia="Times New Roman" w:hAnsi="Consolas" w:cs="Courier New"/>
          <w:color w:val="242729"/>
          <w:sz w:val="16"/>
          <w:szCs w:val="20"/>
          <w:highlight w:val="yellow"/>
          <w:bdr w:val="none" w:sz="0" w:space="0" w:color="auto" w:frame="1"/>
          <w:shd w:val="clear" w:color="auto" w:fill="EFF0F1"/>
        </w:rPr>
        <w:t>hostname: elasticsearch.dev.intranet</w:t>
      </w:r>
    </w:p>
    <w:p w:rsidR="00C77CA1" w:rsidRPr="00C77CA1" w:rsidRDefault="00C77CA1" w:rsidP="00C77CA1">
      <w:pPr>
        <w:shd w:val="clear" w:color="auto" w:fill="FFFFFF"/>
        <w:spacing w:after="240" w:line="240" w:lineRule="auto"/>
        <w:textAlignment w:val="baseline"/>
        <w:outlineLvl w:val="2"/>
        <w:rPr>
          <w:rFonts w:ascii="Arial" w:eastAsia="Times New Roman" w:hAnsi="Arial" w:cs="Arial"/>
          <w:color w:val="242729"/>
          <w:szCs w:val="26"/>
        </w:rPr>
      </w:pPr>
      <w:r w:rsidRPr="00C77CA1">
        <w:rPr>
          <w:rFonts w:ascii="Arial" w:eastAsia="Times New Roman" w:hAnsi="Arial" w:cs="Arial"/>
          <w:color w:val="242729"/>
          <w:szCs w:val="26"/>
        </w:rPr>
        <w:t>Now solve your containers hostnames</w:t>
      </w:r>
    </w:p>
    <w:p w:rsidR="00C77CA1" w:rsidRPr="00C77CA1" w:rsidRDefault="00C77CA1" w:rsidP="00C77CA1">
      <w:pPr>
        <w:shd w:val="clear" w:color="auto" w:fill="FFFFFF"/>
        <w:spacing w:after="0" w:line="240" w:lineRule="auto"/>
        <w:textAlignment w:val="baseline"/>
        <w:rPr>
          <w:rFonts w:ascii="Arial" w:eastAsia="Times New Roman" w:hAnsi="Arial" w:cs="Arial"/>
          <w:color w:val="242729"/>
          <w:sz w:val="20"/>
          <w:szCs w:val="23"/>
        </w:rPr>
      </w:pPr>
      <w:r w:rsidRPr="00C77CA1">
        <w:rPr>
          <w:rFonts w:ascii="inherit" w:eastAsia="Times New Roman" w:hAnsi="inherit" w:cs="Arial"/>
          <w:b/>
          <w:bCs/>
          <w:color w:val="242729"/>
          <w:sz w:val="19"/>
          <w:szCs w:val="23"/>
          <w:bdr w:val="none" w:sz="0" w:space="0" w:color="auto" w:frame="1"/>
        </w:rPr>
        <w:t>from host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nslookup redis.dev.intranet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Server:     172.17.0.2</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Address:    172.17.0.2#53</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Non-authoritative answer:</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Name:   redis.dev.intranet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Address: 172.21.0.3</w:t>
      </w:r>
    </w:p>
    <w:p w:rsidR="00C77CA1" w:rsidRPr="00C77CA1" w:rsidRDefault="00C77CA1" w:rsidP="00C77CA1">
      <w:pPr>
        <w:shd w:val="clear" w:color="auto" w:fill="FFFFFF"/>
        <w:spacing w:after="0" w:line="240" w:lineRule="auto"/>
        <w:textAlignment w:val="baseline"/>
        <w:rPr>
          <w:rFonts w:ascii="Arial" w:eastAsia="Times New Roman" w:hAnsi="Arial" w:cs="Arial"/>
          <w:color w:val="242729"/>
          <w:sz w:val="20"/>
          <w:szCs w:val="23"/>
        </w:rPr>
      </w:pPr>
      <w:r w:rsidRPr="00C77CA1">
        <w:rPr>
          <w:rFonts w:ascii="inherit" w:eastAsia="Times New Roman" w:hAnsi="inherit" w:cs="Arial"/>
          <w:b/>
          <w:bCs/>
          <w:color w:val="242729"/>
          <w:sz w:val="19"/>
          <w:szCs w:val="23"/>
          <w:bdr w:val="none" w:sz="0" w:space="0" w:color="auto" w:frame="1"/>
        </w:rPr>
        <w:t>from another container</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docker exec -it redis ping elasticsearch.dev.intranet</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PING elasticsearch.dev.intranet (172.21.0.2): 56 data bytes</w:t>
      </w:r>
    </w:p>
    <w:p w:rsidR="00C77CA1" w:rsidRPr="00C77CA1" w:rsidRDefault="00C77CA1" w:rsidP="00C77CA1">
      <w:pPr>
        <w:shd w:val="clear" w:color="auto" w:fill="FFFFFF"/>
        <w:spacing w:after="0" w:line="240" w:lineRule="auto"/>
        <w:textAlignment w:val="baseline"/>
        <w:rPr>
          <w:rFonts w:ascii="Arial" w:eastAsia="Times New Roman" w:hAnsi="Arial" w:cs="Arial"/>
          <w:color w:val="242729"/>
          <w:sz w:val="20"/>
          <w:szCs w:val="23"/>
        </w:rPr>
      </w:pPr>
      <w:r w:rsidRPr="00C77CA1">
        <w:rPr>
          <w:rFonts w:ascii="inherit" w:eastAsia="Times New Roman" w:hAnsi="inherit" w:cs="Arial"/>
          <w:b/>
          <w:bCs/>
          <w:color w:val="242729"/>
          <w:sz w:val="19"/>
          <w:szCs w:val="23"/>
          <w:bdr w:val="none" w:sz="0" w:space="0" w:color="auto" w:frame="1"/>
        </w:rPr>
        <w:t>As well it solves internet hostnames</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 nslookup google.com</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Server:     172.17.0.2</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Address:    172.17.0.2#53</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Non-authoritative answer:</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C77CA1">
        <w:rPr>
          <w:rFonts w:ascii="Consolas" w:eastAsia="Times New Roman" w:hAnsi="Consolas" w:cs="Courier New"/>
          <w:color w:val="242729"/>
          <w:sz w:val="16"/>
          <w:szCs w:val="20"/>
          <w:bdr w:val="none" w:sz="0" w:space="0" w:color="auto" w:frame="1"/>
          <w:shd w:val="clear" w:color="auto" w:fill="EFF0F1"/>
        </w:rPr>
        <w:t>Name:   google.com</w:t>
      </w:r>
    </w:p>
    <w:p w:rsidR="00C77CA1" w:rsidRPr="00C77CA1" w:rsidRDefault="00C77CA1" w:rsidP="00C77CA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C77CA1">
        <w:rPr>
          <w:rFonts w:ascii="Consolas" w:eastAsia="Times New Roman" w:hAnsi="Consolas" w:cs="Courier New"/>
          <w:color w:val="242729"/>
          <w:sz w:val="16"/>
          <w:szCs w:val="20"/>
          <w:bdr w:val="none" w:sz="0" w:space="0" w:color="auto" w:frame="1"/>
          <w:shd w:val="clear" w:color="auto" w:fill="EFF0F1"/>
        </w:rPr>
        <w:t>Address: 216.58.202.78</w:t>
      </w:r>
    </w:p>
    <w:p w:rsidR="00D1036F" w:rsidRPr="00D1036F" w:rsidRDefault="00D1036F" w:rsidP="00D1036F">
      <w:pPr>
        <w:pStyle w:val="NormalWeb"/>
        <w:shd w:val="clear" w:color="auto" w:fill="FFFFFF"/>
        <w:spacing w:before="0" w:beforeAutospacing="0" w:after="240" w:afterAutospacing="0"/>
        <w:textAlignment w:val="baseline"/>
        <w:rPr>
          <w:rFonts w:ascii="Arial" w:hAnsi="Arial" w:cs="Arial"/>
          <w:color w:val="242729"/>
          <w:sz w:val="23"/>
          <w:szCs w:val="23"/>
        </w:rPr>
      </w:pPr>
      <w:r>
        <w:rPr>
          <w:sz w:val="20"/>
        </w:rPr>
        <w:t>-</w:t>
      </w:r>
      <w:r w:rsidRPr="00D1036F">
        <w:rPr>
          <w:sz w:val="20"/>
        </w:rPr>
        <w:sym w:font="Wingdings" w:char="F0E0"/>
      </w:r>
      <w:r w:rsidRPr="00D1036F">
        <w:rPr>
          <w:rFonts w:ascii="Arial" w:hAnsi="Arial" w:cs="Arial"/>
          <w:color w:val="242729"/>
          <w:sz w:val="23"/>
          <w:szCs w:val="23"/>
        </w:rPr>
        <w:t xml:space="preserve"> The easiest way to do this is to add entries to your hosts file</w:t>
      </w:r>
    </w:p>
    <w:p w:rsidR="00D1036F" w:rsidRPr="00D1036F" w:rsidRDefault="00D1036F" w:rsidP="00D1036F">
      <w:pPr>
        <w:numPr>
          <w:ilvl w:val="0"/>
          <w:numId w:val="9"/>
        </w:numPr>
        <w:shd w:val="clear" w:color="auto" w:fill="FFFFFF"/>
        <w:spacing w:after="0" w:line="240" w:lineRule="auto"/>
        <w:ind w:left="450"/>
        <w:textAlignment w:val="baseline"/>
        <w:rPr>
          <w:rFonts w:ascii="inherit" w:eastAsia="Times New Roman" w:hAnsi="inherit" w:cs="Arial"/>
          <w:color w:val="242729"/>
          <w:sz w:val="23"/>
          <w:szCs w:val="23"/>
        </w:rPr>
      </w:pPr>
      <w:r w:rsidRPr="00D1036F">
        <w:rPr>
          <w:rFonts w:ascii="inherit" w:eastAsia="Times New Roman" w:hAnsi="inherit" w:cs="Arial"/>
          <w:color w:val="242729"/>
          <w:sz w:val="23"/>
          <w:szCs w:val="23"/>
        </w:rPr>
        <w:t>for linux: add </w:t>
      </w:r>
      <w:r w:rsidRPr="00D1036F">
        <w:rPr>
          <w:rFonts w:ascii="Consolas" w:eastAsia="Times New Roman" w:hAnsi="Consolas" w:cs="Courier New"/>
          <w:color w:val="242729"/>
          <w:sz w:val="20"/>
          <w:szCs w:val="20"/>
          <w:bdr w:val="none" w:sz="0" w:space="0" w:color="auto" w:frame="1"/>
          <w:shd w:val="clear" w:color="auto" w:fill="EFF0F1"/>
        </w:rPr>
        <w:t>127.0.0.1 docker_a docker_b</w:t>
      </w:r>
      <w:r w:rsidRPr="00D1036F">
        <w:rPr>
          <w:rFonts w:ascii="inherit" w:eastAsia="Times New Roman" w:hAnsi="inherit" w:cs="Arial"/>
          <w:color w:val="242729"/>
          <w:sz w:val="23"/>
          <w:szCs w:val="23"/>
        </w:rPr>
        <w:t> to /etc/hosts file</w:t>
      </w:r>
    </w:p>
    <w:p w:rsidR="00D1036F" w:rsidRPr="00D1036F" w:rsidRDefault="00D1036F" w:rsidP="00D1036F">
      <w:pPr>
        <w:numPr>
          <w:ilvl w:val="0"/>
          <w:numId w:val="9"/>
        </w:numPr>
        <w:shd w:val="clear" w:color="auto" w:fill="FFFFFF"/>
        <w:spacing w:after="0" w:line="240" w:lineRule="auto"/>
        <w:ind w:left="450"/>
        <w:textAlignment w:val="baseline"/>
        <w:rPr>
          <w:rFonts w:ascii="inherit" w:eastAsia="Times New Roman" w:hAnsi="inherit" w:cs="Arial"/>
          <w:color w:val="242729"/>
          <w:sz w:val="23"/>
          <w:szCs w:val="23"/>
        </w:rPr>
      </w:pPr>
      <w:r w:rsidRPr="00D1036F">
        <w:rPr>
          <w:rFonts w:ascii="inherit" w:eastAsia="Times New Roman" w:hAnsi="inherit" w:cs="Arial"/>
          <w:color w:val="242729"/>
          <w:sz w:val="23"/>
          <w:szCs w:val="23"/>
        </w:rPr>
        <w:t>for mac: similar to linux but use ip of virtual machine </w:t>
      </w:r>
      <w:r w:rsidRPr="00D1036F">
        <w:rPr>
          <w:rFonts w:ascii="Consolas" w:eastAsia="Times New Roman" w:hAnsi="Consolas" w:cs="Courier New"/>
          <w:color w:val="242729"/>
          <w:sz w:val="20"/>
          <w:szCs w:val="20"/>
          <w:bdr w:val="none" w:sz="0" w:space="0" w:color="auto" w:frame="1"/>
          <w:shd w:val="clear" w:color="auto" w:fill="EFF0F1"/>
        </w:rPr>
        <w:t>docker-machine ip default</w:t>
      </w:r>
    </w:p>
    <w:p w:rsidR="00D1036F" w:rsidRPr="00D1036F" w:rsidRDefault="00D1036F" w:rsidP="00D1036F">
      <w:pPr>
        <w:pStyle w:val="NormalWeb"/>
        <w:shd w:val="clear" w:color="auto" w:fill="FFFFFF"/>
        <w:spacing w:before="0" w:beforeAutospacing="0" w:after="240" w:afterAutospacing="0"/>
        <w:textAlignment w:val="baseline"/>
        <w:rPr>
          <w:rFonts w:ascii="Arial" w:hAnsi="Arial" w:cs="Arial"/>
          <w:color w:val="242729"/>
          <w:sz w:val="22"/>
          <w:szCs w:val="23"/>
        </w:rPr>
      </w:pPr>
      <w:r>
        <w:rPr>
          <w:sz w:val="20"/>
        </w:rPr>
        <w:t>-</w:t>
      </w:r>
      <w:r w:rsidRPr="00D1036F">
        <w:rPr>
          <w:sz w:val="20"/>
        </w:rPr>
        <w:sym w:font="Wingdings" w:char="F0E0"/>
      </w:r>
      <w:r w:rsidRPr="00D1036F">
        <w:rPr>
          <w:rFonts w:ascii="Arial" w:hAnsi="Arial" w:cs="Arial"/>
          <w:color w:val="242729"/>
          <w:sz w:val="23"/>
          <w:szCs w:val="23"/>
        </w:rPr>
        <w:t xml:space="preserve"> </w:t>
      </w:r>
      <w:r w:rsidRPr="00D1036F">
        <w:rPr>
          <w:rFonts w:ascii="Arial" w:hAnsi="Arial" w:cs="Arial"/>
          <w:color w:val="242729"/>
          <w:sz w:val="22"/>
          <w:szCs w:val="23"/>
        </w:rPr>
        <w:t>Here's what I do.</w:t>
      </w:r>
    </w:p>
    <w:p w:rsidR="00D1036F" w:rsidRPr="00D1036F" w:rsidRDefault="00D1036F" w:rsidP="00D1036F">
      <w:pPr>
        <w:shd w:val="clear" w:color="auto" w:fill="FFFFFF"/>
        <w:spacing w:after="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I wrote a Python script called </w:t>
      </w:r>
      <w:hyperlink r:id="rId106" w:history="1">
        <w:r w:rsidRPr="00D1036F">
          <w:rPr>
            <w:rFonts w:ascii="inherit" w:eastAsia="Times New Roman" w:hAnsi="inherit" w:cs="Arial"/>
            <w:color w:val="005999"/>
            <w:sz w:val="21"/>
            <w:szCs w:val="23"/>
            <w:u w:val="single"/>
            <w:bdr w:val="none" w:sz="0" w:space="0" w:color="auto" w:frame="1"/>
          </w:rPr>
          <w:t>dnsthing</w:t>
        </w:r>
      </w:hyperlink>
      <w:r w:rsidRPr="00D1036F">
        <w:rPr>
          <w:rFonts w:ascii="Arial" w:eastAsia="Times New Roman" w:hAnsi="Arial" w:cs="Arial"/>
          <w:color w:val="242729"/>
          <w:szCs w:val="23"/>
        </w:rPr>
        <w:t>, which listens to the Docker events API for containers starting or stopping. It maintains a </w:t>
      </w:r>
      <w:r w:rsidRPr="00D1036F">
        <w:rPr>
          <w:rFonts w:ascii="Consolas" w:eastAsia="Times New Roman" w:hAnsi="Consolas" w:cs="Courier New"/>
          <w:color w:val="242729"/>
          <w:sz w:val="18"/>
          <w:szCs w:val="20"/>
          <w:bdr w:val="none" w:sz="0" w:space="0" w:color="auto" w:frame="1"/>
          <w:shd w:val="clear" w:color="auto" w:fill="EFF0F1"/>
        </w:rPr>
        <w:t>hosts</w:t>
      </w:r>
      <w:r w:rsidRPr="00D1036F">
        <w:rPr>
          <w:rFonts w:ascii="Arial" w:eastAsia="Times New Roman" w:hAnsi="Arial" w:cs="Arial"/>
          <w:color w:val="242729"/>
          <w:szCs w:val="23"/>
        </w:rPr>
        <w:t>-style file with the names and addresses of containers. Containers are named </w:t>
      </w:r>
      <w:r w:rsidRPr="00D1036F">
        <w:rPr>
          <w:rFonts w:ascii="Consolas" w:eastAsia="Times New Roman" w:hAnsi="Consolas" w:cs="Courier New"/>
          <w:color w:val="242729"/>
          <w:sz w:val="18"/>
          <w:szCs w:val="20"/>
          <w:bdr w:val="none" w:sz="0" w:space="0" w:color="auto" w:frame="1"/>
          <w:shd w:val="clear" w:color="auto" w:fill="EFF0F1"/>
        </w:rPr>
        <w:t>&lt;container_name&gt;.&lt;network&gt;.docker</w:t>
      </w:r>
      <w:r w:rsidRPr="00D1036F">
        <w:rPr>
          <w:rFonts w:ascii="Arial" w:eastAsia="Times New Roman" w:hAnsi="Arial" w:cs="Arial"/>
          <w:color w:val="242729"/>
          <w:szCs w:val="23"/>
        </w:rPr>
        <w:t>, so for example if I run this: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docker run --rm --name mysql -e MYSQL_ROOT_PASSWORD=secret  mysql</w:t>
      </w:r>
    </w:p>
    <w:p w:rsidR="00D1036F" w:rsidRPr="00D1036F" w:rsidRDefault="00D1036F" w:rsidP="00D1036F">
      <w:pPr>
        <w:shd w:val="clear" w:color="auto" w:fill="FFFFFF"/>
        <w:spacing w:after="24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I get this: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172.17.0.2 mysql.bridge.docker</w:t>
      </w:r>
    </w:p>
    <w:p w:rsidR="00D1036F" w:rsidRPr="00D1036F" w:rsidRDefault="00D1036F" w:rsidP="00D1036F">
      <w:pPr>
        <w:shd w:val="clear" w:color="auto" w:fill="FFFFFF"/>
        <w:spacing w:after="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I then run a </w:t>
      </w:r>
      <w:r w:rsidRPr="00D1036F">
        <w:rPr>
          <w:rFonts w:ascii="Consolas" w:eastAsia="Times New Roman" w:hAnsi="Consolas" w:cs="Courier New"/>
          <w:color w:val="242729"/>
          <w:sz w:val="18"/>
          <w:szCs w:val="20"/>
          <w:bdr w:val="none" w:sz="0" w:space="0" w:color="auto" w:frame="1"/>
          <w:shd w:val="clear" w:color="auto" w:fill="EFF0F1"/>
        </w:rPr>
        <w:t>dnsmasq</w:t>
      </w:r>
      <w:r w:rsidRPr="00D1036F">
        <w:rPr>
          <w:rFonts w:ascii="Arial" w:eastAsia="Times New Roman" w:hAnsi="Arial" w:cs="Arial"/>
          <w:color w:val="242729"/>
          <w:szCs w:val="23"/>
        </w:rPr>
        <w:t> process pointing at this </w:t>
      </w:r>
      <w:r w:rsidRPr="00D1036F">
        <w:rPr>
          <w:rFonts w:ascii="Consolas" w:eastAsia="Times New Roman" w:hAnsi="Consolas" w:cs="Courier New"/>
          <w:color w:val="242729"/>
          <w:sz w:val="18"/>
          <w:szCs w:val="20"/>
          <w:bdr w:val="none" w:sz="0" w:space="0" w:color="auto" w:frame="1"/>
          <w:shd w:val="clear" w:color="auto" w:fill="EFF0F1"/>
        </w:rPr>
        <w:t>hosts</w:t>
      </w:r>
      <w:r w:rsidRPr="00D1036F">
        <w:rPr>
          <w:rFonts w:ascii="Arial" w:eastAsia="Times New Roman" w:hAnsi="Arial" w:cs="Arial"/>
          <w:color w:val="242729"/>
          <w:szCs w:val="23"/>
        </w:rPr>
        <w:t> file. Specifically, I run a dnsmasq instance using the following configuration:</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listen-address=172.31.255.253</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bind-interfaces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addn-hosts=/run/dnsmasq/docker.hosts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local=/docker/</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no-hosts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no-resolv</w:t>
      </w:r>
    </w:p>
    <w:p w:rsidR="00D1036F" w:rsidRPr="00D1036F" w:rsidRDefault="00D1036F" w:rsidP="00D1036F">
      <w:pPr>
        <w:shd w:val="clear" w:color="auto" w:fill="FFFFFF"/>
        <w:spacing w:after="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And I run the </w:t>
      </w:r>
      <w:r w:rsidRPr="00D1036F">
        <w:rPr>
          <w:rFonts w:ascii="Consolas" w:eastAsia="Times New Roman" w:hAnsi="Consolas" w:cs="Courier New"/>
          <w:color w:val="242729"/>
          <w:sz w:val="18"/>
          <w:szCs w:val="20"/>
          <w:bdr w:val="none" w:sz="0" w:space="0" w:color="auto" w:frame="1"/>
          <w:shd w:val="clear" w:color="auto" w:fill="EFF0F1"/>
        </w:rPr>
        <w:t>dnsthing</w:t>
      </w:r>
      <w:r w:rsidRPr="00D1036F">
        <w:rPr>
          <w:rFonts w:ascii="Arial" w:eastAsia="Times New Roman" w:hAnsi="Arial" w:cs="Arial"/>
          <w:color w:val="242729"/>
          <w:szCs w:val="23"/>
        </w:rPr>
        <w:t> script like this: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dnsthing -c "systemctl restart dnsmasq_docker" \</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-H /run/dnsmasq/docker.hosts --verbose</w:t>
      </w:r>
    </w:p>
    <w:p w:rsidR="00D1036F" w:rsidRPr="00D1036F" w:rsidRDefault="00D1036F" w:rsidP="00D1036F">
      <w:pPr>
        <w:shd w:val="clear" w:color="auto" w:fill="FFFFFF"/>
        <w:spacing w:after="24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So:</w:t>
      </w:r>
    </w:p>
    <w:p w:rsidR="00D1036F" w:rsidRPr="00D1036F" w:rsidRDefault="00D1036F" w:rsidP="00D1036F">
      <w:pPr>
        <w:numPr>
          <w:ilvl w:val="0"/>
          <w:numId w:val="10"/>
        </w:numPr>
        <w:shd w:val="clear" w:color="auto" w:fill="FFFFFF"/>
        <w:spacing w:after="0" w:line="240" w:lineRule="auto"/>
        <w:ind w:left="450"/>
        <w:textAlignment w:val="baseline"/>
        <w:rPr>
          <w:rFonts w:ascii="inherit" w:eastAsia="Times New Roman" w:hAnsi="inherit" w:cs="Arial"/>
          <w:color w:val="242729"/>
          <w:sz w:val="21"/>
          <w:szCs w:val="23"/>
        </w:rPr>
      </w:pPr>
      <w:r w:rsidRPr="00D1036F">
        <w:rPr>
          <w:rFonts w:ascii="Consolas" w:eastAsia="Times New Roman" w:hAnsi="Consolas" w:cs="Courier New"/>
          <w:color w:val="242729"/>
          <w:sz w:val="18"/>
          <w:szCs w:val="20"/>
          <w:bdr w:val="none" w:sz="0" w:space="0" w:color="auto" w:frame="1"/>
          <w:shd w:val="clear" w:color="auto" w:fill="EFF0F1"/>
        </w:rPr>
        <w:t>dnsthing</w:t>
      </w:r>
      <w:r w:rsidRPr="00D1036F">
        <w:rPr>
          <w:rFonts w:ascii="inherit" w:eastAsia="Times New Roman" w:hAnsi="inherit" w:cs="Arial"/>
          <w:color w:val="242729"/>
          <w:sz w:val="21"/>
          <w:szCs w:val="23"/>
        </w:rPr>
        <w:t> updates </w:t>
      </w:r>
      <w:r w:rsidRPr="00D1036F">
        <w:rPr>
          <w:rFonts w:ascii="Consolas" w:eastAsia="Times New Roman" w:hAnsi="Consolas" w:cs="Courier New"/>
          <w:color w:val="242729"/>
          <w:sz w:val="18"/>
          <w:szCs w:val="20"/>
          <w:bdr w:val="none" w:sz="0" w:space="0" w:color="auto" w:frame="1"/>
          <w:shd w:val="clear" w:color="auto" w:fill="EFF0F1"/>
        </w:rPr>
        <w:t>/run/dnsmasq/docker.hosts</w:t>
      </w:r>
      <w:r w:rsidRPr="00D1036F">
        <w:rPr>
          <w:rFonts w:ascii="inherit" w:eastAsia="Times New Roman" w:hAnsi="inherit" w:cs="Arial"/>
          <w:color w:val="242729"/>
          <w:sz w:val="21"/>
          <w:szCs w:val="23"/>
        </w:rPr>
        <w:t> as containers stop/start</w:t>
      </w:r>
    </w:p>
    <w:p w:rsidR="00D1036F" w:rsidRPr="00D1036F" w:rsidRDefault="00D1036F" w:rsidP="00D1036F">
      <w:pPr>
        <w:numPr>
          <w:ilvl w:val="0"/>
          <w:numId w:val="10"/>
        </w:numPr>
        <w:shd w:val="clear" w:color="auto" w:fill="FFFFFF"/>
        <w:spacing w:after="0" w:line="240" w:lineRule="auto"/>
        <w:ind w:left="450"/>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After an update, </w:t>
      </w:r>
      <w:r w:rsidRPr="00D1036F">
        <w:rPr>
          <w:rFonts w:ascii="Consolas" w:eastAsia="Times New Roman" w:hAnsi="Consolas" w:cs="Courier New"/>
          <w:color w:val="242729"/>
          <w:sz w:val="18"/>
          <w:szCs w:val="20"/>
          <w:bdr w:val="none" w:sz="0" w:space="0" w:color="auto" w:frame="1"/>
          <w:shd w:val="clear" w:color="auto" w:fill="EFF0F1"/>
        </w:rPr>
        <w:t>dnsthing</w:t>
      </w:r>
      <w:r w:rsidRPr="00D1036F">
        <w:rPr>
          <w:rFonts w:ascii="inherit" w:eastAsia="Times New Roman" w:hAnsi="inherit" w:cs="Arial"/>
          <w:color w:val="242729"/>
          <w:sz w:val="21"/>
          <w:szCs w:val="23"/>
        </w:rPr>
        <w:t> runs </w:t>
      </w:r>
      <w:r w:rsidRPr="00D1036F">
        <w:rPr>
          <w:rFonts w:ascii="Consolas" w:eastAsia="Times New Roman" w:hAnsi="Consolas" w:cs="Courier New"/>
          <w:color w:val="242729"/>
          <w:sz w:val="18"/>
          <w:szCs w:val="20"/>
          <w:bdr w:val="none" w:sz="0" w:space="0" w:color="auto" w:frame="1"/>
          <w:shd w:val="clear" w:color="auto" w:fill="EFF0F1"/>
        </w:rPr>
        <w:t>systemctl restart dnsmasq_docker</w:t>
      </w:r>
    </w:p>
    <w:p w:rsidR="00D1036F" w:rsidRPr="00D1036F" w:rsidRDefault="00D1036F" w:rsidP="00D1036F">
      <w:pPr>
        <w:numPr>
          <w:ilvl w:val="0"/>
          <w:numId w:val="10"/>
        </w:numPr>
        <w:shd w:val="clear" w:color="auto" w:fill="FFFFFF"/>
        <w:spacing w:after="0" w:line="240" w:lineRule="auto"/>
        <w:ind w:left="450"/>
        <w:textAlignment w:val="baseline"/>
        <w:rPr>
          <w:rFonts w:ascii="inherit" w:eastAsia="Times New Roman" w:hAnsi="inherit" w:cs="Arial"/>
          <w:color w:val="242729"/>
          <w:sz w:val="21"/>
          <w:szCs w:val="23"/>
        </w:rPr>
      </w:pPr>
      <w:r w:rsidRPr="00D1036F">
        <w:rPr>
          <w:rFonts w:ascii="Consolas" w:eastAsia="Times New Roman" w:hAnsi="Consolas" w:cs="Courier New"/>
          <w:color w:val="242729"/>
          <w:sz w:val="18"/>
          <w:szCs w:val="20"/>
          <w:bdr w:val="none" w:sz="0" w:space="0" w:color="auto" w:frame="1"/>
          <w:shd w:val="clear" w:color="auto" w:fill="EFF0F1"/>
        </w:rPr>
        <w:lastRenderedPageBreak/>
        <w:t>dnsmasq_docker</w:t>
      </w:r>
      <w:r w:rsidRPr="00D1036F">
        <w:rPr>
          <w:rFonts w:ascii="inherit" w:eastAsia="Times New Roman" w:hAnsi="inherit" w:cs="Arial"/>
          <w:color w:val="242729"/>
          <w:sz w:val="21"/>
          <w:szCs w:val="23"/>
        </w:rPr>
        <w:t> runs </w:t>
      </w:r>
      <w:r w:rsidRPr="00D1036F">
        <w:rPr>
          <w:rFonts w:ascii="Consolas" w:eastAsia="Times New Roman" w:hAnsi="Consolas" w:cs="Courier New"/>
          <w:color w:val="242729"/>
          <w:sz w:val="18"/>
          <w:szCs w:val="20"/>
          <w:bdr w:val="none" w:sz="0" w:space="0" w:color="auto" w:frame="1"/>
          <w:shd w:val="clear" w:color="auto" w:fill="EFF0F1"/>
        </w:rPr>
        <w:t>dnsmasq</w:t>
      </w:r>
      <w:r w:rsidRPr="00D1036F">
        <w:rPr>
          <w:rFonts w:ascii="inherit" w:eastAsia="Times New Roman" w:hAnsi="inherit" w:cs="Arial"/>
          <w:color w:val="242729"/>
          <w:sz w:val="21"/>
          <w:szCs w:val="23"/>
        </w:rPr>
        <w:t> using the above configuration, bound to a local bridge interface with the address </w:t>
      </w:r>
      <w:r w:rsidRPr="00D1036F">
        <w:rPr>
          <w:rFonts w:ascii="Consolas" w:eastAsia="Times New Roman" w:hAnsi="Consolas" w:cs="Courier New"/>
          <w:color w:val="242729"/>
          <w:sz w:val="18"/>
          <w:szCs w:val="20"/>
          <w:bdr w:val="none" w:sz="0" w:space="0" w:color="auto" w:frame="1"/>
          <w:shd w:val="clear" w:color="auto" w:fill="EFF0F1"/>
        </w:rPr>
        <w:t>172.31.255.253</w:t>
      </w:r>
      <w:r w:rsidRPr="00D1036F">
        <w:rPr>
          <w:rFonts w:ascii="inherit" w:eastAsia="Times New Roman" w:hAnsi="inherit" w:cs="Arial"/>
          <w:color w:val="242729"/>
          <w:sz w:val="21"/>
          <w:szCs w:val="23"/>
        </w:rPr>
        <w:t>.</w:t>
      </w:r>
    </w:p>
    <w:p w:rsidR="00D1036F" w:rsidRPr="00D1036F" w:rsidRDefault="00D1036F" w:rsidP="00D1036F">
      <w:pPr>
        <w:numPr>
          <w:ilvl w:val="0"/>
          <w:numId w:val="10"/>
        </w:numPr>
        <w:shd w:val="clear" w:color="auto" w:fill="FFFFFF"/>
        <w:spacing w:after="0" w:line="240" w:lineRule="auto"/>
        <w:ind w:left="450"/>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The "main" dnsmasq process on my system, maintained by NetworkManager, uses this configuration from </w:t>
      </w:r>
      <w:r w:rsidRPr="00D1036F">
        <w:rPr>
          <w:rFonts w:ascii="Consolas" w:eastAsia="Times New Roman" w:hAnsi="Consolas" w:cs="Courier New"/>
          <w:color w:val="242729"/>
          <w:sz w:val="18"/>
          <w:szCs w:val="20"/>
          <w:bdr w:val="none" w:sz="0" w:space="0" w:color="auto" w:frame="1"/>
          <w:shd w:val="clear" w:color="auto" w:fill="EFF0F1"/>
        </w:rPr>
        <w:t>/etc/NetworkManager/dnsmasq.d/dockerdns</w:t>
      </w:r>
      <w:r w:rsidRPr="00D1036F">
        <w:rPr>
          <w:rFonts w:ascii="inherit" w:eastAsia="Times New Roman" w:hAnsi="inherit" w:cs="Arial"/>
          <w:color w:val="242729"/>
          <w:sz w:val="21"/>
          <w:szCs w:val="23"/>
        </w:rPr>
        <w:t>:</w:t>
      </w:r>
    </w:p>
    <w:p w:rsidR="00D1036F" w:rsidRPr="00D1036F" w:rsidRDefault="00D1036F" w:rsidP="00D1036F">
      <w:pPr>
        <w:numPr>
          <w:ilvl w:val="0"/>
          <w:numId w:val="10"/>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server=/docker/172.31.255.253</w:t>
      </w:r>
    </w:p>
    <w:p w:rsidR="00D1036F" w:rsidRPr="00D1036F" w:rsidRDefault="00D1036F" w:rsidP="00D1036F">
      <w:pPr>
        <w:shd w:val="clear" w:color="auto" w:fill="FFFFFF"/>
        <w:spacing w:after="0" w:line="240" w:lineRule="auto"/>
        <w:ind w:left="450"/>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That tells dnsmasq to pass all requests for hosts in the </w:t>
      </w:r>
      <w:r w:rsidRPr="00D1036F">
        <w:rPr>
          <w:rFonts w:ascii="Consolas" w:eastAsia="Times New Roman" w:hAnsi="Consolas" w:cs="Courier New"/>
          <w:color w:val="242729"/>
          <w:sz w:val="18"/>
          <w:szCs w:val="20"/>
          <w:bdr w:val="none" w:sz="0" w:space="0" w:color="auto" w:frame="1"/>
          <w:shd w:val="clear" w:color="auto" w:fill="EFF0F1"/>
        </w:rPr>
        <w:t>.docker</w:t>
      </w:r>
      <w:r w:rsidRPr="00D1036F">
        <w:rPr>
          <w:rFonts w:ascii="inherit" w:eastAsia="Times New Roman" w:hAnsi="inherit" w:cs="Arial"/>
          <w:color w:val="242729"/>
          <w:sz w:val="21"/>
          <w:szCs w:val="23"/>
        </w:rPr>
        <w:t> domain to the </w:t>
      </w:r>
      <w:r w:rsidRPr="00D1036F">
        <w:rPr>
          <w:rFonts w:ascii="Consolas" w:eastAsia="Times New Roman" w:hAnsi="Consolas" w:cs="Courier New"/>
          <w:color w:val="242729"/>
          <w:sz w:val="18"/>
          <w:szCs w:val="20"/>
          <w:bdr w:val="none" w:sz="0" w:space="0" w:color="auto" w:frame="1"/>
          <w:shd w:val="clear" w:color="auto" w:fill="EFF0F1"/>
        </w:rPr>
        <w:t>docker_dnsmasq</w:t>
      </w:r>
      <w:r w:rsidRPr="00D1036F">
        <w:rPr>
          <w:rFonts w:ascii="inherit" w:eastAsia="Times New Roman" w:hAnsi="inherit" w:cs="Arial"/>
          <w:color w:val="242729"/>
          <w:sz w:val="21"/>
          <w:szCs w:val="23"/>
        </w:rPr>
        <w:t> service.</w:t>
      </w:r>
    </w:p>
    <w:p w:rsidR="00D1036F" w:rsidRPr="00D1036F" w:rsidRDefault="00D1036F" w:rsidP="00D1036F">
      <w:pPr>
        <w:shd w:val="clear" w:color="auto" w:fill="FFFFFF"/>
        <w:spacing w:after="240" w:line="240" w:lineRule="auto"/>
        <w:textAlignment w:val="baseline"/>
        <w:rPr>
          <w:rFonts w:ascii="Arial" w:eastAsia="Times New Roman" w:hAnsi="Arial" w:cs="Arial"/>
          <w:color w:val="242729"/>
          <w:szCs w:val="23"/>
        </w:rPr>
      </w:pPr>
      <w:r w:rsidRPr="00D1036F">
        <w:rPr>
          <w:rFonts w:ascii="Arial" w:eastAsia="Times New Roman" w:hAnsi="Arial" w:cs="Arial"/>
          <w:color w:val="242729"/>
          <w:szCs w:val="23"/>
        </w:rPr>
        <w:t>This obviously requires a bit of setup to put everything together, but after that it seems to Just Work:</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ping -c1  mysql.bridge.docker</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PING mysql.bridge.docker (172.17.0.2) 56(84) bytes of data.</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64 bytes from 172.17.0.2: icmp_seq=1 ttl=64 time=0.087 ms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mysql.bridge.docker ping statistics ---</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1 packets transmitted, 1 received, 0% packet loss, time 0ms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D1036F">
        <w:rPr>
          <w:rFonts w:ascii="Consolas" w:eastAsia="Times New Roman" w:hAnsi="Consolas" w:cs="Courier New"/>
          <w:color w:val="242729"/>
          <w:sz w:val="18"/>
          <w:szCs w:val="20"/>
          <w:bdr w:val="none" w:sz="0" w:space="0" w:color="auto" w:frame="1"/>
          <w:shd w:val="clear" w:color="auto" w:fill="EFF0F1"/>
        </w:rPr>
        <w:t>rtt min/avg/max/mdev = 0.087/0.087/0.087/0.000 ms</w:t>
      </w:r>
    </w:p>
    <w:p w:rsidR="00D1036F" w:rsidRDefault="00D1036F">
      <w:pPr>
        <w:spacing w:after="0" w:line="240" w:lineRule="auto"/>
        <w:rPr>
          <w:sz w:val="20"/>
        </w:rPr>
      </w:pPr>
    </w:p>
    <w:p w:rsidR="00D1036F" w:rsidRPr="00D1036F" w:rsidRDefault="00D1036F" w:rsidP="00D1036F">
      <w:pPr>
        <w:pStyle w:val="Heading1"/>
        <w:shd w:val="clear" w:color="auto" w:fill="FFFFFF"/>
        <w:spacing w:before="0" w:beforeAutospacing="0" w:after="0" w:afterAutospacing="0"/>
        <w:textAlignment w:val="baseline"/>
        <w:rPr>
          <w:rFonts w:ascii="Arial" w:hAnsi="Arial" w:cs="Arial"/>
          <w:color w:val="242729"/>
          <w:sz w:val="20"/>
          <w:szCs w:val="33"/>
        </w:rPr>
      </w:pPr>
      <w:r w:rsidRPr="00D1036F">
        <w:rPr>
          <w:sz w:val="10"/>
          <w:highlight w:val="yellow"/>
        </w:rPr>
        <w:t>16.)</w:t>
      </w:r>
      <w:r w:rsidRPr="00D1036F">
        <w:rPr>
          <w:rFonts w:ascii="Arial" w:hAnsi="Arial" w:cs="Arial"/>
          <w:color w:val="242729"/>
          <w:sz w:val="20"/>
          <w:szCs w:val="33"/>
          <w:highlight w:val="yellow"/>
        </w:rPr>
        <w:t xml:space="preserve"> </w:t>
      </w:r>
      <w:hyperlink r:id="rId107" w:history="1">
        <w:r w:rsidRPr="00D1036F">
          <w:rPr>
            <w:rFonts w:ascii="inherit" w:hAnsi="inherit" w:cs="Arial"/>
            <w:b w:val="0"/>
            <w:bCs w:val="0"/>
            <w:color w:val="242729"/>
            <w:sz w:val="26"/>
            <w:szCs w:val="36"/>
            <w:highlight w:val="yellow"/>
            <w:u w:val="single"/>
            <w:bdr w:val="none" w:sz="0" w:space="0" w:color="auto" w:frame="1"/>
          </w:rPr>
          <w:t>How to handle IP addresses when linking docker containers with each other using docker-compose?</w:t>
        </w:r>
      </w:hyperlink>
    </w:p>
    <w:tbl>
      <w:tblPr>
        <w:tblW w:w="0" w:type="auto"/>
        <w:shd w:val="clear" w:color="auto" w:fill="FFFFFF"/>
        <w:tblCellMar>
          <w:left w:w="0" w:type="dxa"/>
          <w:right w:w="0" w:type="dxa"/>
        </w:tblCellMar>
        <w:tblLook w:val="04A0" w:firstRow="1" w:lastRow="0" w:firstColumn="1" w:lastColumn="0" w:noHBand="0" w:noVBand="1"/>
      </w:tblPr>
      <w:tblGrid>
        <w:gridCol w:w="709"/>
        <w:gridCol w:w="7651"/>
      </w:tblGrid>
      <w:tr w:rsidR="00D1036F" w:rsidRPr="00D1036F" w:rsidTr="00D1036F">
        <w:tc>
          <w:tcPr>
            <w:tcW w:w="0" w:type="auto"/>
            <w:tcBorders>
              <w:top w:val="nil"/>
              <w:left w:val="nil"/>
              <w:bottom w:val="nil"/>
              <w:right w:val="nil"/>
            </w:tcBorders>
            <w:shd w:val="clear" w:color="auto" w:fill="FFFFFF"/>
            <w:tcMar>
              <w:top w:w="0" w:type="dxa"/>
              <w:left w:w="0" w:type="dxa"/>
              <w:bottom w:w="0" w:type="dxa"/>
              <w:right w:w="225" w:type="dxa"/>
            </w:tcMar>
            <w:hideMark/>
          </w:tcPr>
          <w:p w:rsidR="00D1036F" w:rsidRPr="00D1036F" w:rsidRDefault="00D1036F" w:rsidP="00D1036F">
            <w:pPr>
              <w:spacing w:after="0" w:line="240" w:lineRule="auto"/>
              <w:jc w:val="center"/>
              <w:textAlignment w:val="baseline"/>
              <w:rPr>
                <w:rFonts w:ascii="inherit" w:eastAsia="Times New Roman" w:hAnsi="inherit" w:cs="Arial"/>
                <w:color w:val="242729"/>
                <w:sz w:val="18"/>
                <w:szCs w:val="20"/>
              </w:rPr>
            </w:pPr>
            <w:r w:rsidRPr="00D1036F">
              <w:rPr>
                <w:rFonts w:ascii="inherit" w:eastAsia="Times New Roman" w:hAnsi="inherit" w:cs="Arial"/>
                <w:noProof/>
                <w:color w:val="242729"/>
                <w:sz w:val="18"/>
                <w:szCs w:val="20"/>
              </w:rPr>
              <mc:AlternateContent>
                <mc:Choice Requires="wps">
                  <w:drawing>
                    <wp:inline distT="0" distB="0" distL="0" distR="0" wp14:anchorId="6CFA0263" wp14:editId="587FE336">
                      <wp:extent cx="307340" cy="307340"/>
                      <wp:effectExtent l="0" t="0" r="0" b="0"/>
                      <wp:docPr id="23" name="watchIcon" descr="chrome-extension://pihfndpmcafdecheofkjfkadecoogigm/resources/images/icon_grey_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3B9C3C" id="watchIcon" o:spid="_x0000_s1026" alt="chrome-extension://pihfndpmcafdecheofkjfkadecoogigm/resources/images/icon_grey_19.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" filled="f" stroked="f">
                      <o:lock v:ext="edit" aspectratio="t"/>
                      <w10:anchorlock/>
                    </v:rect>
                  </w:pict>
                </mc:Fallback>
              </mc:AlternateContent>
            </w:r>
          </w:p>
        </w:tc>
        <w:tc>
          <w:tcPr>
            <w:tcW w:w="0" w:type="auto"/>
            <w:tcBorders>
              <w:top w:val="nil"/>
              <w:left w:val="nil"/>
              <w:bottom w:val="nil"/>
              <w:right w:val="nil"/>
            </w:tcBorders>
            <w:shd w:val="clear" w:color="auto" w:fill="FFFFFF"/>
            <w:hideMark/>
          </w:tcPr>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I am using docker-compose to build a complete development stack.</w:t>
            </w:r>
          </w:p>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The application needs a mysql server to work.</w:t>
            </w:r>
          </w:p>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The mysql server is an external container setup by docker-compose:</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mysql:</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image: mysql:5.6</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volumes: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/data/mysql:/var/lib/mysql</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./docker/mysql.d:/etc/mysql/conf.d</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ports: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"3306:3306"</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environment:</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MYSQL_ROOT_PASSWORD: password</w:t>
            </w:r>
          </w:p>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The application has its own docker-compose.yml and references the mysql container:</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my-application:</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build: . # the Dockerfile resides in the current folder</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ports: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"9180:80"</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"9543:443"</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external_links:</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 mysql_mysql_1:mysql</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environment:</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DOCKER_ENVIRONMENT: dev</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DB_NAME: local_db</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DB_PASS: password</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DB_USER: root</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DB_HOST: # how to set the mysql's IP address?</w:t>
            </w:r>
          </w:p>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I cannot pass them in the docker-compose as it is dynamic.</w:t>
            </w:r>
          </w:p>
          <w:p w:rsidR="00D1036F" w:rsidRPr="00D1036F" w:rsidRDefault="00D1036F" w:rsidP="00D1036F">
            <w:pPr>
              <w:spacing w:after="24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I know that the application is aware of the mysql IP address, as I have certain variables set:</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application-container$ env|grep ADDR </w:t>
            </w:r>
          </w:p>
          <w:p w:rsidR="00D1036F" w:rsidRPr="00D1036F" w:rsidRDefault="00D1036F" w:rsidP="00D1036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D1036F">
              <w:rPr>
                <w:rFonts w:ascii="Consolas" w:eastAsia="Times New Roman" w:hAnsi="Consolas" w:cs="Courier New"/>
                <w:color w:val="242729"/>
                <w:sz w:val="18"/>
                <w:szCs w:val="20"/>
                <w:bdr w:val="none" w:sz="0" w:space="0" w:color="auto" w:frame="1"/>
                <w:shd w:val="clear" w:color="auto" w:fill="EFF0F1"/>
              </w:rPr>
              <w:t xml:space="preserve">    MYSQL_PORT_3306_TCP_ADDR=172.17.0.241</w:t>
            </w:r>
          </w:p>
          <w:p w:rsidR="00D1036F" w:rsidRPr="00D1036F" w:rsidRDefault="00D1036F" w:rsidP="00D1036F">
            <w:pPr>
              <w:spacing w:after="0"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Yet this is not my required </w:t>
            </w:r>
            <w:r w:rsidRPr="00D1036F">
              <w:rPr>
                <w:rFonts w:ascii="Consolas" w:eastAsia="Times New Roman" w:hAnsi="Consolas" w:cs="Courier New"/>
                <w:color w:val="242729"/>
                <w:sz w:val="18"/>
                <w:szCs w:val="20"/>
                <w:bdr w:val="none" w:sz="0" w:space="0" w:color="auto" w:frame="1"/>
                <w:shd w:val="clear" w:color="auto" w:fill="EFF0F1"/>
              </w:rPr>
              <w:t>DB_HOST</w:t>
            </w:r>
            <w:r w:rsidRPr="00D1036F">
              <w:rPr>
                <w:rFonts w:ascii="inherit" w:eastAsia="Times New Roman" w:hAnsi="inherit" w:cs="Arial"/>
                <w:color w:val="242729"/>
                <w:sz w:val="21"/>
                <w:szCs w:val="23"/>
              </w:rPr>
              <w:t>.</w:t>
            </w:r>
          </w:p>
          <w:p w:rsidR="00D1036F" w:rsidRPr="00D1036F" w:rsidRDefault="00D1036F" w:rsidP="00D1036F">
            <w:pPr>
              <w:spacing w:after="75" w:line="240" w:lineRule="auto"/>
              <w:textAlignment w:val="baseline"/>
              <w:rPr>
                <w:rFonts w:ascii="inherit" w:eastAsia="Times New Roman" w:hAnsi="inherit" w:cs="Arial"/>
                <w:color w:val="242729"/>
                <w:sz w:val="21"/>
                <w:szCs w:val="23"/>
              </w:rPr>
            </w:pPr>
            <w:r w:rsidRPr="00D1036F">
              <w:rPr>
                <w:rFonts w:ascii="inherit" w:eastAsia="Times New Roman" w:hAnsi="inherit" w:cs="Arial"/>
                <w:color w:val="242729"/>
                <w:sz w:val="21"/>
                <w:szCs w:val="23"/>
              </w:rPr>
              <w:t>Can I map the variable somehow to </w:t>
            </w:r>
            <w:r w:rsidRPr="00D1036F">
              <w:rPr>
                <w:rFonts w:ascii="Consolas" w:eastAsia="Times New Roman" w:hAnsi="Consolas" w:cs="Courier New"/>
                <w:color w:val="242729"/>
                <w:sz w:val="18"/>
                <w:szCs w:val="20"/>
                <w:bdr w:val="none" w:sz="0" w:space="0" w:color="auto" w:frame="1"/>
                <w:shd w:val="clear" w:color="auto" w:fill="EFF0F1"/>
              </w:rPr>
              <w:t>DB_HOST</w:t>
            </w:r>
            <w:r w:rsidRPr="00D1036F">
              <w:rPr>
                <w:rFonts w:ascii="inherit" w:eastAsia="Times New Roman" w:hAnsi="inherit" w:cs="Arial"/>
                <w:color w:val="242729"/>
                <w:sz w:val="21"/>
                <w:szCs w:val="23"/>
              </w:rPr>
              <w:t> or set it differently?</w:t>
            </w:r>
          </w:p>
        </w:tc>
      </w:tr>
    </w:tbl>
    <w:p w:rsidR="00802926" w:rsidRPr="00802926" w:rsidRDefault="00D1036F" w:rsidP="00802926">
      <w:pPr>
        <w:spacing w:after="0" w:line="240" w:lineRule="auto"/>
        <w:rPr>
          <w:sz w:val="18"/>
        </w:rPr>
      </w:pPr>
      <w:r>
        <w:rPr>
          <w:sz w:val="18"/>
        </w:rPr>
        <w:t>-</w:t>
      </w:r>
      <w:r w:rsidRPr="00D1036F">
        <w:rPr>
          <w:sz w:val="18"/>
        </w:rPr>
        <w:sym w:font="Wingdings" w:char="F0E0"/>
      </w:r>
      <w:r w:rsidR="00802926" w:rsidRPr="00802926">
        <w:rPr>
          <w:sz w:val="18"/>
        </w:rPr>
        <w:t>Why your mysql server is on an external docker-composer.yml file? Is this really required? Usually, if you have containerized applications that needs to run together you have to configure the in only one docker-composer.yml. – nessuno Oct 9 '15 at 9:06</w:t>
      </w:r>
    </w:p>
    <w:p w:rsidR="00802926" w:rsidRPr="00802926" w:rsidRDefault="00802926" w:rsidP="00802926">
      <w:pPr>
        <w:spacing w:after="0" w:line="240" w:lineRule="auto"/>
        <w:rPr>
          <w:sz w:val="18"/>
        </w:rPr>
      </w:pPr>
      <w:r w:rsidRPr="00802926">
        <w:rPr>
          <w:sz w:val="18"/>
        </w:rPr>
        <w:t xml:space="preserve">  </w:t>
      </w:r>
      <w:r w:rsidRPr="00802926">
        <w:rPr>
          <w:sz w:val="18"/>
        </w:rPr>
        <w:tab/>
        <w:t xml:space="preserve"> </w:t>
      </w:r>
      <w:r w:rsidRPr="00802926">
        <w:rPr>
          <w:sz w:val="18"/>
        </w:rPr>
        <w:tab/>
      </w:r>
    </w:p>
    <w:p w:rsidR="00802926" w:rsidRPr="00802926" w:rsidRDefault="00802926" w:rsidP="00802926">
      <w:pPr>
        <w:spacing w:after="0" w:line="240" w:lineRule="auto"/>
        <w:rPr>
          <w:sz w:val="18"/>
        </w:rPr>
      </w:pPr>
      <w:r w:rsidRPr="00802926">
        <w:rPr>
          <w:sz w:val="18"/>
        </w:rPr>
        <w:lastRenderedPageBreak/>
        <w:t>@nessuno I want to use that mysql container for multiple projects. I don't need 12 mysql servers flying around. Furthermore, I map the mysql data to my a large HDD located at /data/mysql, as the mysql databse can become quite massive. If you have multiple mysql instances mapped to the same folder would lead to fileysystem lock issues. – k0pernikus Oct 9 '15 at 9:12</w:t>
      </w:r>
    </w:p>
    <w:p w:rsidR="00802926" w:rsidRPr="00802926" w:rsidRDefault="00802926" w:rsidP="00802926">
      <w:pPr>
        <w:spacing w:after="0" w:line="240" w:lineRule="auto"/>
        <w:rPr>
          <w:sz w:val="18"/>
        </w:rPr>
      </w:pPr>
      <w:r w:rsidRPr="00802926">
        <w:rPr>
          <w:sz w:val="18"/>
        </w:rPr>
        <w:t>1</w:t>
      </w:r>
      <w:r w:rsidRPr="00802926">
        <w:rPr>
          <w:sz w:val="18"/>
        </w:rPr>
        <w:tab/>
        <w:t xml:space="preserve"> </w:t>
      </w:r>
      <w:r w:rsidRPr="00802926">
        <w:rPr>
          <w:sz w:val="18"/>
        </w:rPr>
        <w:tab/>
      </w:r>
    </w:p>
    <w:p w:rsidR="00802926" w:rsidRPr="00802926" w:rsidRDefault="00802926" w:rsidP="00802926">
      <w:pPr>
        <w:spacing w:after="0" w:line="240" w:lineRule="auto"/>
        <w:rPr>
          <w:sz w:val="18"/>
        </w:rPr>
      </w:pPr>
      <w:r w:rsidRPr="00802926">
        <w:rPr>
          <w:sz w:val="18"/>
        </w:rPr>
        <w:t>You can put the mysql container configuration together with your application, you just only have to run docker-compose with the --no-recreate flag, I guess. After that you have only one mysql container up, and you can reference that container directly in the docker-compose.yml file using his name. Thus make DB_HOST: mysql. – nessuno Oct 9 '15 at 9:16</w:t>
      </w:r>
    </w:p>
    <w:p w:rsidR="00802926" w:rsidRPr="00802926" w:rsidRDefault="00802926" w:rsidP="00802926">
      <w:pPr>
        <w:spacing w:after="0" w:line="240" w:lineRule="auto"/>
        <w:rPr>
          <w:sz w:val="18"/>
        </w:rPr>
      </w:pPr>
      <w:r w:rsidRPr="00802926">
        <w:rPr>
          <w:sz w:val="18"/>
        </w:rPr>
        <w:t xml:space="preserve">  </w:t>
      </w:r>
      <w:r w:rsidRPr="00802926">
        <w:rPr>
          <w:sz w:val="18"/>
        </w:rPr>
        <w:tab/>
        <w:t xml:space="preserve"> </w:t>
      </w:r>
      <w:r w:rsidRPr="00802926">
        <w:rPr>
          <w:sz w:val="18"/>
        </w:rPr>
        <w:tab/>
      </w:r>
    </w:p>
    <w:p w:rsidR="00802926" w:rsidRPr="00802926" w:rsidRDefault="00802926" w:rsidP="00802926">
      <w:pPr>
        <w:spacing w:after="0" w:line="240" w:lineRule="auto"/>
        <w:rPr>
          <w:sz w:val="18"/>
        </w:rPr>
      </w:pPr>
      <w:r w:rsidRPr="00802926">
        <w:rPr>
          <w:sz w:val="18"/>
        </w:rPr>
        <w:t>@nessuno Yet when I have another project also needing a mysql container than I would have two mysql containers if both were started. And if both were mapped to the same direcotory, they would lock each other out. I just want one mysql container for all applications I might develop on my machine. – k0pernikus Oct 9 '15 at 9:25</w:t>
      </w:r>
    </w:p>
    <w:p w:rsidR="00802926" w:rsidRPr="00802926" w:rsidRDefault="00802926" w:rsidP="00802926">
      <w:pPr>
        <w:spacing w:after="0" w:line="240" w:lineRule="auto"/>
        <w:rPr>
          <w:sz w:val="18"/>
        </w:rPr>
      </w:pPr>
      <w:r w:rsidRPr="00802926">
        <w:rPr>
          <w:sz w:val="18"/>
        </w:rPr>
        <w:t xml:space="preserve">  </w:t>
      </w:r>
      <w:r w:rsidRPr="00802926">
        <w:rPr>
          <w:sz w:val="18"/>
        </w:rPr>
        <w:tab/>
        <w:t xml:space="preserve"> </w:t>
      </w:r>
      <w:r w:rsidRPr="00802926">
        <w:rPr>
          <w:sz w:val="18"/>
        </w:rPr>
        <w:tab/>
      </w:r>
    </w:p>
    <w:p w:rsidR="000376DC" w:rsidRDefault="00802926" w:rsidP="00802926">
      <w:pPr>
        <w:spacing w:after="0" w:line="240" w:lineRule="auto"/>
        <w:rPr>
          <w:sz w:val="18"/>
        </w:rPr>
      </w:pPr>
      <w:r w:rsidRPr="00802926">
        <w:rPr>
          <w:sz w:val="18"/>
        </w:rPr>
        <w:t>Sidenote: I don't consider my initial goal to have an external db container as a good solution anymore. Rather, each application stack should work on its own. – k0pernikus Apr 24 at 17:02</w:t>
      </w:r>
    </w:p>
    <w:p w:rsidR="00802926" w:rsidRDefault="00802926" w:rsidP="00802926">
      <w:pPr>
        <w:spacing w:after="0" w:line="240" w:lineRule="auto"/>
        <w:rPr>
          <w:sz w:val="18"/>
        </w:rPr>
      </w:pPr>
    </w:p>
    <w:p w:rsidR="00802926" w:rsidRPr="00D1036F" w:rsidRDefault="00802926" w:rsidP="00802926">
      <w:pPr>
        <w:spacing w:after="0" w:line="240" w:lineRule="auto"/>
        <w:rPr>
          <w:sz w:val="18"/>
        </w:rPr>
      </w:pPr>
      <w:r w:rsidRPr="00802926">
        <w:rPr>
          <w:sz w:val="18"/>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802926" w:rsidRPr="00802926" w:rsidTr="00802926">
        <w:tc>
          <w:tcPr>
            <w:tcW w:w="0" w:type="auto"/>
            <w:tcBorders>
              <w:top w:val="nil"/>
              <w:left w:val="nil"/>
              <w:bottom w:val="nil"/>
              <w:right w:val="nil"/>
            </w:tcBorders>
            <w:shd w:val="clear" w:color="auto" w:fill="FFFFFF"/>
            <w:tcMar>
              <w:top w:w="0" w:type="dxa"/>
              <w:left w:w="0" w:type="dxa"/>
              <w:bottom w:w="0" w:type="dxa"/>
              <w:right w:w="225" w:type="dxa"/>
            </w:tcMar>
            <w:hideMark/>
          </w:tcPr>
          <w:p w:rsidR="00802926" w:rsidRPr="00802926" w:rsidRDefault="00802926" w:rsidP="00802926">
            <w:pPr>
              <w:spacing w:after="0" w:line="240" w:lineRule="auto"/>
              <w:jc w:val="center"/>
              <w:textAlignment w:val="baseline"/>
              <w:rPr>
                <w:rFonts w:ascii="inherit" w:eastAsia="Times New Roman" w:hAnsi="inherit" w:cs="Arial"/>
                <w:color w:val="242729"/>
                <w:sz w:val="20"/>
                <w:szCs w:val="20"/>
              </w:rPr>
            </w:pPr>
            <w:r w:rsidRPr="00802926">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802926" w:rsidRPr="00802926" w:rsidRDefault="00802926" w:rsidP="00802926">
            <w:pPr>
              <w:spacing w:after="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You don't have to set the IP, but you can reference the container's virtual </w:t>
            </w:r>
            <w:r w:rsidRPr="00802926">
              <w:rPr>
                <w:rFonts w:ascii="inherit" w:eastAsia="Times New Roman" w:hAnsi="inherit" w:cs="Arial"/>
                <w:i/>
                <w:iCs/>
                <w:color w:val="242729"/>
                <w:sz w:val="21"/>
                <w:szCs w:val="23"/>
                <w:bdr w:val="none" w:sz="0" w:space="0" w:color="auto" w:frame="1"/>
              </w:rPr>
              <w:t>hostname</w:t>
            </w:r>
            <w:r w:rsidRPr="00802926">
              <w:rPr>
                <w:rFonts w:ascii="inherit" w:eastAsia="Times New Roman" w:hAnsi="inherit" w:cs="Arial"/>
                <w:color w:val="242729"/>
                <w:sz w:val="21"/>
                <w:szCs w:val="23"/>
              </w:rPr>
              <w:t>, and this is the same value as you named your linked container.</w:t>
            </w:r>
          </w:p>
          <w:p w:rsidR="00802926" w:rsidRPr="00802926" w:rsidRDefault="00802926" w:rsidP="00802926">
            <w:pPr>
              <w:spacing w:after="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This means you can indeed set the DB_HOST from within the </w:t>
            </w:r>
            <w:r w:rsidRPr="00802926">
              <w:rPr>
                <w:rFonts w:ascii="Consolas" w:eastAsia="Times New Roman" w:hAnsi="Consolas" w:cs="Courier New"/>
                <w:color w:val="242729"/>
                <w:sz w:val="18"/>
                <w:szCs w:val="20"/>
                <w:bdr w:val="none" w:sz="0" w:space="0" w:color="auto" w:frame="1"/>
                <w:shd w:val="clear" w:color="auto" w:fill="EFF0F1"/>
              </w:rPr>
              <w:t>docker-compose.yml</w:t>
            </w:r>
            <w:r w:rsidRPr="00802926">
              <w:rPr>
                <w:rFonts w:ascii="inherit" w:eastAsia="Times New Roman" w:hAnsi="inherit" w:cs="Arial"/>
                <w:color w:val="242729"/>
                <w:sz w:val="21"/>
                <w:szCs w:val="23"/>
              </w:rPr>
              <w:t>, either with </w:t>
            </w:r>
            <w:r w:rsidRPr="00802926">
              <w:rPr>
                <w:rFonts w:ascii="Consolas" w:eastAsia="Times New Roman" w:hAnsi="Consolas" w:cs="Courier New"/>
                <w:color w:val="242729"/>
                <w:sz w:val="18"/>
                <w:szCs w:val="20"/>
                <w:bdr w:val="none" w:sz="0" w:space="0" w:color="auto" w:frame="1"/>
                <w:shd w:val="clear" w:color="auto" w:fill="EFF0F1"/>
              </w:rPr>
              <w:t>links</w:t>
            </w:r>
            <w:r w:rsidRPr="00802926">
              <w:rPr>
                <w:rFonts w:ascii="inherit" w:eastAsia="Times New Roman" w:hAnsi="inherit" w:cs="Arial"/>
                <w:color w:val="242729"/>
                <w:sz w:val="21"/>
                <w:szCs w:val="23"/>
              </w:rPr>
              <w:t> (recommended) or </w:t>
            </w:r>
            <w:r w:rsidRPr="00802926">
              <w:rPr>
                <w:rFonts w:ascii="Consolas" w:eastAsia="Times New Roman" w:hAnsi="Consolas" w:cs="Courier New"/>
                <w:color w:val="242729"/>
                <w:sz w:val="18"/>
                <w:szCs w:val="20"/>
                <w:bdr w:val="none" w:sz="0" w:space="0" w:color="auto" w:frame="1"/>
                <w:shd w:val="clear" w:color="auto" w:fill="EFF0F1"/>
              </w:rPr>
              <w:t>external_links</w:t>
            </w:r>
            <w:r w:rsidRPr="00802926">
              <w:rPr>
                <w:rFonts w:ascii="inherit" w:eastAsia="Times New Roman" w:hAnsi="inherit" w:cs="Arial"/>
                <w:color w:val="242729"/>
                <w:sz w:val="21"/>
                <w:szCs w:val="23"/>
              </w:rPr>
              <w: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your_application: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build: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"9180:80"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"9543:443"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external_links: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mysql_mysql_1:docker-mysql</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environment: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DB_HOST: docker-mysql</w:t>
            </w:r>
          </w:p>
          <w:p w:rsidR="00802926" w:rsidRPr="00802926" w:rsidRDefault="00802926" w:rsidP="00802926">
            <w:pPr>
              <w:spacing w:after="24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As when you connect to your docker container, you could connect to your mysql container:</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application-container $ mysql -h docker-mysql -uroot -ppassword -p 3360</w:t>
            </w:r>
          </w:p>
          <w:p w:rsidR="00802926" w:rsidRPr="00802926" w:rsidRDefault="00802926" w:rsidP="00802926">
            <w:pPr>
              <w:spacing w:after="24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It works the same when you link container's from the same docker-composer.yml as well.</w:t>
            </w:r>
          </w:p>
          <w:p w:rsidR="00802926" w:rsidRPr="00802926" w:rsidRDefault="00802926" w:rsidP="00802926">
            <w:pPr>
              <w:spacing w:after="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This is also </w:t>
            </w:r>
            <w:hyperlink r:id="rId108" w:history="1">
              <w:r w:rsidRPr="00802926">
                <w:rPr>
                  <w:rFonts w:ascii="inherit" w:eastAsia="Times New Roman" w:hAnsi="inherit" w:cs="Arial"/>
                  <w:color w:val="005999"/>
                  <w:sz w:val="21"/>
                  <w:szCs w:val="23"/>
                  <w:u w:val="single"/>
                  <w:bdr w:val="none" w:sz="0" w:space="0" w:color="auto" w:frame="1"/>
                </w:rPr>
                <w:t>documented</w:t>
              </w:r>
            </w:hyperlink>
            <w:r w:rsidRPr="00802926">
              <w:rPr>
                <w:rFonts w:ascii="inherit" w:eastAsia="Times New Roman" w:hAnsi="inherit" w:cs="Arial"/>
                <w:color w:val="242729"/>
                <w:sz w:val="21"/>
                <w:szCs w:val="23"/>
              </w:rPr>
              <w:t>:</w:t>
            </w:r>
          </w:p>
          <w:p w:rsidR="00802926" w:rsidRPr="00802926" w:rsidRDefault="00802926" w:rsidP="00802926">
            <w:pPr>
              <w:shd w:val="clear" w:color="auto" w:fill="FFF8DC"/>
              <w:spacing w:after="24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Link to containers in another service. Either specify both the service name and the link alias (SERVICE:ALIAS), or just the service name (which will also be used for the alias).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links: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db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db:database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redis</w:t>
            </w:r>
          </w:p>
          <w:p w:rsidR="00802926" w:rsidRPr="00802926" w:rsidRDefault="00802926" w:rsidP="00802926">
            <w:pPr>
              <w:shd w:val="clear" w:color="auto" w:fill="FFF8DC"/>
              <w:spacing w:after="240" w:line="240" w:lineRule="auto"/>
              <w:textAlignment w:val="baseline"/>
              <w:rPr>
                <w:rFonts w:ascii="inherit" w:eastAsia="Times New Roman" w:hAnsi="inherit" w:cs="Arial"/>
                <w:color w:val="242729"/>
                <w:sz w:val="21"/>
                <w:szCs w:val="23"/>
              </w:rPr>
            </w:pPr>
            <w:r w:rsidRPr="00802926">
              <w:rPr>
                <w:rFonts w:ascii="inherit" w:eastAsia="Times New Roman" w:hAnsi="inherit" w:cs="Arial"/>
                <w:color w:val="242729"/>
                <w:sz w:val="21"/>
                <w:szCs w:val="23"/>
              </w:rPr>
              <w:t>An entry with the alias' name will be created in /etc/hosts inside containers for this service, e.g:</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172.17.2.186  db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172.17.2.186  database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172.17.2.187  redis</w:t>
            </w:r>
          </w:p>
          <w:p w:rsidR="00802926" w:rsidRPr="00802926" w:rsidRDefault="00802926" w:rsidP="00802926">
            <w:pPr>
              <w:shd w:val="clear" w:color="auto" w:fill="FFF8DC"/>
              <w:spacing w:line="240" w:lineRule="auto"/>
              <w:textAlignment w:val="baseline"/>
              <w:rPr>
                <w:rFonts w:ascii="inherit" w:eastAsia="Times New Roman" w:hAnsi="inherit" w:cs="Arial"/>
                <w:color w:val="242729"/>
                <w:sz w:val="23"/>
                <w:szCs w:val="23"/>
              </w:rPr>
            </w:pPr>
            <w:r w:rsidRPr="00802926">
              <w:rPr>
                <w:rFonts w:ascii="inherit" w:eastAsia="Times New Roman" w:hAnsi="inherit" w:cs="Arial"/>
                <w:color w:val="242729"/>
                <w:sz w:val="21"/>
                <w:szCs w:val="23"/>
              </w:rPr>
              <w:t>Environment variables will also be created - see the </w:t>
            </w:r>
            <w:hyperlink r:id="rId109" w:history="1">
              <w:r w:rsidRPr="00802926">
                <w:rPr>
                  <w:rFonts w:ascii="inherit" w:eastAsia="Times New Roman" w:hAnsi="inherit" w:cs="Arial"/>
                  <w:color w:val="005999"/>
                  <w:sz w:val="21"/>
                  <w:szCs w:val="23"/>
                  <w:u w:val="single"/>
                  <w:bdr w:val="none" w:sz="0" w:space="0" w:color="auto" w:frame="1"/>
                </w:rPr>
                <w:t>environment variable reference</w:t>
              </w:r>
            </w:hyperlink>
            <w:r w:rsidRPr="00802926">
              <w:rPr>
                <w:rFonts w:ascii="inherit" w:eastAsia="Times New Roman" w:hAnsi="inherit" w:cs="Arial"/>
                <w:color w:val="242729"/>
                <w:sz w:val="21"/>
                <w:szCs w:val="23"/>
              </w:rPr>
              <w:t> for details.</w:t>
            </w:r>
          </w:p>
        </w:tc>
      </w:tr>
    </w:tbl>
    <w:p w:rsidR="00802926" w:rsidRPr="00802926" w:rsidRDefault="00802926" w:rsidP="00802926">
      <w:pPr>
        <w:pStyle w:val="Heading1"/>
        <w:shd w:val="clear" w:color="auto" w:fill="FFFFFF"/>
        <w:spacing w:before="0" w:beforeAutospacing="0" w:after="0" w:afterAutospacing="0"/>
        <w:textAlignment w:val="baseline"/>
        <w:rPr>
          <w:rFonts w:ascii="Arial" w:hAnsi="Arial" w:cs="Arial"/>
          <w:color w:val="242729"/>
          <w:sz w:val="22"/>
          <w:szCs w:val="33"/>
        </w:rPr>
      </w:pPr>
      <w:r w:rsidRPr="00802926">
        <w:rPr>
          <w:sz w:val="14"/>
          <w:highlight w:val="yellow"/>
        </w:rPr>
        <w:t>17.)</w:t>
      </w:r>
      <w:r w:rsidRPr="00802926">
        <w:rPr>
          <w:rFonts w:ascii="Arial" w:hAnsi="Arial" w:cs="Arial"/>
          <w:color w:val="242729"/>
          <w:sz w:val="28"/>
          <w:szCs w:val="33"/>
          <w:highlight w:val="yellow"/>
        </w:rPr>
        <w:t xml:space="preserve"> </w:t>
      </w:r>
      <w:hyperlink r:id="rId110" w:history="1">
        <w:r w:rsidRPr="00802926">
          <w:rPr>
            <w:rStyle w:val="Hyperlink"/>
            <w:rFonts w:ascii="inherit" w:hAnsi="inherit" w:cs="Arial"/>
            <w:b w:val="0"/>
            <w:bCs w:val="0"/>
            <w:color w:val="242729"/>
            <w:sz w:val="30"/>
            <w:szCs w:val="36"/>
            <w:highlight w:val="yellow"/>
            <w:bdr w:val="none" w:sz="0" w:space="0" w:color="auto" w:frame="1"/>
          </w:rPr>
          <w:t>Docker Networking - nginx: [emerg] host not found in upstream</w:t>
        </w:r>
      </w:hyperlink>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I have recently started migrating to Docker 1.9 and Docker-Compose 1.5's networking features to replace using links.</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So far with links there were no problems with nginx connecting to my php5-fpm fastcgi server located in a different server in one group via docker-compose. Newly though when I run </w:t>
      </w:r>
      <w:r w:rsidRPr="00802926">
        <w:rPr>
          <w:rFonts w:ascii="Consolas" w:eastAsia="Times New Roman" w:hAnsi="Consolas" w:cs="Courier New"/>
          <w:color w:val="242729"/>
          <w:sz w:val="16"/>
          <w:szCs w:val="20"/>
          <w:bdr w:val="none" w:sz="0" w:space="0" w:color="auto" w:frame="1"/>
          <w:shd w:val="clear" w:color="auto" w:fill="EFF0F1"/>
        </w:rPr>
        <w:t>docker-compose --x-networking up</w:t>
      </w:r>
      <w:r w:rsidRPr="00802926">
        <w:rPr>
          <w:rFonts w:ascii="Arial" w:eastAsia="Times New Roman" w:hAnsi="Arial" w:cs="Arial"/>
          <w:color w:val="242729"/>
          <w:sz w:val="20"/>
          <w:szCs w:val="23"/>
        </w:rPr>
        <w:t> my php-fpm, mongo and nginx containers boot up, however nginx quits straight away with </w:t>
      </w:r>
      <w:r w:rsidRPr="00802926">
        <w:rPr>
          <w:rFonts w:ascii="Consolas" w:eastAsia="Times New Roman" w:hAnsi="Consolas" w:cs="Courier New"/>
          <w:color w:val="242729"/>
          <w:sz w:val="16"/>
          <w:szCs w:val="20"/>
          <w:bdr w:val="none" w:sz="0" w:space="0" w:color="auto" w:frame="1"/>
          <w:shd w:val="clear" w:color="auto" w:fill="EFF0F1"/>
        </w:rPr>
        <w:t>[emerg] 1#1: host not found in upstream "waapi_php_1" in /etc/nginx/conf.d/default.conf:16</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However, if I run the docker-compose command again while the php and mongo containers are running (nginx exited), nginx starts and works fine from then on.</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This is my </w:t>
      </w:r>
      <w:r w:rsidRPr="00802926">
        <w:rPr>
          <w:rFonts w:ascii="Consolas" w:eastAsia="Times New Roman" w:hAnsi="Consolas" w:cs="Courier New"/>
          <w:color w:val="242729"/>
          <w:sz w:val="16"/>
          <w:szCs w:val="20"/>
          <w:bdr w:val="none" w:sz="0" w:space="0" w:color="auto" w:frame="1"/>
          <w:shd w:val="clear" w:color="auto" w:fill="EFF0F1"/>
        </w:rPr>
        <w:t>docker-compose.yml</w:t>
      </w:r>
      <w:r w:rsidRPr="00802926">
        <w:rPr>
          <w:rFonts w:ascii="Arial" w:eastAsia="Times New Roman" w:hAnsi="Arial" w:cs="Arial"/>
          <w:color w:val="242729"/>
          <w:sz w:val="20"/>
          <w:szCs w:val="23"/>
        </w:rPr>
        <w:t> file: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image: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lastRenderedPageBreak/>
        <w:t xml:space="preserve">    - "42080:80"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./config/docker/nginx/default.conf:/etc/nginx/conf.d/default.conf:ro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build: config/docker/php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"42022:22"</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.:/var/www/html</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env_file: config/docker/php/.env.development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mongo: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image: mongo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"42017:27017"</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/var/mongodata/wa-api:/data/db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command: --smallfiles</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This is my </w:t>
      </w:r>
      <w:r w:rsidRPr="00802926">
        <w:rPr>
          <w:rFonts w:ascii="Consolas" w:eastAsia="Times New Roman" w:hAnsi="Consolas" w:cs="Courier New"/>
          <w:color w:val="242729"/>
          <w:sz w:val="16"/>
          <w:szCs w:val="20"/>
          <w:bdr w:val="none" w:sz="0" w:space="0" w:color="auto" w:frame="1"/>
          <w:shd w:val="clear" w:color="auto" w:fill="EFF0F1"/>
        </w:rPr>
        <w:t>default.conf</w:t>
      </w:r>
      <w:r w:rsidRPr="00802926">
        <w:rPr>
          <w:rFonts w:ascii="Arial" w:eastAsia="Times New Roman" w:hAnsi="Arial" w:cs="Arial"/>
          <w:color w:val="242729"/>
          <w:sz w:val="20"/>
          <w:szCs w:val="23"/>
        </w:rPr>
        <w:t> for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server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listen  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root /var/www/test;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error_log /dev/stdout debug;</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access_log /dev/stdout;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location /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try to serve file directly, fallback to app.php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try_files $uri /index.php$is_args$args;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location ~ ^/.+\.php(/|$)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Referencing the php service host (Docker)</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fastcgi_pass waapi_php_1:9000;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fastcgi_split_path_info ^(.+\.php)(/.*)$;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include fastcgi_params;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 We must reference the document_root of the external server ourselves here.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fastcgi_param SCRIPT_FILENAME /var/www/html/public$fastcgi_script_name;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fastcgi_param HTTPS off;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How can I get nginx to work with only a single docker-compose call?</w:t>
      </w:r>
    </w:p>
    <w:p w:rsidR="00802926" w:rsidRPr="00802926" w:rsidRDefault="00802926" w:rsidP="00802926">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23"/>
          <w:szCs w:val="23"/>
        </w:rPr>
        <w:t>-</w:t>
      </w:r>
      <w:r w:rsidRPr="00802926">
        <w:rPr>
          <w:rFonts w:ascii="Arial" w:hAnsi="Arial" w:cs="Arial"/>
          <w:color w:val="242729"/>
          <w:sz w:val="23"/>
          <w:szCs w:val="23"/>
        </w:rPr>
        <w:sym w:font="Wingdings" w:char="F0E0"/>
      </w:r>
      <w:r w:rsidRPr="00802926">
        <w:rPr>
          <w:rFonts w:ascii="Arial" w:hAnsi="Arial" w:cs="Arial"/>
          <w:color w:val="242729"/>
          <w:sz w:val="22"/>
          <w:szCs w:val="23"/>
        </w:rPr>
        <w:t>This can be solved with the mentioned </w:t>
      </w:r>
      <w:r w:rsidRPr="00802926">
        <w:rPr>
          <w:rFonts w:ascii="Consolas" w:hAnsi="Consolas" w:cs="Courier New"/>
          <w:color w:val="242729"/>
          <w:sz w:val="18"/>
          <w:szCs w:val="20"/>
          <w:bdr w:val="none" w:sz="0" w:space="0" w:color="auto" w:frame="1"/>
          <w:shd w:val="clear" w:color="auto" w:fill="EFF0F1"/>
        </w:rPr>
        <w:t>depends_on</w:t>
      </w:r>
      <w:r w:rsidRPr="00802926">
        <w:rPr>
          <w:rFonts w:ascii="Arial" w:hAnsi="Arial" w:cs="Arial"/>
          <w:color w:val="242729"/>
          <w:sz w:val="22"/>
          <w:szCs w:val="23"/>
        </w:rPr>
        <w:t> directive since it's implemented now (2016):</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version: '2'</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services: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image: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"42080:80"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./config/docker/nginx/default.conf:/etc/nginx/conf.d/default.conf:ro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depends_on: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build: config/docker/php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"42022:22"</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.:/var/www/html</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env_file: config/docker/php/.env.development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depends_on: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mongo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lastRenderedPageBreak/>
        <w:t xml:space="preserve">    mongo: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image: mongo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"42017:27017"</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volumes: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/var/mongodata/wa-api:/data/db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command: --smallfiles</w:t>
      </w:r>
    </w:p>
    <w:p w:rsidR="00802926" w:rsidRPr="00802926" w:rsidRDefault="00802926" w:rsidP="00802926">
      <w:pPr>
        <w:shd w:val="clear" w:color="auto" w:fill="FFFFFF"/>
        <w:spacing w:after="24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Successfully tested with:</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docker-compose version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docker-compose version 1.8.0, build f3628c7</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Find more details in the </w:t>
      </w:r>
      <w:hyperlink r:id="rId111" w:anchor="depends-on" w:history="1">
        <w:r w:rsidRPr="00802926">
          <w:rPr>
            <w:rFonts w:ascii="inherit" w:eastAsia="Times New Roman" w:hAnsi="inherit" w:cs="Arial"/>
            <w:color w:val="005999"/>
            <w:sz w:val="21"/>
            <w:szCs w:val="23"/>
            <w:u w:val="single"/>
            <w:bdr w:val="none" w:sz="0" w:space="0" w:color="auto" w:frame="1"/>
          </w:rPr>
          <w:t>documentation</w:t>
        </w:r>
      </w:hyperlink>
      <w:r w:rsidRPr="00802926">
        <w:rPr>
          <w:rFonts w:ascii="Arial" w:eastAsia="Times New Roman" w:hAnsi="Arial" w:cs="Arial"/>
          <w:color w:val="242729"/>
          <w:szCs w:val="23"/>
        </w:rPr>
        <w:t>.</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There is also a very interesting article dedicated to this topic: </w:t>
      </w:r>
      <w:hyperlink r:id="rId112" w:history="1">
        <w:r w:rsidRPr="00802926">
          <w:rPr>
            <w:rFonts w:ascii="inherit" w:eastAsia="Times New Roman" w:hAnsi="inherit" w:cs="Arial"/>
            <w:color w:val="005999"/>
            <w:sz w:val="21"/>
            <w:szCs w:val="23"/>
            <w:u w:val="single"/>
            <w:bdr w:val="none" w:sz="0" w:space="0" w:color="auto" w:frame="1"/>
          </w:rPr>
          <w:t>Controlling startup order in Compose</w:t>
        </w:r>
      </w:hyperlink>
    </w:p>
    <w:p w:rsidR="00802926" w:rsidRPr="00802926" w:rsidRDefault="00802926" w:rsidP="00802926">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23"/>
          <w:szCs w:val="23"/>
        </w:rPr>
        <w:t>-</w:t>
      </w:r>
      <w:r w:rsidRPr="00802926">
        <w:rPr>
          <w:rFonts w:ascii="Arial" w:hAnsi="Arial" w:cs="Arial"/>
          <w:color w:val="242729"/>
          <w:sz w:val="23"/>
          <w:szCs w:val="23"/>
        </w:rPr>
        <w:sym w:font="Wingdings" w:char="F0E0"/>
      </w:r>
      <w:r w:rsidRPr="00802926">
        <w:rPr>
          <w:rFonts w:ascii="Arial" w:hAnsi="Arial" w:cs="Arial"/>
          <w:color w:val="242729"/>
          <w:sz w:val="20"/>
          <w:szCs w:val="23"/>
        </w:rPr>
        <w:t>I believe Nginx dont take in account Docker resolver (127.0.0.11), so please, can you try adding:</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resolver 127.0.0.11</w:t>
      </w:r>
    </w:p>
    <w:p w:rsidR="00802926" w:rsidRPr="00802926" w:rsidRDefault="00802926" w:rsidP="00802926">
      <w:pPr>
        <w:shd w:val="clear" w:color="auto" w:fill="FFFFFF"/>
        <w:spacing w:after="24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in your nginx configuration file?</w:t>
      </w:r>
    </w:p>
    <w:p w:rsidR="00802926" w:rsidRDefault="00802926" w:rsidP="00802926">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23"/>
          <w:szCs w:val="23"/>
        </w:rPr>
        <w:t>17.)</w:t>
      </w:r>
      <w:r w:rsidRPr="00802926">
        <w:rPr>
          <w:rFonts w:ascii="Arial" w:hAnsi="Arial" w:cs="Arial"/>
          <w:color w:val="242729"/>
          <w:sz w:val="33"/>
          <w:szCs w:val="33"/>
        </w:rPr>
        <w:t xml:space="preserve"> </w:t>
      </w:r>
      <w:hyperlink r:id="rId113" w:history="1">
        <w:r w:rsidRPr="00802926">
          <w:rPr>
            <w:rStyle w:val="Hyperlink"/>
            <w:rFonts w:ascii="inherit" w:hAnsi="inherit" w:cs="Arial"/>
            <w:b w:val="0"/>
            <w:bCs w:val="0"/>
            <w:color w:val="242729"/>
            <w:sz w:val="32"/>
            <w:szCs w:val="36"/>
            <w:highlight w:val="yellow"/>
            <w:bdr w:val="none" w:sz="0" w:space="0" w:color="auto" w:frame="1"/>
          </w:rPr>
          <w:t>Custom nginx container exits immediately when part of docker-compose</w:t>
        </w:r>
      </w:hyperlink>
    </w:p>
    <w:p w:rsidR="00802926" w:rsidRPr="00DD2425"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DD2425">
        <w:rPr>
          <w:rFonts w:ascii="Arial" w:eastAsia="Times New Roman" w:hAnsi="Arial" w:cs="Arial"/>
          <w:color w:val="242729"/>
          <w:sz w:val="20"/>
          <w:szCs w:val="23"/>
        </w:rPr>
        <w:t>I'm trying to learn how to use docker compose with a simple setup of an nginx container that reroutes requests to a ghost container. I'm using the standard ghost image but have a custom nginx image (that inherits from the standard image).</w:t>
      </w:r>
    </w:p>
    <w:p w:rsidR="00802926" w:rsidRPr="00DD2425"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DD2425">
        <w:rPr>
          <w:rFonts w:ascii="Arial" w:eastAsia="Times New Roman" w:hAnsi="Arial" w:cs="Arial"/>
          <w:color w:val="242729"/>
          <w:sz w:val="20"/>
          <w:szCs w:val="23"/>
        </w:rPr>
        <w:t>When I run the composition using "docker-compose up" it exits immediately with "docker_nginx_1 exited with code 0". However, when I build and run it manually, it runs fine and I can navigate my browser to the container and view the default nginx page. What am I misunderstanding about my compose file that causes it to behave differently than being custom built? What can I change to get it to stay running?</w:t>
      </w:r>
    </w:p>
    <w:p w:rsidR="00802926" w:rsidRPr="00DD2425"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DD2425">
        <w:rPr>
          <w:rFonts w:ascii="Arial" w:eastAsia="Times New Roman" w:hAnsi="Arial" w:cs="Arial"/>
          <w:color w:val="242729"/>
          <w:sz w:val="20"/>
          <w:szCs w:val="23"/>
        </w:rPr>
        <w:t>Disclaimer: I am also learning nginx as I go, so learning two things at once may be causing me undue problems.</w:t>
      </w:r>
    </w:p>
    <w:p w:rsidR="00802926" w:rsidRPr="00DD2425"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DD2425">
        <w:rPr>
          <w:rFonts w:ascii="Arial" w:eastAsia="Times New Roman" w:hAnsi="Arial" w:cs="Arial"/>
          <w:color w:val="242729"/>
          <w:sz w:val="20"/>
          <w:szCs w:val="23"/>
        </w:rPr>
        <w:t>EDIT: The original files were a bit more complex, but I've reduced the issue to simply: If I use the build command for a custom image that does nothing but inherit from the default nginx image, it exits immediately. If I use the default nginx image, it works. These are the now relevant files:</w:t>
      </w:r>
    </w:p>
    <w:p w:rsidR="00802926" w:rsidRPr="00DD2425"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DD2425">
        <w:rPr>
          <w:rFonts w:ascii="Arial" w:eastAsia="Times New Roman" w:hAnsi="Arial" w:cs="Arial"/>
          <w:color w:val="242729"/>
          <w:sz w:val="20"/>
          <w:szCs w:val="23"/>
        </w:rPr>
        <w:t>Compose file: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expose: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"2368"</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image: 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image: nginx &lt;&lt; If I use this instead of my custom build, it doesn't exit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build: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ports: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"80:80"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"443:443"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links: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 ghost</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nginx/Dockerfile: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FROM nginx</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ORIGINAL FILES (with the same compose file as above):</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nginx/Dockerfile: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FROM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RUN rm /etc/nginx/nginx.conf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COPY conf/nginx.conf /etc/nginx/nginx.conf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COPY conf/sites-available/ghost /etc/nginx/sites-available/ghost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RUN mkdir /etc/nginx/sites-enabled</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RUN ln -s /etc/nginx/sites-available/ghost /etc/nginx/sites-enabled/ghost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EXPOSE 80 443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Is this even the right command I have no idea</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CMD service nginx start</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nginx/conf/nginx.conf: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lastRenderedPageBreak/>
        <w:t>daemon off;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user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Let nginx figure out the processes I guess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worker_processes  auto;</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error_log  /var/log/nginx/error.log warn;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pid        /var/run/nginx.pid;</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events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worker_connections  1024;</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http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include       /etc/nginx/mime.types;</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default_type  application/octet-stream;</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log_format  main  '$remote_addr - $remote_user [$time_local] "$request"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'$status $body_bytes_sent "$http_referer"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'"$http_user_agent" "$http_x_forwarded_for"';</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access_log  /var/log/nginx/access.log  main;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sendfile        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#tcp_nopush     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keepalive_timeout  65;</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#gzip  on;</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include /etc/nginx/conf.d/*.conf;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w:t>
      </w:r>
    </w:p>
    <w:p w:rsidR="00802926" w:rsidRPr="00802926" w:rsidRDefault="00802926" w:rsidP="00802926">
      <w:pPr>
        <w:shd w:val="clear" w:color="auto" w:fill="FFFFFF"/>
        <w:spacing w:after="0" w:line="240" w:lineRule="auto"/>
        <w:textAlignment w:val="baseline"/>
        <w:rPr>
          <w:rFonts w:ascii="Arial" w:eastAsia="Times New Roman" w:hAnsi="Arial" w:cs="Arial"/>
          <w:color w:val="242729"/>
          <w:sz w:val="20"/>
          <w:szCs w:val="23"/>
        </w:rPr>
      </w:pPr>
      <w:r w:rsidRPr="00802926">
        <w:rPr>
          <w:rFonts w:ascii="Arial" w:eastAsia="Times New Roman" w:hAnsi="Arial" w:cs="Arial"/>
          <w:color w:val="242729"/>
          <w:sz w:val="20"/>
          <w:szCs w:val="23"/>
        </w:rPr>
        <w:t>nginx/conf/sites-available/ghost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server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listen 80;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server_name 127.0.0.1;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access_log /var/log/nginx/localhost.log;</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location /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proxy_set_header X-Real-IP $remote_addr;</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proxy_set_header HOST $http_host;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proxy_set_header X-NginX-Proxy true;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proxy_pass http://0.0.0.0:2368;</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proxy_redirect off;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 xml:space="preserve">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02926">
        <w:rPr>
          <w:rFonts w:ascii="Consolas" w:eastAsia="Times New Roman" w:hAnsi="Consolas" w:cs="Courier New"/>
          <w:color w:val="242729"/>
          <w:sz w:val="16"/>
          <w:szCs w:val="20"/>
          <w:bdr w:val="none" w:sz="0" w:space="0" w:color="auto" w:frame="1"/>
          <w:shd w:val="clear" w:color="auto" w:fill="EFF0F1"/>
        </w:rPr>
        <w:t>}</w:t>
      </w:r>
    </w:p>
    <w:p w:rsidR="00802926" w:rsidRPr="00802926" w:rsidRDefault="00802926" w:rsidP="00802926">
      <w:pPr>
        <w:shd w:val="clear" w:color="auto" w:fill="FFFFFF"/>
        <w:spacing w:after="24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Running compose-up: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plays-MacBook-Pro:docker play$ docker-compose up</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Creating docker_ghost_1...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Creating docker_nginx_1...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Attaching to docker_ghost_1, docker_nginx_1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docker_nginx_1 exited with code 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Gracefully stopping... (press Ctrl+C again to force)</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Stopping docker_ghost_1... done</w:t>
      </w:r>
    </w:p>
    <w:p w:rsidR="00802926" w:rsidRPr="00802926" w:rsidRDefault="00802926" w:rsidP="00802926">
      <w:pPr>
        <w:shd w:val="clear" w:color="auto" w:fill="FFFFFF"/>
        <w:spacing w:after="240" w:line="240" w:lineRule="auto"/>
        <w:textAlignment w:val="baseline"/>
        <w:rPr>
          <w:rFonts w:ascii="Arial" w:eastAsia="Times New Roman" w:hAnsi="Arial" w:cs="Arial"/>
          <w:color w:val="242729"/>
          <w:szCs w:val="23"/>
        </w:rPr>
      </w:pPr>
      <w:r w:rsidRPr="00802926">
        <w:rPr>
          <w:rFonts w:ascii="Arial" w:eastAsia="Times New Roman" w:hAnsi="Arial" w:cs="Arial"/>
          <w:color w:val="242729"/>
          <w:szCs w:val="23"/>
        </w:rPr>
        <w:t>Running manually:</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plays-MacBook-Pro:nginx play$ docker build --no-cache -t nginx_custom .</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Sending build context to Docker daemon 8.704 kB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0 : FROM nginx</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914c82c5a678</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1 : RUN rm /etc/nginx/nginx.conf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Running in 4ce9de96bb36</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98f97a9da4fc</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4ce9de96bb36</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2 : ADD conf/nginx.conf /etc/nginx/nginx.conf</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lastRenderedPageBreak/>
        <w:t xml:space="preserve"> ---&gt; dd3e089208a9</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36b9a47e0806</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3 : ADD conf/sites-available/ghost /etc/nginx/sites-available/ghost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55fae53e5810</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a82741d24af4</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4 : RUN mkdir /etc/nginx/sites-enabled</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Running in 7659ead01b7b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406be1c42394</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7659ead01b7b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5 : RUN ln -s /etc/nginx/sites-available/ghost /etc/nginx/sites-enabled/ghost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Running in e9658a08affa</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021a84216e8a</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e9658a08affa</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6 : EXPOSE 80 443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Running in 230e4523794c</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23d85e1a04cb</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230e4523794c</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Step 7 : CMD service nginx start</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Running in 209e129cae21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 xml:space="preserve"> ---&gt; d7004d6fa223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Removing intermediate container 209e129cae21</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Successfully built d7004d6fa223</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02926">
        <w:rPr>
          <w:rFonts w:ascii="Consolas" w:eastAsia="Times New Roman" w:hAnsi="Consolas" w:cs="Courier New"/>
          <w:color w:val="242729"/>
          <w:sz w:val="18"/>
          <w:szCs w:val="20"/>
          <w:bdr w:val="none" w:sz="0" w:space="0" w:color="auto" w:frame="1"/>
          <w:shd w:val="clear" w:color="auto" w:fill="EFF0F1"/>
        </w:rPr>
        <w:t>plays-MacBook-Pro:nginx play$ docker run -t nginx_custom</w:t>
      </w:r>
    </w:p>
    <w:p w:rsidR="00802926" w:rsidRPr="00802926" w:rsidRDefault="00802926" w:rsidP="0080292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802926">
        <w:rPr>
          <w:rFonts w:ascii="Consolas" w:eastAsia="Times New Roman" w:hAnsi="Consolas" w:cs="Courier New"/>
          <w:color w:val="242729"/>
          <w:sz w:val="18"/>
          <w:szCs w:val="20"/>
          <w:bdr w:val="none" w:sz="0" w:space="0" w:color="auto" w:frame="1"/>
          <w:shd w:val="clear" w:color="auto" w:fill="EFF0F1"/>
        </w:rPr>
        <w:t>[It sits here on an empty line, running in the background]</w:t>
      </w:r>
    </w:p>
    <w:p w:rsidR="00802926" w:rsidRPr="00802926" w:rsidRDefault="00802926" w:rsidP="00802926">
      <w:pPr>
        <w:pStyle w:val="Heading1"/>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r w:rsidRPr="00802926">
        <w:rPr>
          <w:rFonts w:ascii="Arial" w:hAnsi="Arial" w:cs="Arial"/>
          <w:color w:val="242729"/>
          <w:sz w:val="23"/>
          <w:szCs w:val="23"/>
        </w:rPr>
        <w:sym w:font="Wingdings" w:char="F0E0"/>
      </w:r>
    </w:p>
    <w:p w:rsidR="00814B01" w:rsidRPr="00814B01" w:rsidRDefault="00814B01" w:rsidP="00814B01">
      <w:pPr>
        <w:pStyle w:val="NormalWeb"/>
        <w:shd w:val="clear" w:color="auto" w:fill="FFFFFF"/>
        <w:spacing w:before="0" w:beforeAutospacing="0" w:after="0" w:afterAutospacing="0"/>
        <w:textAlignment w:val="baseline"/>
        <w:rPr>
          <w:rFonts w:ascii="Arial" w:hAnsi="Arial" w:cs="Arial"/>
          <w:color w:val="242729"/>
          <w:sz w:val="22"/>
          <w:szCs w:val="23"/>
        </w:rPr>
      </w:pPr>
      <w:r w:rsidRPr="00814B01">
        <w:rPr>
          <w:rFonts w:ascii="Arial" w:hAnsi="Arial" w:cs="Arial"/>
          <w:color w:val="242729"/>
          <w:sz w:val="22"/>
          <w:szCs w:val="23"/>
        </w:rPr>
        <w:t>Just ran into this same issue, and the initial </w:t>
      </w:r>
      <w:r w:rsidRPr="00814B01">
        <w:rPr>
          <w:rStyle w:val="Emphasis"/>
          <w:rFonts w:ascii="inherit" w:hAnsi="inherit" w:cs="Arial"/>
          <w:color w:val="242729"/>
          <w:sz w:val="21"/>
          <w:szCs w:val="23"/>
          <w:bdr w:val="none" w:sz="0" w:space="0" w:color="auto" w:frame="1"/>
        </w:rPr>
        <w:t>fix</w:t>
      </w:r>
      <w:r w:rsidRPr="00814B01">
        <w:rPr>
          <w:rFonts w:ascii="Arial" w:hAnsi="Arial" w:cs="Arial"/>
          <w:color w:val="242729"/>
          <w:sz w:val="22"/>
          <w:szCs w:val="23"/>
        </w:rPr>
        <w:t> was to change the name of the service in </w:t>
      </w:r>
      <w:r w:rsidRPr="00814B01">
        <w:rPr>
          <w:rStyle w:val="HTMLCode"/>
          <w:rFonts w:ascii="Consolas" w:hAnsi="Consolas"/>
          <w:color w:val="242729"/>
          <w:sz w:val="18"/>
          <w:bdr w:val="none" w:sz="0" w:space="0" w:color="auto" w:frame="1"/>
          <w:shd w:val="clear" w:color="auto" w:fill="EFF0F1"/>
        </w:rPr>
        <w:t>docker-compose.yml</w:t>
      </w:r>
      <w:r w:rsidRPr="00814B01">
        <w:rPr>
          <w:rFonts w:ascii="Arial" w:hAnsi="Arial" w:cs="Arial"/>
          <w:color w:val="242729"/>
          <w:sz w:val="22"/>
          <w:szCs w:val="23"/>
        </w:rPr>
        <w:t>.</w:t>
      </w:r>
    </w:p>
    <w:p w:rsidR="00814B01" w:rsidRPr="00814B01" w:rsidRDefault="00814B01" w:rsidP="00814B01">
      <w:pPr>
        <w:pStyle w:val="NormalWeb"/>
        <w:shd w:val="clear" w:color="auto" w:fill="FFFFFF"/>
        <w:spacing w:before="0" w:beforeAutospacing="0" w:after="0" w:afterAutospacing="0"/>
        <w:textAlignment w:val="baseline"/>
        <w:rPr>
          <w:rFonts w:ascii="Arial" w:hAnsi="Arial" w:cs="Arial"/>
          <w:color w:val="242729"/>
          <w:sz w:val="22"/>
          <w:szCs w:val="23"/>
        </w:rPr>
      </w:pPr>
      <w:r w:rsidRPr="00814B01">
        <w:rPr>
          <w:rFonts w:ascii="Arial" w:hAnsi="Arial" w:cs="Arial"/>
          <w:color w:val="242729"/>
          <w:sz w:val="22"/>
          <w:szCs w:val="23"/>
        </w:rPr>
        <w:t>This worked, but the </w:t>
      </w:r>
      <w:r w:rsidRPr="00814B01">
        <w:rPr>
          <w:rStyle w:val="Strong"/>
          <w:rFonts w:ascii="inherit" w:hAnsi="inherit" w:cs="Arial"/>
          <w:color w:val="242729"/>
          <w:sz w:val="21"/>
          <w:szCs w:val="23"/>
          <w:bdr w:val="none" w:sz="0" w:space="0" w:color="auto" w:frame="1"/>
        </w:rPr>
        <w:t>reason</w:t>
      </w:r>
      <w:r w:rsidRPr="00814B01">
        <w:rPr>
          <w:rFonts w:ascii="Arial" w:hAnsi="Arial" w:cs="Arial"/>
          <w:color w:val="242729"/>
          <w:sz w:val="22"/>
          <w:szCs w:val="23"/>
        </w:rPr>
        <w:t> it worked is because Docker-compose caches the build &amp; ties it to the service name. Every </w:t>
      </w:r>
      <w:r w:rsidRPr="00814B01">
        <w:rPr>
          <w:rStyle w:val="HTMLCode"/>
          <w:rFonts w:ascii="Consolas" w:hAnsi="Consolas"/>
          <w:color w:val="242729"/>
          <w:sz w:val="18"/>
          <w:bdr w:val="none" w:sz="0" w:space="0" w:color="auto" w:frame="1"/>
          <w:shd w:val="clear" w:color="auto" w:fill="EFF0F1"/>
        </w:rPr>
        <w:t>docker-compose up</w:t>
      </w:r>
      <w:r w:rsidRPr="00814B01">
        <w:rPr>
          <w:rFonts w:ascii="Arial" w:hAnsi="Arial" w:cs="Arial"/>
          <w:color w:val="242729"/>
          <w:sz w:val="22"/>
          <w:szCs w:val="23"/>
        </w:rPr>
        <w:t> after the first one just uses what it built before, so any changes you make to the </w:t>
      </w:r>
      <w:r w:rsidRPr="00814B01">
        <w:rPr>
          <w:rStyle w:val="HTMLCode"/>
          <w:rFonts w:ascii="Consolas" w:hAnsi="Consolas"/>
          <w:color w:val="242729"/>
          <w:sz w:val="18"/>
          <w:bdr w:val="none" w:sz="0" w:space="0" w:color="auto" w:frame="1"/>
          <w:shd w:val="clear" w:color="auto" w:fill="EFF0F1"/>
        </w:rPr>
        <w:t>Dockerfile</w:t>
      </w:r>
      <w:r w:rsidRPr="00814B01">
        <w:rPr>
          <w:rFonts w:ascii="Arial" w:hAnsi="Arial" w:cs="Arial"/>
          <w:color w:val="242729"/>
          <w:sz w:val="22"/>
          <w:szCs w:val="23"/>
        </w:rPr>
        <w:t>, or that section of the </w:t>
      </w:r>
      <w:r w:rsidRPr="00814B01">
        <w:rPr>
          <w:rStyle w:val="HTMLCode"/>
          <w:rFonts w:ascii="Consolas" w:hAnsi="Consolas"/>
          <w:color w:val="242729"/>
          <w:sz w:val="18"/>
          <w:bdr w:val="none" w:sz="0" w:space="0" w:color="auto" w:frame="1"/>
          <w:shd w:val="clear" w:color="auto" w:fill="EFF0F1"/>
        </w:rPr>
        <w:t>docker-compose.yml</w:t>
      </w:r>
      <w:r w:rsidRPr="00814B01">
        <w:rPr>
          <w:rFonts w:ascii="Arial" w:hAnsi="Arial" w:cs="Arial"/>
          <w:color w:val="242729"/>
          <w:sz w:val="22"/>
          <w:szCs w:val="23"/>
        </w:rPr>
        <w:t> are basically ignored.</w:t>
      </w:r>
    </w:p>
    <w:p w:rsidR="00814B01" w:rsidRPr="00814B01" w:rsidRDefault="00814B01" w:rsidP="00814B01">
      <w:pPr>
        <w:pStyle w:val="NormalWeb"/>
        <w:shd w:val="clear" w:color="auto" w:fill="FFFFFF"/>
        <w:spacing w:before="0" w:beforeAutospacing="0" w:after="240" w:afterAutospacing="0"/>
        <w:textAlignment w:val="baseline"/>
        <w:rPr>
          <w:rFonts w:ascii="Arial" w:hAnsi="Arial" w:cs="Arial"/>
          <w:color w:val="242729"/>
          <w:sz w:val="22"/>
          <w:szCs w:val="23"/>
        </w:rPr>
      </w:pPr>
      <w:r w:rsidRPr="00814B01">
        <w:rPr>
          <w:rFonts w:ascii="Arial" w:hAnsi="Arial" w:cs="Arial"/>
          <w:color w:val="242729"/>
          <w:sz w:val="22"/>
          <w:szCs w:val="23"/>
        </w:rPr>
        <w:t>When you (and I) changed the service name, it triggered a new build since that service name hasn't been tagged before.</w:t>
      </w:r>
    </w:p>
    <w:p w:rsidR="00802926" w:rsidRDefault="00814B01" w:rsidP="00814B01">
      <w:pPr>
        <w:pStyle w:val="NormalWeb"/>
        <w:shd w:val="clear" w:color="auto" w:fill="FFFFFF"/>
        <w:spacing w:before="0" w:beforeAutospacing="0" w:after="0" w:afterAutospacing="0"/>
        <w:textAlignment w:val="baseline"/>
        <w:rPr>
          <w:rFonts w:ascii="Arial" w:hAnsi="Arial" w:cs="Arial"/>
          <w:color w:val="242729"/>
          <w:sz w:val="22"/>
          <w:szCs w:val="23"/>
        </w:rPr>
      </w:pPr>
      <w:r w:rsidRPr="00814B01">
        <w:rPr>
          <w:rFonts w:ascii="Arial" w:hAnsi="Arial" w:cs="Arial"/>
          <w:color w:val="242729"/>
          <w:sz w:val="22"/>
          <w:szCs w:val="23"/>
        </w:rPr>
        <w:t>The </w:t>
      </w:r>
      <w:r w:rsidRPr="00814B01">
        <w:rPr>
          <w:rStyle w:val="Strong"/>
          <w:rFonts w:ascii="inherit" w:hAnsi="inherit" w:cs="Arial"/>
          <w:color w:val="242729"/>
          <w:sz w:val="21"/>
          <w:szCs w:val="23"/>
          <w:bdr w:val="none" w:sz="0" w:space="0" w:color="auto" w:frame="1"/>
        </w:rPr>
        <w:t>real</w:t>
      </w:r>
      <w:r w:rsidRPr="00814B01">
        <w:rPr>
          <w:rFonts w:ascii="Arial" w:hAnsi="Arial" w:cs="Arial"/>
          <w:color w:val="242729"/>
          <w:sz w:val="22"/>
          <w:szCs w:val="23"/>
        </w:rPr>
        <w:t> solution is to do a: </w:t>
      </w:r>
      <w:hyperlink r:id="rId114" w:anchor="build" w:history="1">
        <w:r w:rsidRPr="00814B01">
          <w:rPr>
            <w:rStyle w:val="Hyperlink"/>
            <w:rFonts w:ascii="inherit" w:hAnsi="inherit" w:cs="Arial"/>
            <w:color w:val="005999"/>
            <w:sz w:val="21"/>
            <w:szCs w:val="23"/>
            <w:bdr w:val="none" w:sz="0" w:space="0" w:color="auto" w:frame="1"/>
          </w:rPr>
          <w:t>docker-compose build</w:t>
        </w:r>
      </w:hyperlink>
      <w:r w:rsidRPr="00814B01">
        <w:rPr>
          <w:rFonts w:ascii="Arial" w:hAnsi="Arial" w:cs="Arial"/>
          <w:color w:val="242729"/>
          <w:sz w:val="22"/>
          <w:szCs w:val="23"/>
        </w:rPr>
        <w:t> to rebuild the image (followed by a </w:t>
      </w:r>
      <w:r w:rsidRPr="00814B01">
        <w:rPr>
          <w:rStyle w:val="HTMLCode"/>
          <w:rFonts w:ascii="Consolas" w:hAnsi="Consolas"/>
          <w:color w:val="242729"/>
          <w:sz w:val="18"/>
          <w:bdr w:val="none" w:sz="0" w:space="0" w:color="auto" w:frame="1"/>
          <w:shd w:val="clear" w:color="auto" w:fill="EFF0F1"/>
        </w:rPr>
        <w:t>docker-compose up</w:t>
      </w:r>
      <w:r w:rsidRPr="00814B01">
        <w:rPr>
          <w:rFonts w:ascii="Arial" w:hAnsi="Arial" w:cs="Arial"/>
          <w:color w:val="242729"/>
          <w:sz w:val="22"/>
          <w:szCs w:val="23"/>
        </w:rPr>
        <w:t>). Their documentation doesn't really emphasize this issue.</w:t>
      </w:r>
    </w:p>
    <w:p w:rsidR="00814B01" w:rsidRPr="00802926" w:rsidRDefault="00814B01" w:rsidP="00814B01">
      <w:pPr>
        <w:pStyle w:val="NormalWeb"/>
        <w:shd w:val="clear" w:color="auto" w:fill="FFFFFF"/>
        <w:spacing w:before="0" w:beforeAutospacing="0" w:after="0" w:afterAutospacing="0"/>
        <w:textAlignment w:val="baseline"/>
        <w:rPr>
          <w:rFonts w:ascii="Arial" w:hAnsi="Arial" w:cs="Arial"/>
          <w:color w:val="242729"/>
          <w:sz w:val="22"/>
          <w:szCs w:val="23"/>
        </w:rPr>
      </w:pPr>
    </w:p>
    <w:p w:rsidR="00814B01" w:rsidRPr="00814B01" w:rsidRDefault="00814B01" w:rsidP="00814B01">
      <w:pPr>
        <w:pStyle w:val="NormalWeb"/>
        <w:shd w:val="clear" w:color="auto" w:fill="FFFFFF"/>
        <w:spacing w:before="0" w:beforeAutospacing="0" w:after="240" w:afterAutospacing="0"/>
        <w:textAlignment w:val="baseline"/>
        <w:rPr>
          <w:rFonts w:ascii="Arial" w:hAnsi="Arial" w:cs="Arial"/>
          <w:color w:val="242729"/>
          <w:sz w:val="23"/>
          <w:szCs w:val="23"/>
        </w:rPr>
      </w:pPr>
      <w:r>
        <w:rPr>
          <w:sz w:val="18"/>
        </w:rPr>
        <w:t>-</w:t>
      </w:r>
      <w:r w:rsidRPr="00814B01">
        <w:rPr>
          <w:sz w:val="18"/>
        </w:rPr>
        <w:sym w:font="Wingdings" w:char="F0E0"/>
      </w:r>
      <w:r w:rsidRPr="00814B01">
        <w:rPr>
          <w:rFonts w:ascii="Arial" w:hAnsi="Arial" w:cs="Arial"/>
          <w:color w:val="242729"/>
          <w:sz w:val="23"/>
          <w:szCs w:val="23"/>
        </w:rPr>
        <w:t>You can also add a</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3"/>
          <w:szCs w:val="23"/>
        </w:rPr>
      </w:pPr>
      <w:r w:rsidRPr="00814B01">
        <w:rPr>
          <w:rFonts w:ascii="Consolas" w:eastAsia="Times New Roman" w:hAnsi="Consolas" w:cs="Courier New"/>
          <w:color w:val="242729"/>
          <w:sz w:val="20"/>
          <w:szCs w:val="20"/>
          <w:bdr w:val="none" w:sz="0" w:space="0" w:color="auto" w:frame="1"/>
          <w:shd w:val="clear" w:color="auto" w:fill="EFF0F1"/>
        </w:rPr>
        <w:t>tty: true</w:t>
      </w:r>
    </w:p>
    <w:p w:rsidR="00814B01" w:rsidRPr="00814B01" w:rsidRDefault="00814B01" w:rsidP="00814B01">
      <w:pPr>
        <w:shd w:val="clear" w:color="auto" w:fill="FFFFFF"/>
        <w:spacing w:after="240" w:line="240" w:lineRule="auto"/>
        <w:textAlignment w:val="baseline"/>
        <w:rPr>
          <w:rFonts w:ascii="Arial" w:eastAsia="Times New Roman" w:hAnsi="Arial" w:cs="Arial"/>
          <w:color w:val="242729"/>
          <w:sz w:val="23"/>
          <w:szCs w:val="23"/>
        </w:rPr>
      </w:pPr>
      <w:r w:rsidRPr="00814B01">
        <w:rPr>
          <w:rFonts w:ascii="Arial" w:eastAsia="Times New Roman" w:hAnsi="Arial" w:cs="Arial"/>
          <w:color w:val="242729"/>
          <w:sz w:val="23"/>
          <w:szCs w:val="23"/>
        </w:rPr>
        <w:t>to the service in you docker-compose.yml .. eg</w:t>
      </w:r>
    </w:p>
    <w:p w:rsidR="00814B01" w:rsidRPr="00814B01" w:rsidRDefault="00814B01" w:rsidP="00814B01">
      <w:pPr>
        <w:shd w:val="clear" w:color="auto" w:fill="FFFFFF"/>
        <w:spacing w:after="240" w:line="240" w:lineRule="auto"/>
        <w:textAlignment w:val="baseline"/>
        <w:rPr>
          <w:rFonts w:ascii="Arial" w:eastAsia="Times New Roman" w:hAnsi="Arial" w:cs="Arial"/>
          <w:color w:val="242729"/>
          <w:sz w:val="23"/>
          <w:szCs w:val="23"/>
        </w:rPr>
      </w:pPr>
      <w:r>
        <w:rPr>
          <w:noProof/>
        </w:rPr>
        <w:drawing>
          <wp:inline distT="0" distB="0" distL="0" distR="0" wp14:anchorId="532E0CBD" wp14:editId="4F9BEB6B">
            <wp:extent cx="2088061" cy="153175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088061" cy="1531753"/>
                    </a:xfrm>
                    <a:prstGeom prst="rect">
                      <a:avLst/>
                    </a:prstGeom>
                  </pic:spPr>
                </pic:pic>
              </a:graphicData>
            </a:graphic>
          </wp:inline>
        </w:drawing>
      </w:r>
      <w:r w:rsidRPr="00814B01">
        <w:rPr>
          <w:rFonts w:ascii="Arial" w:eastAsia="Times New Roman" w:hAnsi="Arial" w:cs="Arial"/>
          <w:color w:val="242729"/>
          <w:sz w:val="23"/>
          <w:szCs w:val="23"/>
        </w:rPr>
        <w:t>and it should stay running after</w:t>
      </w:r>
      <w:r>
        <w:rPr>
          <w:rFonts w:ascii="Arial" w:eastAsia="Times New Roman" w:hAnsi="Arial" w:cs="Arial"/>
          <w:color w:val="242729"/>
          <w:sz w:val="23"/>
          <w:szCs w:val="23"/>
        </w:rPr>
        <w:t xml:space="preserve"> </w:t>
      </w:r>
      <w:r w:rsidRPr="00814B01">
        <w:rPr>
          <w:rFonts w:ascii="Consolas" w:eastAsia="Times New Roman" w:hAnsi="Consolas" w:cs="Courier New"/>
          <w:color w:val="242729"/>
          <w:sz w:val="20"/>
          <w:szCs w:val="20"/>
          <w:bdr w:val="none" w:sz="0" w:space="0" w:color="auto" w:frame="1"/>
          <w:shd w:val="clear" w:color="auto" w:fill="EFF0F1"/>
        </w:rPr>
        <w:t>docker-compose up</w:t>
      </w:r>
    </w:p>
    <w:p w:rsidR="00814B01" w:rsidRPr="00D1036F" w:rsidRDefault="00814B01" w:rsidP="00802926">
      <w:pPr>
        <w:spacing w:after="0" w:line="240" w:lineRule="auto"/>
        <w:rPr>
          <w:sz w:val="18"/>
        </w:rPr>
      </w:pPr>
      <w:r>
        <w:rPr>
          <w:sz w:val="18"/>
        </w:rPr>
        <w:t>-</w:t>
      </w:r>
      <w:r w:rsidRPr="00814B01">
        <w:rPr>
          <w:sz w:val="18"/>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814B01" w:rsidRPr="00814B01" w:rsidTr="00814B01">
        <w:tc>
          <w:tcPr>
            <w:tcW w:w="0" w:type="auto"/>
            <w:tcBorders>
              <w:top w:val="nil"/>
              <w:left w:val="nil"/>
              <w:bottom w:val="nil"/>
              <w:right w:val="nil"/>
            </w:tcBorders>
            <w:shd w:val="clear" w:color="auto" w:fill="FFFFFF"/>
            <w:tcMar>
              <w:top w:w="0" w:type="dxa"/>
              <w:left w:w="0" w:type="dxa"/>
              <w:bottom w:w="0" w:type="dxa"/>
              <w:right w:w="225" w:type="dxa"/>
            </w:tcMar>
            <w:hideMark/>
          </w:tcPr>
          <w:p w:rsidR="00814B01" w:rsidRPr="00814B01" w:rsidRDefault="00814B01" w:rsidP="00814B01">
            <w:pPr>
              <w:spacing w:after="0" w:line="240" w:lineRule="auto"/>
              <w:jc w:val="center"/>
              <w:textAlignment w:val="baseline"/>
              <w:rPr>
                <w:rFonts w:ascii="inherit" w:eastAsia="Times New Roman" w:hAnsi="inherit" w:cs="Arial"/>
                <w:color w:val="242729"/>
                <w:sz w:val="20"/>
                <w:szCs w:val="20"/>
              </w:rPr>
            </w:pPr>
            <w:r w:rsidRPr="00814B01">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814B01" w:rsidRPr="00814B01" w:rsidRDefault="00814B01" w:rsidP="00814B01">
            <w:pPr>
              <w:spacing w:after="240" w:line="240" w:lineRule="auto"/>
              <w:textAlignment w:val="baseline"/>
              <w:rPr>
                <w:rFonts w:ascii="inherit" w:eastAsia="Times New Roman" w:hAnsi="inherit" w:cs="Arial"/>
                <w:color w:val="242729"/>
                <w:sz w:val="23"/>
                <w:szCs w:val="23"/>
              </w:rPr>
            </w:pPr>
            <w:r w:rsidRPr="00814B01">
              <w:rPr>
                <w:rFonts w:ascii="inherit" w:eastAsia="Times New Roman" w:hAnsi="inherit" w:cs="Arial"/>
                <w:color w:val="242729"/>
                <w:sz w:val="23"/>
                <w:szCs w:val="23"/>
              </w:rPr>
              <w:t>I figured out what it was. I needed to name the nginx part of my composition something other than 'nginx' . I'm not sure if it's because there is already an nginx image or if it is something else, but changing it made it work properly.</w:t>
            </w:r>
          </w:p>
          <w:p w:rsidR="00814B01" w:rsidRPr="00814B01" w:rsidRDefault="00814B01" w:rsidP="00814B01">
            <w:pPr>
              <w:spacing w:after="240" w:line="240" w:lineRule="auto"/>
              <w:textAlignment w:val="baseline"/>
              <w:rPr>
                <w:rFonts w:ascii="inherit" w:eastAsia="Times New Roman" w:hAnsi="inherit" w:cs="Arial"/>
                <w:color w:val="242729"/>
                <w:sz w:val="23"/>
                <w:szCs w:val="23"/>
              </w:rPr>
            </w:pPr>
            <w:r w:rsidRPr="00814B01">
              <w:rPr>
                <w:rFonts w:ascii="inherit" w:eastAsia="Times New Roman" w:hAnsi="inherit" w:cs="Arial"/>
                <w:color w:val="242729"/>
                <w:sz w:val="23"/>
                <w:szCs w:val="23"/>
              </w:rPr>
              <w:t>By changing my compose file to:</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lastRenderedPageBreak/>
              <w:t>ghost: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expose: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 "2368"</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image: ghost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mything:</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 image: nginx</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build: ./nginx</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ports: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 "80:80"</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 "443:443"</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links: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814B01">
              <w:rPr>
                <w:rFonts w:ascii="Consolas" w:eastAsia="Times New Roman" w:hAnsi="Consolas" w:cs="Courier New"/>
                <w:color w:val="242729"/>
                <w:sz w:val="20"/>
                <w:szCs w:val="20"/>
                <w:bdr w:val="none" w:sz="0" w:space="0" w:color="auto" w:frame="1"/>
                <w:shd w:val="clear" w:color="auto" w:fill="EFF0F1"/>
              </w:rPr>
              <w:t xml:space="preserve">   - ghost</w:t>
            </w:r>
          </w:p>
          <w:p w:rsidR="00814B01" w:rsidRPr="00DD2425" w:rsidRDefault="00814B01" w:rsidP="00DD2425">
            <w:pPr>
              <w:spacing w:after="240" w:line="240" w:lineRule="auto"/>
              <w:textAlignment w:val="baseline"/>
              <w:rPr>
                <w:rFonts w:ascii="inherit" w:eastAsia="Times New Roman" w:hAnsi="inherit" w:cs="Arial"/>
                <w:color w:val="242729"/>
                <w:sz w:val="23"/>
                <w:szCs w:val="23"/>
              </w:rPr>
            </w:pPr>
            <w:r w:rsidRPr="00814B01">
              <w:rPr>
                <w:rFonts w:ascii="inherit" w:eastAsia="Times New Roman" w:hAnsi="inherit" w:cs="Arial"/>
                <w:color w:val="242729"/>
                <w:sz w:val="23"/>
                <w:szCs w:val="23"/>
              </w:rPr>
              <w:t>I was able to get it to work. An indicator was that when the name changed, I actually saw the build process output for my container. If anyone knows exactly why the naming needs to</w:t>
            </w:r>
            <w:r w:rsidR="00DD2425">
              <w:rPr>
                <w:rFonts w:ascii="inherit" w:eastAsia="Times New Roman" w:hAnsi="inherit" w:cs="Arial"/>
                <w:color w:val="242729"/>
                <w:sz w:val="23"/>
                <w:szCs w:val="23"/>
              </w:rPr>
              <w:t xml:space="preserve"> be that way, I'd love to know.</w:t>
            </w:r>
          </w:p>
        </w:tc>
      </w:tr>
      <w:tr w:rsidR="00814B01" w:rsidRPr="00814B01" w:rsidTr="00814B01">
        <w:tc>
          <w:tcPr>
            <w:tcW w:w="0" w:type="auto"/>
            <w:tcBorders>
              <w:top w:val="nil"/>
              <w:left w:val="nil"/>
              <w:bottom w:val="nil"/>
              <w:right w:val="nil"/>
            </w:tcBorders>
            <w:shd w:val="clear" w:color="auto" w:fill="FFFFFF"/>
            <w:tcMar>
              <w:top w:w="0" w:type="dxa"/>
              <w:left w:w="0" w:type="dxa"/>
              <w:bottom w:w="0" w:type="dxa"/>
              <w:right w:w="225" w:type="dxa"/>
            </w:tcMar>
            <w:hideMark/>
          </w:tcPr>
          <w:p w:rsidR="00814B01" w:rsidRPr="00814B01" w:rsidRDefault="00814B01" w:rsidP="00814B01">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FFFFFF"/>
            <w:vAlign w:val="bottom"/>
            <w:hideMark/>
          </w:tcPr>
          <w:tbl>
            <w:tblPr>
              <w:tblW w:w="9893" w:type="dxa"/>
              <w:tblCellMar>
                <w:left w:w="0" w:type="dxa"/>
                <w:right w:w="0" w:type="dxa"/>
              </w:tblCellMar>
              <w:tblLook w:val="04A0" w:firstRow="1" w:lastRow="0" w:firstColumn="1" w:lastColumn="0" w:noHBand="0" w:noVBand="1"/>
            </w:tblPr>
            <w:tblGrid>
              <w:gridCol w:w="270"/>
              <w:gridCol w:w="9623"/>
            </w:tblGrid>
            <w:tr w:rsidR="00814B01" w:rsidRPr="00814B01" w:rsidTr="00814B01">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814B01" w:rsidRPr="00814B01">
                    <w:tc>
                      <w:tcPr>
                        <w:tcW w:w="0" w:type="auto"/>
                        <w:tcBorders>
                          <w:top w:val="nil"/>
                          <w:left w:val="nil"/>
                          <w:bottom w:val="nil"/>
                          <w:right w:val="nil"/>
                        </w:tcBorders>
                        <w:vAlign w:val="bottom"/>
                        <w:hideMark/>
                      </w:tcPr>
                      <w:p w:rsidR="00814B01" w:rsidRPr="00814B01" w:rsidRDefault="00814B01" w:rsidP="00814B01">
                        <w:pPr>
                          <w:spacing w:after="0" w:line="240" w:lineRule="auto"/>
                          <w:rPr>
                            <w:rFonts w:ascii="inherit" w:eastAsia="Times New Roman" w:hAnsi="inherit" w:cs="Times New Roman"/>
                            <w:sz w:val="24"/>
                            <w:szCs w:val="24"/>
                          </w:rPr>
                        </w:pPr>
                        <w:r w:rsidRPr="00814B01">
                          <w:rPr>
                            <w:rFonts w:ascii="inherit" w:eastAsia="Times New Roman" w:hAnsi="inherit" w:cs="Times New Roman"/>
                            <w:sz w:val="24"/>
                            <w:szCs w:val="24"/>
                          </w:rPr>
                          <w:t>  </w:t>
                        </w:r>
                      </w:p>
                    </w:tc>
                    <w:tc>
                      <w:tcPr>
                        <w:tcW w:w="0" w:type="auto"/>
                        <w:tcBorders>
                          <w:top w:val="nil"/>
                          <w:left w:val="nil"/>
                          <w:bottom w:val="nil"/>
                          <w:right w:val="nil"/>
                        </w:tcBorders>
                        <w:vAlign w:val="bottom"/>
                        <w:hideMark/>
                      </w:tcPr>
                      <w:p w:rsidR="00814B01" w:rsidRPr="00814B01" w:rsidRDefault="00814B01" w:rsidP="00814B01">
                        <w:pPr>
                          <w:spacing w:after="0" w:line="240" w:lineRule="auto"/>
                          <w:rPr>
                            <w:rFonts w:ascii="inherit" w:eastAsia="Times New Roman" w:hAnsi="inherit" w:cs="Times New Roman"/>
                            <w:sz w:val="24"/>
                            <w:szCs w:val="24"/>
                          </w:rPr>
                        </w:pPr>
                        <w:r w:rsidRPr="00814B01">
                          <w:rPr>
                            <w:rFonts w:ascii="inherit" w:eastAsia="Times New Roman" w:hAnsi="inherit" w:cs="Times New Roman"/>
                            <w:sz w:val="24"/>
                            <w:szCs w:val="24"/>
                          </w:rPr>
                          <w:t> </w:t>
                        </w:r>
                      </w:p>
                    </w:tc>
                  </w:tr>
                </w:tbl>
                <w:p w:rsidR="00814B01" w:rsidRPr="00814B01" w:rsidRDefault="00814B01" w:rsidP="00814B01">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814B01" w:rsidRPr="00814B01" w:rsidRDefault="00814B01" w:rsidP="00814B01">
                  <w:pPr>
                    <w:spacing w:after="0" w:line="240" w:lineRule="auto"/>
                    <w:textAlignment w:val="baseline"/>
                    <w:rPr>
                      <w:rFonts w:ascii="inherit" w:eastAsia="Times New Roman" w:hAnsi="inherit" w:cs="Times New Roman"/>
                      <w:sz w:val="20"/>
                      <w:szCs w:val="20"/>
                    </w:rPr>
                  </w:pPr>
                  <w:r w:rsidRPr="00814B01">
                    <w:rPr>
                      <w:rFonts w:ascii="inherit" w:eastAsia="Times New Roman" w:hAnsi="inherit" w:cs="Times New Roman"/>
                      <w:sz w:val="20"/>
                      <w:szCs w:val="20"/>
                      <w:bdr w:val="none" w:sz="0" w:space="0" w:color="auto" w:frame="1"/>
                    </w:rPr>
                    <w:t>I just ran into this same issue...called my service "web". ...and nothing worked. ...hours of searching/tweaking for what I could have wrong in my setup eventually led me to this post.</w:t>
                  </w:r>
                  <w:r w:rsidRPr="00814B01">
                    <w:rPr>
                      <w:rFonts w:ascii="inherit" w:eastAsia="Times New Roman" w:hAnsi="inherit" w:cs="Times New Roman"/>
                      <w:sz w:val="20"/>
                      <w:szCs w:val="20"/>
                    </w:rPr>
                    <w:t> – </w:t>
                  </w:r>
                  <w:hyperlink r:id="rId116" w:tooltip="19,236 reputation" w:history="1">
                    <w:r w:rsidRPr="00814B01">
                      <w:rPr>
                        <w:rFonts w:ascii="inherit" w:eastAsia="Times New Roman" w:hAnsi="inherit" w:cs="Times New Roman"/>
                        <w:color w:val="0077CC"/>
                        <w:sz w:val="20"/>
                        <w:szCs w:val="20"/>
                        <w:u w:val="single"/>
                        <w:bdr w:val="none" w:sz="0" w:space="0" w:color="auto" w:frame="1"/>
                      </w:rPr>
                      <w:t>Gerrat</w:t>
                    </w:r>
                  </w:hyperlink>
                  <w:r w:rsidRPr="00814B01">
                    <w:rPr>
                      <w:rFonts w:ascii="inherit" w:eastAsia="Times New Roman" w:hAnsi="inherit" w:cs="Times New Roman"/>
                      <w:sz w:val="20"/>
                      <w:szCs w:val="20"/>
                    </w:rPr>
                    <w:t> </w:t>
                  </w:r>
                  <w:hyperlink r:id="rId117" w:anchor="comment59557055_33741351" w:history="1">
                    <w:r w:rsidRPr="00814B01">
                      <w:rPr>
                        <w:rFonts w:ascii="inherit" w:eastAsia="Times New Roman" w:hAnsi="inherit" w:cs="Times New Roman"/>
                        <w:color w:val="005999"/>
                        <w:sz w:val="20"/>
                        <w:szCs w:val="20"/>
                        <w:bdr w:val="none" w:sz="0" w:space="0" w:color="auto" w:frame="1"/>
                      </w:rPr>
                      <w:t>Mar 11 '16 at 21:39</w:t>
                    </w:r>
                  </w:hyperlink>
                </w:p>
              </w:tc>
            </w:tr>
            <w:tr w:rsidR="00814B01" w:rsidRPr="00814B01" w:rsidTr="00DD2425">
              <w:tc>
                <w:tcPr>
                  <w:tcW w:w="270"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814B01" w:rsidRPr="00814B01">
                    <w:tc>
                      <w:tcPr>
                        <w:tcW w:w="0" w:type="auto"/>
                        <w:tcBorders>
                          <w:top w:val="nil"/>
                          <w:left w:val="nil"/>
                          <w:bottom w:val="nil"/>
                          <w:right w:val="nil"/>
                        </w:tcBorders>
                        <w:vAlign w:val="bottom"/>
                        <w:hideMark/>
                      </w:tcPr>
                      <w:p w:rsidR="00814B01" w:rsidRPr="00814B01" w:rsidRDefault="00814B01" w:rsidP="00814B01">
                        <w:pPr>
                          <w:spacing w:after="0" w:line="240" w:lineRule="auto"/>
                          <w:rPr>
                            <w:rFonts w:ascii="inherit" w:eastAsia="Times New Roman" w:hAnsi="inherit" w:cs="Times New Roman"/>
                            <w:sz w:val="24"/>
                            <w:szCs w:val="24"/>
                          </w:rPr>
                        </w:pPr>
                        <w:r w:rsidRPr="00814B01">
                          <w:rPr>
                            <w:rFonts w:ascii="inherit" w:eastAsia="Times New Roman" w:hAnsi="inherit" w:cs="Times New Roman"/>
                            <w:color w:val="9199A1"/>
                            <w:sz w:val="20"/>
                            <w:szCs w:val="20"/>
                            <w:bdr w:val="none" w:sz="0" w:space="0" w:color="auto" w:frame="1"/>
                          </w:rPr>
                          <w:t>1</w:t>
                        </w:r>
                      </w:p>
                    </w:tc>
                    <w:tc>
                      <w:tcPr>
                        <w:tcW w:w="0" w:type="auto"/>
                        <w:tcBorders>
                          <w:top w:val="nil"/>
                          <w:left w:val="nil"/>
                          <w:bottom w:val="nil"/>
                          <w:right w:val="nil"/>
                        </w:tcBorders>
                        <w:vAlign w:val="bottom"/>
                        <w:hideMark/>
                      </w:tcPr>
                      <w:p w:rsidR="00814B01" w:rsidRPr="00814B01" w:rsidRDefault="00814B01" w:rsidP="00814B01">
                        <w:pPr>
                          <w:spacing w:after="0" w:line="240" w:lineRule="auto"/>
                          <w:rPr>
                            <w:rFonts w:ascii="inherit" w:eastAsia="Times New Roman" w:hAnsi="inherit" w:cs="Times New Roman"/>
                            <w:sz w:val="24"/>
                            <w:szCs w:val="24"/>
                          </w:rPr>
                        </w:pPr>
                        <w:r w:rsidRPr="00814B01">
                          <w:rPr>
                            <w:rFonts w:ascii="inherit" w:eastAsia="Times New Roman" w:hAnsi="inherit" w:cs="Times New Roman"/>
                            <w:sz w:val="24"/>
                            <w:szCs w:val="24"/>
                          </w:rPr>
                          <w:t> </w:t>
                        </w:r>
                      </w:p>
                    </w:tc>
                  </w:tr>
                </w:tbl>
                <w:p w:rsidR="00814B01" w:rsidRPr="00814B01" w:rsidRDefault="00814B01" w:rsidP="00814B01">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rsidR="00814B01" w:rsidRPr="00814B01" w:rsidRDefault="00814B01" w:rsidP="00814B01">
                  <w:pPr>
                    <w:spacing w:after="0" w:line="240" w:lineRule="auto"/>
                    <w:textAlignment w:val="baseline"/>
                    <w:rPr>
                      <w:rFonts w:ascii="inherit" w:eastAsia="Times New Roman" w:hAnsi="inherit" w:cs="Times New Roman"/>
                      <w:sz w:val="20"/>
                      <w:szCs w:val="20"/>
                    </w:rPr>
                  </w:pPr>
                  <w:r w:rsidRPr="00814B01">
                    <w:rPr>
                      <w:rFonts w:ascii="inherit" w:eastAsia="Times New Roman" w:hAnsi="inherit" w:cs="Times New Roman"/>
                      <w:sz w:val="20"/>
                      <w:szCs w:val="20"/>
                      <w:bdr w:val="none" w:sz="0" w:space="0" w:color="auto" w:frame="1"/>
                    </w:rPr>
                    <w:t>@Merrillogic: see my answer for </w:t>
                  </w:r>
                  <w:r w:rsidRPr="00814B01">
                    <w:rPr>
                      <w:rFonts w:ascii="Consolas" w:eastAsia="Times New Roman" w:hAnsi="Consolas" w:cs="Courier New"/>
                      <w:sz w:val="20"/>
                      <w:szCs w:val="20"/>
                      <w:bdr w:val="none" w:sz="0" w:space="0" w:color="auto" w:frame="1"/>
                      <w:shd w:val="clear" w:color="auto" w:fill="EFF0F1"/>
                    </w:rPr>
                    <w:t>exactly why the naming needs to be that way</w:t>
                  </w:r>
                  <w:r w:rsidRPr="00814B01">
                    <w:rPr>
                      <w:rFonts w:ascii="inherit" w:eastAsia="Times New Roman" w:hAnsi="inherit" w:cs="Times New Roman"/>
                      <w:sz w:val="20"/>
                      <w:szCs w:val="20"/>
                    </w:rPr>
                    <w:t> – </w:t>
                  </w:r>
                  <w:hyperlink r:id="rId118" w:tooltip="19,236 reputation" w:history="1">
                    <w:r w:rsidRPr="00814B01">
                      <w:rPr>
                        <w:rFonts w:ascii="inherit" w:eastAsia="Times New Roman" w:hAnsi="inherit" w:cs="Times New Roman"/>
                        <w:color w:val="0077CC"/>
                        <w:sz w:val="20"/>
                        <w:szCs w:val="20"/>
                        <w:u w:val="single"/>
                        <w:bdr w:val="none" w:sz="0" w:space="0" w:color="auto" w:frame="1"/>
                      </w:rPr>
                      <w:t>Gerrat</w:t>
                    </w:r>
                  </w:hyperlink>
                  <w:r w:rsidRPr="00814B01">
                    <w:rPr>
                      <w:rFonts w:ascii="inherit" w:eastAsia="Times New Roman" w:hAnsi="inherit" w:cs="Times New Roman"/>
                      <w:sz w:val="20"/>
                      <w:szCs w:val="20"/>
                    </w:rPr>
                    <w:t> </w:t>
                  </w:r>
                  <w:hyperlink r:id="rId119" w:anchor="comment59557376_33741351" w:history="1">
                    <w:r w:rsidRPr="00814B01">
                      <w:rPr>
                        <w:rFonts w:ascii="inherit" w:eastAsia="Times New Roman" w:hAnsi="inherit" w:cs="Times New Roman"/>
                        <w:color w:val="005999"/>
                        <w:sz w:val="20"/>
                        <w:szCs w:val="20"/>
                        <w:bdr w:val="none" w:sz="0" w:space="0" w:color="auto" w:frame="1"/>
                      </w:rPr>
                      <w:t>Mar 11 '16 at 21:52</w:t>
                    </w:r>
                  </w:hyperlink>
                </w:p>
              </w:tc>
            </w:tr>
          </w:tbl>
          <w:p w:rsidR="00814B01" w:rsidRPr="00814B01" w:rsidRDefault="00814B01" w:rsidP="00814B01">
            <w:pPr>
              <w:spacing w:after="0" w:line="240" w:lineRule="auto"/>
              <w:textAlignment w:val="baseline"/>
              <w:rPr>
                <w:rFonts w:ascii="inherit" w:eastAsia="Times New Roman" w:hAnsi="inherit" w:cs="Arial"/>
                <w:color w:val="242729"/>
                <w:sz w:val="20"/>
                <w:szCs w:val="20"/>
              </w:rPr>
            </w:pPr>
          </w:p>
        </w:tc>
      </w:tr>
    </w:tbl>
    <w:p w:rsidR="00814B01" w:rsidRPr="00DD2425" w:rsidRDefault="00814B01" w:rsidP="00814B01">
      <w:pPr>
        <w:pStyle w:val="Heading1"/>
        <w:shd w:val="clear" w:color="auto" w:fill="FFFFFF"/>
        <w:spacing w:before="0" w:beforeAutospacing="0" w:after="0" w:afterAutospacing="0"/>
        <w:textAlignment w:val="baseline"/>
        <w:rPr>
          <w:rFonts w:ascii="Arial" w:hAnsi="Arial" w:cs="Arial"/>
          <w:color w:val="242729"/>
          <w:sz w:val="32"/>
          <w:szCs w:val="33"/>
        </w:rPr>
      </w:pPr>
      <w:r w:rsidRPr="00DD2425">
        <w:rPr>
          <w:sz w:val="16"/>
          <w:highlight w:val="yellow"/>
        </w:rPr>
        <w:t>17.)</w:t>
      </w:r>
      <w:r w:rsidRPr="00DD2425">
        <w:rPr>
          <w:rFonts w:ascii="Arial" w:hAnsi="Arial" w:cs="Arial"/>
          <w:color w:val="242729"/>
          <w:sz w:val="32"/>
          <w:szCs w:val="33"/>
          <w:highlight w:val="yellow"/>
        </w:rPr>
        <w:t xml:space="preserve"> </w:t>
      </w:r>
      <w:hyperlink r:id="rId120" w:history="1">
        <w:r w:rsidRPr="00DD2425">
          <w:rPr>
            <w:rStyle w:val="Hyperlink"/>
            <w:rFonts w:ascii="inherit" w:hAnsi="inherit" w:cs="Arial"/>
            <w:b w:val="0"/>
            <w:bCs w:val="0"/>
            <w:color w:val="242729"/>
            <w:sz w:val="34"/>
            <w:szCs w:val="36"/>
            <w:highlight w:val="yellow"/>
            <w:bdr w:val="none" w:sz="0" w:space="0" w:color="auto" w:frame="1"/>
          </w:rPr>
          <w:t>How to replace volumes_from in docker-composer v3</w:t>
        </w:r>
      </w:hyperlink>
    </w:p>
    <w:p w:rsidR="00814B01" w:rsidRPr="00814B01" w:rsidRDefault="00814B01" w:rsidP="00814B01">
      <w:pPr>
        <w:shd w:val="clear" w:color="auto" w:fill="FFFFFF"/>
        <w:spacing w:after="0" w:line="240" w:lineRule="auto"/>
        <w:textAlignment w:val="baseline"/>
        <w:rPr>
          <w:rFonts w:ascii="Arial" w:eastAsia="Times New Roman" w:hAnsi="Arial" w:cs="Arial"/>
          <w:color w:val="242729"/>
          <w:szCs w:val="23"/>
        </w:rPr>
      </w:pPr>
      <w:r w:rsidRPr="00814B01">
        <w:rPr>
          <w:rFonts w:ascii="Arial" w:eastAsia="Times New Roman" w:hAnsi="Arial" w:cs="Arial"/>
          <w:color w:val="242729"/>
          <w:szCs w:val="23"/>
        </w:rPr>
        <w:t> want to know the equivalent of the configuration below to suit version 3 of docker-composer.yml! volumes_from is no longer valid so am I supposed to skip the data volume and replace it with top level volumes ?</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version: '2'</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services: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php:</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build: ./docker-files/php-fpm/.</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volumes_from:</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working_dir: /code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links: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mysql</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nginx:</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image: nginx:latest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ports: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"80:80"</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./nginx/default.conf:/etc/nginx/conf.d/default.conf</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volumes_from:</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links: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 php</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image: tianon/true</w:t>
      </w:r>
    </w:p>
    <w:p w:rsid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volumes:</w:t>
      </w:r>
    </w:p>
    <w:p w:rsidR="00814B01" w:rsidRPr="00814B01" w:rsidRDefault="00814B01" w:rsidP="00814B01">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 xml:space="preserve">    - .:/code</w:t>
      </w:r>
    </w:p>
    <w:p w:rsidR="00814B01" w:rsidRPr="00814B01" w:rsidRDefault="00814B01" w:rsidP="00814B01">
      <w:pPr>
        <w:pStyle w:val="NormalWeb"/>
        <w:shd w:val="clear" w:color="auto" w:fill="FFFFFF"/>
        <w:spacing w:before="0" w:beforeAutospacing="0" w:after="0" w:afterAutospacing="0"/>
        <w:textAlignment w:val="baseline"/>
        <w:rPr>
          <w:rFonts w:ascii="Arial" w:hAnsi="Arial" w:cs="Arial"/>
          <w:color w:val="242729"/>
          <w:sz w:val="20"/>
          <w:szCs w:val="23"/>
        </w:rPr>
      </w:pPr>
      <w:r>
        <w:rPr>
          <w:sz w:val="18"/>
        </w:rPr>
        <w:t>-</w:t>
      </w:r>
      <w:r w:rsidRPr="00814B01">
        <w:rPr>
          <w:sz w:val="18"/>
        </w:rPr>
        <w:sym w:font="Wingdings" w:char="F0E0"/>
      </w:r>
      <w:r w:rsidRPr="00814B01">
        <w:rPr>
          <w:rFonts w:ascii="Arial" w:hAnsi="Arial" w:cs="Arial"/>
          <w:color w:val="242729"/>
          <w:sz w:val="20"/>
          <w:szCs w:val="23"/>
        </w:rPr>
        <w:t>By default named volumes allow you to share data between containers. But it is some troubles with storing data in the same place on the host machine after restarting containers. But we can use </w:t>
      </w:r>
      <w:hyperlink r:id="rId121" w:history="1">
        <w:r w:rsidRPr="00814B01">
          <w:rPr>
            <w:rFonts w:ascii="inherit" w:hAnsi="inherit" w:cs="Arial"/>
            <w:color w:val="005999"/>
            <w:sz w:val="19"/>
            <w:szCs w:val="23"/>
            <w:u w:val="single"/>
            <w:bdr w:val="none" w:sz="0" w:space="0" w:color="auto" w:frame="1"/>
          </w:rPr>
          <w:t>local-persist</w:t>
        </w:r>
      </w:hyperlink>
      <w:r w:rsidRPr="00814B01">
        <w:rPr>
          <w:rFonts w:ascii="Arial" w:hAnsi="Arial" w:cs="Arial"/>
          <w:color w:val="242729"/>
          <w:sz w:val="20"/>
          <w:szCs w:val="23"/>
        </w:rPr>
        <w:t> docker plugin for fix it.</w:t>
      </w:r>
    </w:p>
    <w:p w:rsidR="00814B01" w:rsidRPr="00814B01" w:rsidRDefault="00814B01" w:rsidP="00814B01">
      <w:pPr>
        <w:shd w:val="clear" w:color="auto" w:fill="FFFFFF"/>
        <w:spacing w:after="24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For migration to version 3 you need</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1) install </w:t>
      </w:r>
      <w:hyperlink r:id="rId122" w:history="1">
        <w:r w:rsidRPr="00814B01">
          <w:rPr>
            <w:rFonts w:ascii="inherit" w:eastAsia="Times New Roman" w:hAnsi="inherit" w:cs="Arial"/>
            <w:color w:val="005999"/>
            <w:sz w:val="19"/>
            <w:szCs w:val="23"/>
            <w:u w:val="single"/>
            <w:bdr w:val="none" w:sz="0" w:space="0" w:color="auto" w:frame="1"/>
          </w:rPr>
          <w:t>local-persist</w:t>
        </w:r>
      </w:hyperlink>
      <w:r w:rsidRPr="00814B01">
        <w:rPr>
          <w:rFonts w:ascii="Arial" w:eastAsia="Times New Roman" w:hAnsi="Arial" w:cs="Arial"/>
          <w:color w:val="242729"/>
          <w:sz w:val="20"/>
          <w:szCs w:val="23"/>
        </w:rPr>
        <w:t> docker plugin (</w:t>
      </w:r>
      <w:r w:rsidRPr="00814B01">
        <w:rPr>
          <w:rFonts w:ascii="inherit" w:eastAsia="Times New Roman" w:hAnsi="inherit" w:cs="Arial"/>
          <w:i/>
          <w:iCs/>
          <w:color w:val="242729"/>
          <w:sz w:val="19"/>
          <w:szCs w:val="23"/>
          <w:bdr w:val="none" w:sz="0" w:space="0" w:color="auto" w:frame="1"/>
        </w:rPr>
        <w:t>if you want to store volumes data to the particular place on the host machine</w:t>
      </w:r>
      <w:r w:rsidRPr="00814B01">
        <w:rPr>
          <w:rFonts w:ascii="Arial" w:eastAsia="Times New Roman" w:hAnsi="Arial" w:cs="Arial"/>
          <w:color w:val="242729"/>
          <w:sz w:val="20"/>
          <w:szCs w:val="23"/>
        </w:rPr>
        <w:t>)</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 xml:space="preserve">2) </w:t>
      </w:r>
      <w:r w:rsidRPr="00814B01">
        <w:rPr>
          <w:rFonts w:ascii="Arial" w:eastAsia="Times New Roman" w:hAnsi="Arial" w:cs="Arial"/>
          <w:color w:val="242729"/>
          <w:sz w:val="16"/>
          <w:szCs w:val="23"/>
        </w:rPr>
        <w:t>modify </w:t>
      </w:r>
      <w:r w:rsidRPr="00814B01">
        <w:rPr>
          <w:rFonts w:ascii="Consolas" w:eastAsia="Times New Roman" w:hAnsi="Consolas" w:cs="Courier New"/>
          <w:color w:val="242729"/>
          <w:sz w:val="16"/>
          <w:szCs w:val="20"/>
          <w:bdr w:val="none" w:sz="0" w:space="0" w:color="auto" w:frame="1"/>
          <w:shd w:val="clear" w:color="auto" w:fill="EFF0F1"/>
        </w:rPr>
        <w:t>docker-compose.yml</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version: '3'</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services: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php:</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build: ./docker-files/php-fpm/.</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data:/code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working_dir: /code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links: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mysql</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nginx:</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image: nginx:latest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ports: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"80:80"</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./nginx/default.conf:/etc/nginx/conf.d/default.conf</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data:/code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links: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php</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image: tianon/true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 data:/code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If you use local persist plugin</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driver: local-persist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driver_opts: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mountpoint: /path/on/host/machine/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Or If you dont want using local persist plugin</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data:</w:t>
      </w:r>
    </w:p>
    <w:p w:rsidR="00814B01" w:rsidRPr="00814B01" w:rsidRDefault="00814B01" w:rsidP="00814B01">
      <w:pPr>
        <w:shd w:val="clear" w:color="auto" w:fill="FFFFFF"/>
        <w:spacing w:after="24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Also you can store volumes data to the host machine with this volumes section:</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volumes: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data:</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814B01">
        <w:rPr>
          <w:rFonts w:ascii="Consolas" w:eastAsia="Times New Roman" w:hAnsi="Consolas" w:cs="Courier New"/>
          <w:color w:val="242729"/>
          <w:sz w:val="16"/>
          <w:szCs w:val="20"/>
          <w:bdr w:val="none" w:sz="0" w:space="0" w:color="auto" w:frame="1"/>
          <w:shd w:val="clear" w:color="auto" w:fill="EFF0F1"/>
        </w:rPr>
        <w:t xml:space="preserve">    external: true #&lt; it means store my data to the host machine</w:t>
      </w:r>
    </w:p>
    <w:p w:rsidR="00814B01" w:rsidRDefault="00814B01" w:rsidP="00814B01">
      <w:pPr>
        <w:shd w:val="clear" w:color="auto" w:fill="FFFFFF"/>
        <w:spacing w:after="24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But you can't specify path for this volume on host machine</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Pr>
          <w:rFonts w:ascii="Arial" w:eastAsia="Times New Roman" w:hAnsi="Arial" w:cs="Arial"/>
          <w:color w:val="242729"/>
          <w:sz w:val="20"/>
          <w:szCs w:val="23"/>
        </w:rPr>
        <w:t>-</w:t>
      </w:r>
      <w:r w:rsidRPr="00814B01">
        <w:rPr>
          <w:rFonts w:ascii="Arial" w:eastAsia="Times New Roman" w:hAnsi="Arial" w:cs="Arial"/>
          <w:color w:val="242729"/>
          <w:sz w:val="20"/>
          <w:szCs w:val="23"/>
        </w:rPr>
        <w:sym w:font="Wingdings" w:char="F0E0"/>
      </w:r>
      <w:r w:rsidRPr="00814B01">
        <w:rPr>
          <w:rFonts w:ascii="Arial" w:eastAsia="Times New Roman" w:hAnsi="Arial" w:cs="Arial"/>
          <w:color w:val="242729"/>
          <w:sz w:val="20"/>
          <w:szCs w:val="23"/>
        </w:rPr>
        <w:t xml:space="preserve">Ok, but the data: service has no function any longer? And is there any downsides by just share the host volume directly? Like volumes: .:/code – prometheus Feb </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 xml:space="preserve"> </w:t>
      </w:r>
      <w:r w:rsidRPr="00814B01">
        <w:rPr>
          <w:rFonts w:ascii="Arial" w:eastAsia="Times New Roman" w:hAnsi="Arial" w:cs="Arial"/>
          <w:color w:val="242729"/>
          <w:sz w:val="20"/>
          <w:szCs w:val="23"/>
        </w:rPr>
        <w:tab/>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 xml:space="preserve">you need data container only if this container encapsulate data inside himself. in this case you can simply backup this data, move container (with data) to another host. This is data only container pattern. But if you want use another approach: store data on the host machine then data container is unnecessary – Bukharov Sergey </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installing third-party plugins for fundamental functionality (such us having a specific mountpoint on host) is unacceptable when you want to share your setup with other users. I am very disappointed by docker devs for leaving that basic functionality outside docker-compose version 3 – chefarov Jul 9 at 17:01</w:t>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 xml:space="preserve">  </w:t>
      </w:r>
      <w:r w:rsidRPr="00814B01">
        <w:rPr>
          <w:rFonts w:ascii="Arial" w:eastAsia="Times New Roman" w:hAnsi="Arial" w:cs="Arial"/>
          <w:color w:val="242729"/>
          <w:sz w:val="20"/>
          <w:szCs w:val="23"/>
        </w:rPr>
        <w:tab/>
        <w:t xml:space="preserve"> </w:t>
      </w:r>
      <w:r w:rsidRPr="00814B01">
        <w:rPr>
          <w:rFonts w:ascii="Arial" w:eastAsia="Times New Roman" w:hAnsi="Arial" w:cs="Arial"/>
          <w:color w:val="242729"/>
          <w:sz w:val="20"/>
          <w:szCs w:val="23"/>
        </w:rPr>
        <w:tab/>
      </w:r>
    </w:p>
    <w:p w:rsidR="00814B01" w:rsidRPr="00814B01" w:rsidRDefault="00814B01" w:rsidP="00814B01">
      <w:pPr>
        <w:shd w:val="clear" w:color="auto" w:fill="FFFFFF"/>
        <w:spacing w:after="0" w:line="240" w:lineRule="auto"/>
        <w:textAlignment w:val="baseline"/>
        <w:rPr>
          <w:rFonts w:ascii="Arial" w:eastAsia="Times New Roman" w:hAnsi="Arial" w:cs="Arial"/>
          <w:color w:val="242729"/>
          <w:sz w:val="20"/>
          <w:szCs w:val="23"/>
        </w:rPr>
      </w:pPr>
      <w:r w:rsidRPr="00814B01">
        <w:rPr>
          <w:rFonts w:ascii="Arial" w:eastAsia="Times New Roman" w:hAnsi="Arial" w:cs="Arial"/>
          <w:color w:val="242729"/>
          <w:sz w:val="20"/>
          <w:szCs w:val="23"/>
        </w:rPr>
        <w:t>depends_on can be used instead of links – Muzafar Ali Sep 12 at 20:50</w:t>
      </w:r>
    </w:p>
    <w:p w:rsidR="00814B01" w:rsidRPr="00814B01" w:rsidRDefault="00814B01" w:rsidP="00814B01">
      <w:pPr>
        <w:pStyle w:val="Heading1"/>
        <w:shd w:val="clear" w:color="auto" w:fill="FFFFFF"/>
        <w:spacing w:before="0" w:beforeAutospacing="0" w:after="0" w:afterAutospacing="0"/>
        <w:textAlignment w:val="baseline"/>
        <w:rPr>
          <w:rFonts w:ascii="Arial" w:hAnsi="Arial" w:cs="Arial"/>
          <w:color w:val="242729"/>
          <w:sz w:val="22"/>
          <w:szCs w:val="33"/>
        </w:rPr>
      </w:pPr>
      <w:r w:rsidRPr="00814B01">
        <w:rPr>
          <w:sz w:val="14"/>
          <w:highlight w:val="yellow"/>
        </w:rPr>
        <w:t>18.)</w:t>
      </w:r>
      <w:r w:rsidRPr="00814B01">
        <w:rPr>
          <w:rFonts w:ascii="Arial" w:hAnsi="Arial" w:cs="Arial"/>
          <w:color w:val="242729"/>
          <w:sz w:val="28"/>
          <w:szCs w:val="33"/>
          <w:highlight w:val="yellow"/>
        </w:rPr>
        <w:t xml:space="preserve"> </w:t>
      </w:r>
      <w:hyperlink r:id="rId123" w:history="1">
        <w:r w:rsidRPr="00814B01">
          <w:rPr>
            <w:rFonts w:ascii="inherit" w:hAnsi="inherit" w:cs="Arial"/>
            <w:b w:val="0"/>
            <w:bCs w:val="0"/>
            <w:color w:val="242729"/>
            <w:sz w:val="32"/>
            <w:szCs w:val="36"/>
            <w:highlight w:val="yellow"/>
            <w:u w:val="single"/>
            <w:bdr w:val="none" w:sz="0" w:space="0" w:color="auto" w:frame="1"/>
          </w:rPr>
          <w:t>How can I escape a $ dollar sign in a docker compose file?</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814B01" w:rsidRPr="00814B01" w:rsidTr="00814B01">
        <w:tc>
          <w:tcPr>
            <w:tcW w:w="0" w:type="auto"/>
            <w:tcBorders>
              <w:top w:val="nil"/>
              <w:left w:val="nil"/>
              <w:bottom w:val="nil"/>
              <w:right w:val="nil"/>
            </w:tcBorders>
            <w:shd w:val="clear" w:color="auto" w:fill="FFFFFF"/>
            <w:tcMar>
              <w:top w:w="0" w:type="dxa"/>
              <w:left w:w="0" w:type="dxa"/>
              <w:bottom w:w="0" w:type="dxa"/>
              <w:right w:w="225" w:type="dxa"/>
            </w:tcMar>
            <w:hideMark/>
          </w:tcPr>
          <w:p w:rsidR="00814B01" w:rsidRPr="00814B01" w:rsidRDefault="00814B01" w:rsidP="00814B01">
            <w:pPr>
              <w:spacing w:after="0" w:line="240" w:lineRule="auto"/>
              <w:jc w:val="center"/>
              <w:textAlignment w:val="baseline"/>
              <w:rPr>
                <w:rFonts w:ascii="inherit" w:eastAsia="Times New Roman" w:hAnsi="inherit" w:cs="Arial"/>
                <w:color w:val="242729"/>
                <w:sz w:val="20"/>
                <w:szCs w:val="20"/>
              </w:rPr>
            </w:pPr>
            <w:r w:rsidRPr="00814B01">
              <w:rPr>
                <w:rFonts w:ascii="inherit" w:eastAsia="Times New Roman" w:hAnsi="inherit" w:cs="Arial"/>
                <w:color w:val="6A737C"/>
                <w:sz w:val="30"/>
                <w:szCs w:val="30"/>
                <w:bdr w:val="none" w:sz="0" w:space="0" w:color="auto" w:frame="1"/>
              </w:rPr>
              <w:br/>
            </w:r>
          </w:p>
          <w:p w:rsidR="00814B01" w:rsidRPr="00814B01" w:rsidRDefault="00814B01" w:rsidP="00814B01">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814B01" w:rsidRPr="00814B01" w:rsidRDefault="00814B01" w:rsidP="00814B01">
            <w:pPr>
              <w:spacing w:after="0" w:line="240" w:lineRule="auto"/>
              <w:textAlignment w:val="baseline"/>
              <w:rPr>
                <w:rFonts w:ascii="inherit" w:eastAsia="Times New Roman" w:hAnsi="inherit" w:cs="Arial"/>
                <w:color w:val="242729"/>
                <w:sz w:val="21"/>
                <w:szCs w:val="23"/>
              </w:rPr>
            </w:pPr>
            <w:r w:rsidRPr="00814B01">
              <w:rPr>
                <w:rFonts w:ascii="inherit" w:eastAsia="Times New Roman" w:hAnsi="inherit" w:cs="Arial"/>
                <w:color w:val="242729"/>
                <w:sz w:val="21"/>
                <w:szCs w:val="23"/>
              </w:rPr>
              <w:t>I have a YAML scalar that is throwing the following error when I try to evaluate my </w:t>
            </w:r>
            <w:r w:rsidRPr="00814B01">
              <w:rPr>
                <w:rFonts w:ascii="Consolas" w:eastAsia="Times New Roman" w:hAnsi="Consolas" w:cs="Courier New"/>
                <w:color w:val="242729"/>
                <w:sz w:val="18"/>
                <w:szCs w:val="20"/>
                <w:bdr w:val="none" w:sz="0" w:space="0" w:color="auto" w:frame="1"/>
                <w:shd w:val="clear" w:color="auto" w:fill="EFF0F1"/>
              </w:rPr>
              <w:t>docker-compose.yml</w:t>
            </w:r>
            <w:r w:rsidRPr="00814B01">
              <w:rPr>
                <w:rFonts w:ascii="inherit" w:eastAsia="Times New Roman" w:hAnsi="inherit" w:cs="Arial"/>
                <w:color w:val="242729"/>
                <w:sz w:val="21"/>
                <w:szCs w:val="23"/>
              </w:rPr>
              <w:t> file:</w:t>
            </w:r>
          </w:p>
          <w:p w:rsidR="00814B01" w:rsidRPr="00814B01" w:rsidRDefault="00814B01" w:rsidP="00814B01">
            <w:pPr>
              <w:shd w:val="clear" w:color="auto" w:fill="FFF8DC"/>
              <w:spacing w:line="240" w:lineRule="auto"/>
              <w:textAlignment w:val="baseline"/>
              <w:rPr>
                <w:rFonts w:ascii="inherit" w:eastAsia="Times New Roman" w:hAnsi="inherit" w:cs="Arial"/>
                <w:color w:val="242729"/>
                <w:sz w:val="21"/>
                <w:szCs w:val="23"/>
              </w:rPr>
            </w:pPr>
            <w:r w:rsidRPr="00814B01">
              <w:rPr>
                <w:rFonts w:ascii="inherit" w:eastAsia="Times New Roman" w:hAnsi="inherit" w:cs="Arial"/>
                <w:color w:val="242729"/>
                <w:sz w:val="21"/>
                <w:szCs w:val="23"/>
              </w:rPr>
              <w:t>ERROR: Invalid interpolation format for "environment" option in service "time_service": "${Time.now}"</w:t>
            </w:r>
          </w:p>
          <w:p w:rsidR="00814B01" w:rsidRPr="00814B01" w:rsidRDefault="00814B01" w:rsidP="00814B01">
            <w:pPr>
              <w:spacing w:after="240" w:line="240" w:lineRule="auto"/>
              <w:textAlignment w:val="baseline"/>
              <w:rPr>
                <w:rFonts w:ascii="inherit" w:eastAsia="Times New Roman" w:hAnsi="inherit" w:cs="Arial"/>
                <w:color w:val="242729"/>
                <w:sz w:val="21"/>
                <w:szCs w:val="23"/>
              </w:rPr>
            </w:pPr>
            <w:r w:rsidRPr="00814B01">
              <w:rPr>
                <w:rFonts w:ascii="inherit" w:eastAsia="Times New Roman" w:hAnsi="inherit" w:cs="Arial"/>
                <w:color w:val="242729"/>
                <w:sz w:val="21"/>
                <w:szCs w:val="23"/>
              </w:rPr>
              <w:t>YAML:</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version: '2'</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services:</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time_service:</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build: "."</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t xml:space="preserve">    environment:</w:t>
            </w:r>
          </w:p>
          <w:p w:rsidR="00814B01" w:rsidRPr="00814B01" w:rsidRDefault="00814B01" w:rsidP="00814B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814B01">
              <w:rPr>
                <w:rFonts w:ascii="Consolas" w:eastAsia="Times New Roman" w:hAnsi="Consolas" w:cs="Courier New"/>
                <w:color w:val="242729"/>
                <w:sz w:val="18"/>
                <w:szCs w:val="20"/>
                <w:bdr w:val="none" w:sz="0" w:space="0" w:color="auto" w:frame="1"/>
                <w:shd w:val="clear" w:color="auto" w:fill="EFF0F1"/>
              </w:rPr>
              <w:lastRenderedPageBreak/>
              <w:t xml:space="preserve">      TIME: "${Time.now}"</w:t>
            </w:r>
          </w:p>
          <w:p w:rsidR="00814B01" w:rsidRPr="00814B01" w:rsidRDefault="00814B01" w:rsidP="00814B01">
            <w:pPr>
              <w:spacing w:after="240" w:line="240" w:lineRule="auto"/>
              <w:textAlignment w:val="baseline"/>
              <w:rPr>
                <w:rFonts w:ascii="inherit" w:eastAsia="Times New Roman" w:hAnsi="inherit" w:cs="Arial"/>
                <w:color w:val="242729"/>
                <w:sz w:val="23"/>
                <w:szCs w:val="23"/>
              </w:rPr>
            </w:pPr>
            <w:r w:rsidRPr="00814B01">
              <w:rPr>
                <w:rFonts w:ascii="inherit" w:eastAsia="Times New Roman" w:hAnsi="inherit" w:cs="Arial"/>
                <w:color w:val="242729"/>
                <w:sz w:val="21"/>
                <w:szCs w:val="23"/>
              </w:rPr>
              <w:t>How can I maintain the same string output as written, but avoid having the docker-compose interpret it as faulty string interpolation?</w:t>
            </w:r>
          </w:p>
        </w:tc>
      </w:tr>
    </w:tbl>
    <w:p w:rsidR="00CA16AF" w:rsidRPr="00CA16AF" w:rsidRDefault="00814B01" w:rsidP="00CA16AF">
      <w:pPr>
        <w:spacing w:after="0" w:line="240" w:lineRule="auto"/>
        <w:rPr>
          <w:sz w:val="18"/>
        </w:rPr>
      </w:pPr>
      <w:r>
        <w:rPr>
          <w:sz w:val="18"/>
        </w:rPr>
        <w:lastRenderedPageBreak/>
        <w:t>-</w:t>
      </w:r>
      <w:r w:rsidRPr="00814B01">
        <w:rPr>
          <w:sz w:val="18"/>
        </w:rPr>
        <w:sym w:font="Wingdings" w:char="F0E0"/>
      </w:r>
      <w:r w:rsidR="00CA16AF" w:rsidRPr="00CA16AF">
        <w:rPr>
          <w:sz w:val="18"/>
        </w:rPr>
        <w:t>It is not the YAML parser that is interpreting that string. YAML doesn't know about ${}. Interpreting is done by docker-compose and that is written in Python, so the tag ruby was inappropriate as well. – Anthon Nov 15 '16 at 23:05</w:t>
      </w:r>
    </w:p>
    <w:p w:rsidR="00CA16AF" w:rsidRPr="00CA16AF" w:rsidRDefault="00CA16AF" w:rsidP="00CA16AF">
      <w:pPr>
        <w:spacing w:after="0" w:line="240" w:lineRule="auto"/>
        <w:rPr>
          <w:sz w:val="18"/>
        </w:rPr>
      </w:pPr>
      <w:r w:rsidRPr="00CA16AF">
        <w:rPr>
          <w:sz w:val="18"/>
        </w:rPr>
        <w:t xml:space="preserve">  </w:t>
      </w:r>
      <w:r w:rsidRPr="00CA16AF">
        <w:rPr>
          <w:sz w:val="18"/>
        </w:rPr>
        <w:tab/>
        <w:t xml:space="preserve"> </w:t>
      </w:r>
      <w:r w:rsidRPr="00CA16AF">
        <w:rPr>
          <w:sz w:val="18"/>
        </w:rPr>
        <w:tab/>
      </w:r>
    </w:p>
    <w:p w:rsidR="00802926" w:rsidRDefault="00CA16AF" w:rsidP="00CA16AF">
      <w:pPr>
        <w:spacing w:after="0" w:line="240" w:lineRule="auto"/>
        <w:rPr>
          <w:sz w:val="18"/>
        </w:rPr>
      </w:pPr>
      <w:r w:rsidRPr="00CA16AF">
        <w:rPr>
          <w:sz w:val="18"/>
        </w:rPr>
        <w:t>I removed the incorrect assumption that this is a YAML issue. It caused at least one other person to be misled and wa</w:t>
      </w:r>
      <w:r>
        <w:rPr>
          <w:sz w:val="18"/>
        </w:rPr>
        <w:t>ste time – Anthon Jul 26 a</w:t>
      </w:r>
    </w:p>
    <w:p w:rsidR="00CA16AF" w:rsidRDefault="00CA16AF" w:rsidP="00CA16AF">
      <w:pPr>
        <w:spacing w:after="0" w:line="240" w:lineRule="auto"/>
        <w:rPr>
          <w:sz w:val="18"/>
        </w:rPr>
      </w:pPr>
    </w:p>
    <w:p w:rsidR="00CA16AF" w:rsidRPr="00CA16AF" w:rsidRDefault="00CA16AF" w:rsidP="00CA16AF">
      <w:pPr>
        <w:pStyle w:val="NormalWeb"/>
        <w:shd w:val="clear" w:color="auto" w:fill="FFFFFF"/>
        <w:spacing w:before="0" w:beforeAutospacing="0" w:after="0" w:afterAutospacing="0"/>
        <w:textAlignment w:val="baseline"/>
        <w:rPr>
          <w:rFonts w:ascii="Arial" w:hAnsi="Arial" w:cs="Arial"/>
          <w:color w:val="242729"/>
          <w:sz w:val="22"/>
          <w:szCs w:val="23"/>
        </w:rPr>
      </w:pPr>
      <w:r>
        <w:rPr>
          <w:sz w:val="18"/>
        </w:rPr>
        <w:t>-</w:t>
      </w:r>
      <w:r w:rsidRPr="00CA16AF">
        <w:rPr>
          <w:sz w:val="18"/>
        </w:rPr>
        <w:sym w:font="Wingdings" w:char="F0E0"/>
      </w:r>
      <w:r w:rsidRPr="00CA16AF">
        <w:rPr>
          <w:rFonts w:ascii="Arial" w:hAnsi="Arial" w:cs="Arial"/>
          <w:color w:val="242729"/>
          <w:sz w:val="22"/>
          <w:szCs w:val="23"/>
        </w:rPr>
        <w:t>You are hitting the </w:t>
      </w:r>
      <w:r w:rsidRPr="00CA16AF">
        <w:rPr>
          <w:rFonts w:ascii="Consolas" w:hAnsi="Consolas" w:cs="Courier New"/>
          <w:color w:val="242729"/>
          <w:sz w:val="18"/>
          <w:szCs w:val="20"/>
          <w:bdr w:val="none" w:sz="0" w:space="0" w:color="auto" w:frame="1"/>
          <w:shd w:val="clear" w:color="auto" w:fill="EFF0F1"/>
        </w:rPr>
        <w:t>docker-compose</w:t>
      </w:r>
      <w:r w:rsidRPr="00CA16AF">
        <w:rPr>
          <w:rFonts w:ascii="Arial" w:hAnsi="Arial" w:cs="Arial"/>
          <w:color w:val="242729"/>
          <w:sz w:val="22"/>
          <w:szCs w:val="23"/>
        </w:rPr>
        <w:t> variable substition, which is well documented </w:t>
      </w:r>
      <w:hyperlink r:id="rId124" w:anchor="variable-substitution" w:history="1">
        <w:r w:rsidRPr="00CA16AF">
          <w:rPr>
            <w:rFonts w:ascii="inherit" w:hAnsi="inherit" w:cs="Arial"/>
            <w:color w:val="005999"/>
            <w:sz w:val="21"/>
            <w:szCs w:val="23"/>
            <w:u w:val="single"/>
            <w:bdr w:val="none" w:sz="0" w:space="0" w:color="auto" w:frame="1"/>
          </w:rPr>
          <w:t>here</w:t>
        </w:r>
      </w:hyperlink>
      <w:r w:rsidRPr="00CA16AF">
        <w:rPr>
          <w:rFonts w:ascii="Arial" w:hAnsi="Arial" w:cs="Arial"/>
          <w:color w:val="242729"/>
          <w:sz w:val="22"/>
          <w:szCs w:val="23"/>
        </w:rPr>
        <w:t>:</w:t>
      </w:r>
    </w:p>
    <w:p w:rsidR="00CA16AF" w:rsidRPr="00CA16AF" w:rsidRDefault="00CA16AF" w:rsidP="00CA16AF">
      <w:pPr>
        <w:shd w:val="clear" w:color="auto" w:fill="FFF8DC"/>
        <w:spacing w:after="240" w:line="240" w:lineRule="auto"/>
        <w:textAlignment w:val="baseline"/>
        <w:rPr>
          <w:rFonts w:ascii="inherit" w:eastAsia="Times New Roman" w:hAnsi="inherit" w:cs="Arial"/>
          <w:color w:val="242729"/>
          <w:sz w:val="21"/>
          <w:szCs w:val="23"/>
        </w:rPr>
      </w:pPr>
      <w:r w:rsidRPr="00CA16AF">
        <w:rPr>
          <w:rFonts w:ascii="inherit" w:eastAsia="Times New Roman" w:hAnsi="inherit" w:cs="Arial"/>
          <w:color w:val="242729"/>
          <w:sz w:val="21"/>
          <w:szCs w:val="23"/>
        </w:rPr>
        <w:t>Both $VARIABLE and ${VARIABLE} syntax are supported. Extended shell-style features, such as ${VARIABLE-default} and ${VARIABLE/foo/bar}, are not supported.</w:t>
      </w:r>
    </w:p>
    <w:p w:rsidR="00CA16AF" w:rsidRPr="00CA16AF" w:rsidRDefault="00CA16AF" w:rsidP="00CA16AF">
      <w:pPr>
        <w:shd w:val="clear" w:color="auto" w:fill="FFF8DC"/>
        <w:spacing w:line="240" w:lineRule="auto"/>
        <w:textAlignment w:val="baseline"/>
        <w:rPr>
          <w:rFonts w:ascii="inherit" w:eastAsia="Times New Roman" w:hAnsi="inherit" w:cs="Arial"/>
          <w:color w:val="242729"/>
          <w:sz w:val="21"/>
          <w:szCs w:val="23"/>
        </w:rPr>
      </w:pPr>
      <w:r w:rsidRPr="00CA16AF">
        <w:rPr>
          <w:rFonts w:ascii="inherit" w:eastAsia="Times New Roman" w:hAnsi="inherit" w:cs="Arial"/>
          <w:color w:val="242729"/>
          <w:sz w:val="21"/>
          <w:szCs w:val="23"/>
        </w:rPr>
        <w:t>You can use a $$ (double-dollar sign) when your configuration needs a literal dollar sign. This also prevents Compose from interpolating a value, so a $$ allows you to refer to environment variables that you don’t want processed by Compose.</w:t>
      </w:r>
    </w:p>
    <w:p w:rsidR="00CA16AF" w:rsidRPr="00CA16AF" w:rsidRDefault="00CA16AF" w:rsidP="00CA16AF">
      <w:pPr>
        <w:shd w:val="clear" w:color="auto" w:fill="FFFFFF"/>
        <w:spacing w:after="0" w:line="240" w:lineRule="auto"/>
        <w:textAlignment w:val="baseline"/>
        <w:rPr>
          <w:rFonts w:ascii="Arial" w:eastAsia="Times New Roman" w:hAnsi="Arial" w:cs="Arial"/>
          <w:color w:val="242729"/>
          <w:szCs w:val="23"/>
        </w:rPr>
      </w:pPr>
      <w:r w:rsidRPr="00CA16AF">
        <w:rPr>
          <w:rFonts w:ascii="Consolas" w:eastAsia="Times New Roman" w:hAnsi="Consolas" w:cs="Courier New"/>
          <w:color w:val="242729"/>
          <w:sz w:val="18"/>
          <w:szCs w:val="20"/>
          <w:bdr w:val="none" w:sz="0" w:space="0" w:color="auto" w:frame="1"/>
          <w:shd w:val="clear" w:color="auto" w:fill="EFF0F1"/>
        </w:rPr>
        <w:t>docker-compose</w:t>
      </w:r>
      <w:r w:rsidRPr="00CA16AF">
        <w:rPr>
          <w:rFonts w:ascii="Arial" w:eastAsia="Times New Roman" w:hAnsi="Arial" w:cs="Arial"/>
          <w:color w:val="242729"/>
          <w:szCs w:val="23"/>
        </w:rPr>
        <w:t> is written in Python, as you see on </w:t>
      </w:r>
      <w:hyperlink r:id="rId125" w:history="1">
        <w:r w:rsidRPr="00CA16AF">
          <w:rPr>
            <w:rFonts w:ascii="inherit" w:eastAsia="Times New Roman" w:hAnsi="inherit" w:cs="Arial"/>
            <w:color w:val="005999"/>
            <w:sz w:val="21"/>
            <w:szCs w:val="23"/>
            <w:u w:val="single"/>
            <w:bdr w:val="none" w:sz="0" w:space="0" w:color="auto" w:frame="1"/>
          </w:rPr>
          <w:t>github</w:t>
        </w:r>
      </w:hyperlink>
      <w:r w:rsidRPr="00CA16AF">
        <w:rPr>
          <w:rFonts w:ascii="Arial" w:eastAsia="Times New Roman" w:hAnsi="Arial" w:cs="Arial"/>
          <w:color w:val="242729"/>
          <w:szCs w:val="23"/>
        </w:rPr>
        <w:t>, the doubling mechanism to get the original meaning of special characters can be found in many programs, I needed to use this myself, while programming, as far back in 1984</w:t>
      </w:r>
    </w:p>
    <w:p w:rsidR="00AA70B0" w:rsidRPr="00AA70B0" w:rsidRDefault="00AA70B0" w:rsidP="00AA70B0">
      <w:pPr>
        <w:pStyle w:val="NormalWeb"/>
        <w:shd w:val="clear" w:color="auto" w:fill="FFFFFF"/>
        <w:spacing w:before="0" w:beforeAutospacing="0" w:after="0" w:afterAutospacing="0"/>
        <w:textAlignment w:val="baseline"/>
        <w:rPr>
          <w:rFonts w:ascii="Arial" w:hAnsi="Arial" w:cs="Arial"/>
          <w:color w:val="242729"/>
          <w:sz w:val="23"/>
          <w:szCs w:val="23"/>
        </w:rPr>
      </w:pPr>
      <w:r>
        <w:rPr>
          <w:sz w:val="18"/>
        </w:rPr>
        <w:t>-</w:t>
      </w:r>
      <w:r w:rsidRPr="00AA70B0">
        <w:rPr>
          <w:sz w:val="18"/>
        </w:rPr>
        <w:sym w:font="Wingdings" w:char="F0E0"/>
      </w:r>
      <w:r w:rsidRPr="00AA70B0">
        <w:rPr>
          <w:rFonts w:ascii="Arial" w:hAnsi="Arial" w:cs="Arial"/>
          <w:color w:val="242729"/>
          <w:sz w:val="23"/>
          <w:szCs w:val="23"/>
        </w:rPr>
        <w:t>Found the answer by copying the suggestion for </w:t>
      </w:r>
      <w:r w:rsidRPr="00AA70B0">
        <w:rPr>
          <w:rFonts w:ascii="Consolas" w:hAnsi="Consolas" w:cs="Courier New"/>
          <w:color w:val="242729"/>
          <w:sz w:val="20"/>
          <w:szCs w:val="20"/>
          <w:bdr w:val="none" w:sz="0" w:space="0" w:color="auto" w:frame="1"/>
          <w:shd w:val="clear" w:color="auto" w:fill="EFF0F1"/>
        </w:rPr>
        <w:t>%</w:t>
      </w:r>
      <w:r w:rsidRPr="00AA70B0">
        <w:rPr>
          <w:rFonts w:ascii="Arial" w:hAnsi="Arial" w:cs="Arial"/>
          <w:color w:val="242729"/>
          <w:sz w:val="23"/>
          <w:szCs w:val="23"/>
        </w:rPr>
        <w:t> characters in </w:t>
      </w:r>
      <w:hyperlink r:id="rId126" w:history="1">
        <w:r w:rsidRPr="00AA70B0">
          <w:rPr>
            <w:rFonts w:ascii="inherit" w:hAnsi="inherit" w:cs="Arial"/>
            <w:color w:val="005999"/>
            <w:sz w:val="23"/>
            <w:szCs w:val="23"/>
            <w:u w:val="single"/>
            <w:bdr w:val="none" w:sz="0" w:space="0" w:color="auto" w:frame="1"/>
          </w:rPr>
          <w:t>this post</w:t>
        </w:r>
      </w:hyperlink>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It requires a double dollar sign </w:t>
      </w:r>
      <w:r w:rsidRPr="00AA70B0">
        <w:rPr>
          <w:rFonts w:ascii="Consolas" w:eastAsia="Times New Roman" w:hAnsi="Consolas" w:cs="Courier New"/>
          <w:color w:val="242729"/>
          <w:sz w:val="20"/>
          <w:szCs w:val="20"/>
          <w:bdr w:val="none" w:sz="0" w:space="0" w:color="auto" w:frame="1"/>
          <w:shd w:val="clear" w:color="auto" w:fill="EFF0F1"/>
        </w:rPr>
        <w:t>$$</w:t>
      </w:r>
      <w:r w:rsidRPr="00AA70B0">
        <w:rPr>
          <w:rFonts w:ascii="Arial" w:eastAsia="Times New Roman" w:hAnsi="Arial" w:cs="Arial"/>
          <w:color w:val="242729"/>
          <w:sz w:val="23"/>
          <w:szCs w:val="23"/>
        </w:rPr>
        <w:t>.</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So I needed </w:t>
      </w:r>
      <w:r w:rsidRPr="00AA70B0">
        <w:rPr>
          <w:rFonts w:ascii="Consolas" w:eastAsia="Times New Roman" w:hAnsi="Consolas" w:cs="Courier New"/>
          <w:color w:val="242729"/>
          <w:sz w:val="20"/>
          <w:szCs w:val="20"/>
          <w:bdr w:val="none" w:sz="0" w:space="0" w:color="auto" w:frame="1"/>
          <w:shd w:val="clear" w:color="auto" w:fill="EFF0F1"/>
        </w:rPr>
        <w:t>"$${Time.now}"</w:t>
      </w:r>
      <w:r w:rsidRPr="00AA70B0">
        <w:rPr>
          <w:rFonts w:ascii="Arial" w:eastAsia="Times New Roman" w:hAnsi="Arial" w:cs="Arial"/>
          <w:color w:val="242729"/>
          <w:sz w:val="23"/>
          <w:szCs w:val="23"/>
        </w:rPr>
        <w:t>, which evaluates to </w:t>
      </w:r>
      <w:r w:rsidRPr="00AA70B0">
        <w:rPr>
          <w:rFonts w:ascii="Consolas" w:eastAsia="Times New Roman" w:hAnsi="Consolas" w:cs="Courier New"/>
          <w:color w:val="242729"/>
          <w:sz w:val="20"/>
          <w:szCs w:val="20"/>
          <w:bdr w:val="none" w:sz="0" w:space="0" w:color="auto" w:frame="1"/>
          <w:shd w:val="clear" w:color="auto" w:fill="EFF0F1"/>
        </w:rPr>
        <w:t>"${Time.now}"</w:t>
      </w:r>
    </w:p>
    <w:p w:rsidR="00AA70B0" w:rsidRPr="00AA70B0" w:rsidRDefault="00AA70B0" w:rsidP="00AA70B0">
      <w:pPr>
        <w:pStyle w:val="Heading1"/>
        <w:shd w:val="clear" w:color="auto" w:fill="FFFFFF"/>
        <w:spacing w:before="0" w:beforeAutospacing="0" w:after="0" w:afterAutospacing="0"/>
        <w:textAlignment w:val="baseline"/>
        <w:rPr>
          <w:rFonts w:ascii="Arial" w:hAnsi="Arial" w:cs="Arial"/>
          <w:color w:val="242729"/>
          <w:sz w:val="33"/>
          <w:szCs w:val="33"/>
        </w:rPr>
      </w:pPr>
      <w:r w:rsidRPr="00AA70B0">
        <w:rPr>
          <w:sz w:val="18"/>
          <w:highlight w:val="yellow"/>
        </w:rPr>
        <w:t>18.)</w:t>
      </w:r>
      <w:r w:rsidRPr="00AA70B0">
        <w:rPr>
          <w:rFonts w:ascii="Arial" w:hAnsi="Arial" w:cs="Arial"/>
          <w:color w:val="242729"/>
          <w:sz w:val="33"/>
          <w:szCs w:val="33"/>
          <w:highlight w:val="yellow"/>
        </w:rPr>
        <w:t xml:space="preserve"> </w:t>
      </w:r>
      <w:hyperlink r:id="rId127" w:history="1">
        <w:r w:rsidRPr="00AA70B0">
          <w:rPr>
            <w:rFonts w:ascii="inherit" w:hAnsi="inherit" w:cs="Arial"/>
            <w:b w:val="0"/>
            <w:bCs w:val="0"/>
            <w:color w:val="242729"/>
            <w:sz w:val="36"/>
            <w:szCs w:val="36"/>
            <w:highlight w:val="yellow"/>
            <w:u w:val="single"/>
            <w:bdr w:val="none" w:sz="0" w:space="0" w:color="auto" w:frame="1"/>
          </w:rPr>
          <w:t>Permission denied when mounting Docker volume in OSX</w:t>
        </w:r>
      </w:hyperlink>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0"/>
          <w:szCs w:val="23"/>
        </w:rPr>
      </w:pPr>
      <w:r w:rsidRPr="00AA70B0">
        <w:rPr>
          <w:rFonts w:ascii="Arial" w:eastAsia="Times New Roman" w:hAnsi="Arial" w:cs="Arial"/>
          <w:color w:val="242729"/>
          <w:sz w:val="20"/>
          <w:szCs w:val="23"/>
        </w:rPr>
        <w:t>I'm at my wit's end with this, so hopefully you folks can help me. In OSX 10.11.2 with docker-machine, I've got a docker-compose file that should build a local Dockerfile and attach a MySQL container to it. The MySQL container should mount a local folder where I'm storing my database data, so if the container or VM comes down, I can just restart it without data loss. Problem is, when I run it, it throws a permissions error: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db_1  | </w:t>
      </w:r>
      <w:r w:rsidRPr="00AA70B0">
        <w:rPr>
          <w:rFonts w:ascii="inherit" w:eastAsia="Times New Roman" w:hAnsi="inherit" w:cs="Courier New"/>
          <w:color w:val="7D2727"/>
          <w:sz w:val="20"/>
          <w:szCs w:val="20"/>
          <w:bdr w:val="none" w:sz="0" w:space="0" w:color="auto" w:frame="1"/>
          <w:shd w:val="clear" w:color="auto" w:fill="EFF0F1"/>
        </w:rPr>
        <w:t>2015-12-23</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7D2727"/>
          <w:sz w:val="20"/>
          <w:szCs w:val="20"/>
          <w:bdr w:val="none" w:sz="0" w:space="0" w:color="auto" w:frame="1"/>
          <w:shd w:val="clear" w:color="auto" w:fill="EFF0F1"/>
        </w:rPr>
        <w:t>19</w:t>
      </w:r>
      <w:r w:rsidRPr="00AA70B0">
        <w:rPr>
          <w:rFonts w:ascii="inherit" w:eastAsia="Times New Roman" w:hAnsi="inherit" w:cs="Courier New"/>
          <w:color w:val="303336"/>
          <w:sz w:val="20"/>
          <w:szCs w:val="20"/>
          <w:bdr w:val="none" w:sz="0" w:space="0" w:color="auto" w:frame="1"/>
          <w:shd w:val="clear" w:color="auto" w:fill="EFF0F1"/>
        </w:rPr>
        <w:t>:</w:t>
      </w:r>
      <w:r w:rsidRPr="00AA70B0">
        <w:rPr>
          <w:rFonts w:ascii="inherit" w:eastAsia="Times New Roman" w:hAnsi="inherit" w:cs="Courier New"/>
          <w:color w:val="7D2727"/>
          <w:sz w:val="20"/>
          <w:szCs w:val="20"/>
          <w:bdr w:val="none" w:sz="0" w:space="0" w:color="auto" w:frame="1"/>
          <w:shd w:val="clear" w:color="auto" w:fill="EFF0F1"/>
        </w:rPr>
        <w:t>17</w:t>
      </w:r>
      <w:r w:rsidRPr="00AA70B0">
        <w:rPr>
          <w:rFonts w:ascii="inherit" w:eastAsia="Times New Roman" w:hAnsi="inherit" w:cs="Courier New"/>
          <w:color w:val="303336"/>
          <w:sz w:val="20"/>
          <w:szCs w:val="20"/>
          <w:bdr w:val="none" w:sz="0" w:space="0" w:color="auto" w:frame="1"/>
          <w:shd w:val="clear" w:color="auto" w:fill="EFF0F1"/>
        </w:rPr>
        <w:t>:</w:t>
      </w:r>
      <w:r w:rsidRPr="00AA70B0">
        <w:rPr>
          <w:rFonts w:ascii="inherit" w:eastAsia="Times New Roman" w:hAnsi="inherit" w:cs="Courier New"/>
          <w:color w:val="7D2727"/>
          <w:sz w:val="20"/>
          <w:szCs w:val="20"/>
          <w:bdr w:val="none" w:sz="0" w:space="0" w:color="auto" w:frame="1"/>
          <w:shd w:val="clear" w:color="auto" w:fill="EFF0F1"/>
        </w:rPr>
        <w:t>59</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7D2727"/>
          <w:sz w:val="20"/>
          <w:szCs w:val="20"/>
          <w:bdr w:val="none" w:sz="0" w:space="0" w:color="auto" w:frame="1"/>
          <w:shd w:val="clear" w:color="auto" w:fill="EFF0F1"/>
        </w:rPr>
        <w:t>7</w:t>
      </w:r>
      <w:r w:rsidRPr="00AA70B0">
        <w:rPr>
          <w:rFonts w:ascii="inherit" w:eastAsia="Times New Roman" w:hAnsi="inherit" w:cs="Courier New"/>
          <w:color w:val="303336"/>
          <w:sz w:val="20"/>
          <w:szCs w:val="20"/>
          <w:bdr w:val="none" w:sz="0" w:space="0" w:color="auto" w:frame="1"/>
          <w:shd w:val="clear" w:color="auto" w:fill="EFF0F1"/>
        </w:rPr>
        <w:t xml:space="preserve">facaa89b740  InnoDB: Operating system error number </w:t>
      </w:r>
      <w:r w:rsidRPr="00AA70B0">
        <w:rPr>
          <w:rFonts w:ascii="inherit" w:eastAsia="Times New Roman" w:hAnsi="inherit" w:cs="Courier New"/>
          <w:color w:val="7D2727"/>
          <w:sz w:val="20"/>
          <w:szCs w:val="20"/>
          <w:bdr w:val="none" w:sz="0" w:space="0" w:color="auto" w:frame="1"/>
          <w:shd w:val="clear" w:color="auto" w:fill="EFF0F1"/>
        </w:rPr>
        <w:t>13</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101094"/>
          <w:sz w:val="20"/>
          <w:szCs w:val="20"/>
          <w:bdr w:val="none" w:sz="0" w:space="0" w:color="auto" w:frame="1"/>
          <w:shd w:val="clear" w:color="auto" w:fill="EFF0F1"/>
        </w:rPr>
        <w:t>in</w:t>
      </w:r>
      <w:r w:rsidRPr="00AA70B0">
        <w:rPr>
          <w:rFonts w:ascii="inherit" w:eastAsia="Times New Roman" w:hAnsi="inherit" w:cs="Courier New"/>
          <w:color w:val="303336"/>
          <w:sz w:val="20"/>
          <w:szCs w:val="20"/>
          <w:bdr w:val="none" w:sz="0" w:space="0" w:color="auto" w:frame="1"/>
          <w:shd w:val="clear" w:color="auto" w:fill="EFF0F1"/>
        </w:rPr>
        <w:t xml:space="preserve"> a </w:t>
      </w:r>
      <w:r w:rsidRPr="00AA70B0">
        <w:rPr>
          <w:rFonts w:ascii="inherit" w:eastAsia="Times New Roman" w:hAnsi="inherit" w:cs="Courier New"/>
          <w:color w:val="101094"/>
          <w:sz w:val="20"/>
          <w:szCs w:val="20"/>
          <w:bdr w:val="none" w:sz="0" w:space="0" w:color="auto" w:frame="1"/>
          <w:shd w:val="clear" w:color="auto" w:fill="EFF0F1"/>
        </w:rPr>
        <w:t>file</w:t>
      </w:r>
      <w:r w:rsidRPr="00AA70B0">
        <w:rPr>
          <w:rFonts w:ascii="inherit" w:eastAsia="Times New Roman" w:hAnsi="inherit" w:cs="Courier New"/>
          <w:color w:val="303336"/>
          <w:sz w:val="20"/>
          <w:szCs w:val="20"/>
          <w:bdr w:val="none" w:sz="0" w:space="0" w:color="auto" w:frame="1"/>
          <w:shd w:val="clear" w:color="auto" w:fill="EFF0F1"/>
        </w:rPr>
        <w:t xml:space="preserve"> operation.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db_1  | InnoDB: The error means mysqld does </w:t>
      </w:r>
      <w:r w:rsidRPr="00AA70B0">
        <w:rPr>
          <w:rFonts w:ascii="inherit" w:eastAsia="Times New Roman" w:hAnsi="inherit" w:cs="Courier New"/>
          <w:color w:val="101094"/>
          <w:sz w:val="20"/>
          <w:szCs w:val="20"/>
          <w:bdr w:val="none" w:sz="0" w:space="0" w:color="auto" w:frame="1"/>
          <w:shd w:val="clear" w:color="auto" w:fill="EFF0F1"/>
        </w:rPr>
        <w:t>not</w:t>
      </w:r>
      <w:r w:rsidRPr="00AA70B0">
        <w:rPr>
          <w:rFonts w:ascii="inherit" w:eastAsia="Times New Roman" w:hAnsi="inherit" w:cs="Courier New"/>
          <w:color w:val="303336"/>
          <w:sz w:val="20"/>
          <w:szCs w:val="20"/>
          <w:bdr w:val="none" w:sz="0" w:space="0" w:color="auto" w:frame="1"/>
          <w:shd w:val="clear" w:color="auto" w:fill="EFF0F1"/>
        </w:rPr>
        <w:t xml:space="preserve"> have the access rights </w:t>
      </w:r>
      <w:r w:rsidRPr="00AA70B0">
        <w:rPr>
          <w:rFonts w:ascii="inherit" w:eastAsia="Times New Roman" w:hAnsi="inherit" w:cs="Courier New"/>
          <w:color w:val="101094"/>
          <w:sz w:val="20"/>
          <w:szCs w:val="20"/>
          <w:bdr w:val="none" w:sz="0" w:space="0" w:color="auto" w:frame="1"/>
          <w:shd w:val="clear" w:color="auto" w:fill="EFF0F1"/>
        </w:rPr>
        <w:t>to</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A70B0">
        <w:rPr>
          <w:rFonts w:ascii="inherit" w:eastAsia="Times New Roman" w:hAnsi="inherit" w:cs="Courier New"/>
          <w:color w:val="303336"/>
          <w:sz w:val="20"/>
          <w:szCs w:val="20"/>
          <w:bdr w:val="none" w:sz="0" w:space="0" w:color="auto" w:frame="1"/>
          <w:shd w:val="clear" w:color="auto" w:fill="EFF0F1"/>
        </w:rPr>
        <w:t>db_1  | InnoDB: the directory.</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0"/>
          <w:szCs w:val="23"/>
        </w:rPr>
      </w:pPr>
      <w:r w:rsidRPr="00AA70B0">
        <w:rPr>
          <w:rFonts w:ascii="Arial" w:eastAsia="Times New Roman" w:hAnsi="Arial" w:cs="Arial"/>
          <w:color w:val="242729"/>
          <w:sz w:val="20"/>
          <w:szCs w:val="23"/>
        </w:rPr>
        <w:t>I've tried every permutation I can think of to get this to work. I was reading around and it may have something to do with how docker-machine handles permissions with OSX, but the documentation for docker-machine says that it mounts the </w:t>
      </w:r>
      <w:r w:rsidRPr="00AA70B0">
        <w:rPr>
          <w:rFonts w:ascii="Consolas" w:eastAsia="Times New Roman" w:hAnsi="Consolas" w:cs="Courier New"/>
          <w:color w:val="242729"/>
          <w:sz w:val="16"/>
          <w:szCs w:val="20"/>
          <w:bdr w:val="none" w:sz="0" w:space="0" w:color="auto" w:frame="1"/>
          <w:shd w:val="clear" w:color="auto" w:fill="EFF0F1"/>
        </w:rPr>
        <w:t>/Users</w:t>
      </w:r>
      <w:r w:rsidRPr="00AA70B0">
        <w:rPr>
          <w:rFonts w:ascii="Arial" w:eastAsia="Times New Roman" w:hAnsi="Arial" w:cs="Arial"/>
          <w:color w:val="242729"/>
          <w:sz w:val="20"/>
          <w:szCs w:val="23"/>
        </w:rPr>
        <w:t> folder, so that shouldn't be an issue.</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Here's the </w:t>
      </w:r>
      <w:r w:rsidRPr="00AA70B0">
        <w:rPr>
          <w:rFonts w:ascii="Consolas" w:eastAsia="Times New Roman" w:hAnsi="Consolas" w:cs="Courier New"/>
          <w:color w:val="242729"/>
          <w:sz w:val="20"/>
          <w:szCs w:val="20"/>
          <w:bdr w:val="none" w:sz="0" w:space="0" w:color="auto" w:frame="1"/>
          <w:shd w:val="clear" w:color="auto" w:fill="EFF0F1"/>
        </w:rPr>
        <w:t>docker-compose.yml</w:t>
      </w:r>
      <w:r w:rsidRPr="00AA70B0">
        <w:rPr>
          <w:rFonts w:ascii="Arial" w:eastAsia="Times New Roman" w:hAnsi="Arial" w:cs="Arial"/>
          <w:color w:val="242729"/>
          <w:sz w:val="23"/>
          <w:szCs w:val="23"/>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web:</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build: .</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 </w:t>
      </w:r>
      <w:r w:rsidRPr="00AA70B0">
        <w:rPr>
          <w:rFonts w:ascii="inherit" w:eastAsia="Times New Roman" w:hAnsi="inherit" w:cs="Courier New"/>
          <w:color w:val="7D2727"/>
          <w:sz w:val="20"/>
          <w:szCs w:val="20"/>
          <w:bdr w:val="none" w:sz="0" w:space="0" w:color="auto" w:frame="1"/>
          <w:shd w:val="clear" w:color="auto" w:fill="EFF0F1"/>
        </w:rPr>
        <w:t>"3000:3000"</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links: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 db</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db:</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image: mysql:</w:t>
      </w:r>
      <w:r w:rsidRPr="00AA70B0">
        <w:rPr>
          <w:rFonts w:ascii="inherit" w:eastAsia="Times New Roman" w:hAnsi="inherit" w:cs="Courier New"/>
          <w:color w:val="7D2727"/>
          <w:sz w:val="20"/>
          <w:szCs w:val="20"/>
          <w:bdr w:val="none" w:sz="0" w:space="0" w:color="auto" w:frame="1"/>
          <w:shd w:val="clear" w:color="auto" w:fill="EFF0F1"/>
        </w:rPr>
        <w:t>5.6</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 </w:t>
      </w:r>
      <w:r w:rsidRPr="00AA70B0">
        <w:rPr>
          <w:rFonts w:ascii="inherit" w:eastAsia="Times New Roman" w:hAnsi="inherit" w:cs="Courier New"/>
          <w:color w:val="7D2727"/>
          <w:sz w:val="20"/>
          <w:szCs w:val="20"/>
          <w:bdr w:val="none" w:sz="0" w:space="0" w:color="auto" w:frame="1"/>
          <w:shd w:val="clear" w:color="auto" w:fill="EFF0F1"/>
        </w:rPr>
        <w:t>"3306:3306"</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volumes: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 /Users/me/Development/mysql-data:/var/lib/mysql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environment: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A70B0">
        <w:rPr>
          <w:rFonts w:ascii="inherit" w:eastAsia="Times New Roman" w:hAnsi="inherit" w:cs="Courier New"/>
          <w:color w:val="303336"/>
          <w:sz w:val="20"/>
          <w:szCs w:val="20"/>
          <w:bdr w:val="none" w:sz="0" w:space="0" w:color="auto" w:frame="1"/>
          <w:shd w:val="clear" w:color="auto" w:fill="EFF0F1"/>
        </w:rPr>
        <w:t xml:space="preserve">    MYSQL_ROOT_PASSWORD: mypass</w:t>
      </w:r>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Any ideas? I can't help but think it's something really simple. Any help would be most appreciated!</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r w:rsidRPr="00AA70B0">
        <w:rPr>
          <w:rFonts w:ascii="inherit" w:eastAsia="Times New Roman" w:hAnsi="inherit" w:cs="Arial"/>
          <w:b/>
          <w:bCs/>
          <w:color w:val="242729"/>
          <w:sz w:val="23"/>
          <w:szCs w:val="23"/>
          <w:bdr w:val="none" w:sz="0" w:space="0" w:color="auto" w:frame="1"/>
        </w:rPr>
        <w:t>Edit:</w:t>
      </w:r>
    </w:p>
    <w:p w:rsidR="00AA70B0" w:rsidRPr="00AA70B0" w:rsidRDefault="00AA70B0" w:rsidP="00AA70B0">
      <w:pPr>
        <w:numPr>
          <w:ilvl w:val="0"/>
          <w:numId w:val="11"/>
        </w:numPr>
        <w:shd w:val="clear" w:color="auto" w:fill="FFFFFF"/>
        <w:spacing w:after="0" w:line="240" w:lineRule="auto"/>
        <w:ind w:left="450"/>
        <w:textAlignment w:val="baseline"/>
        <w:rPr>
          <w:rFonts w:ascii="inherit" w:eastAsia="Times New Roman" w:hAnsi="inherit" w:cs="Arial"/>
          <w:color w:val="242729"/>
          <w:sz w:val="23"/>
          <w:szCs w:val="23"/>
        </w:rPr>
      </w:pPr>
      <w:r w:rsidRPr="00AA70B0">
        <w:rPr>
          <w:rFonts w:ascii="inherit" w:eastAsia="Times New Roman" w:hAnsi="inherit" w:cs="Arial"/>
          <w:color w:val="242729"/>
          <w:sz w:val="23"/>
          <w:szCs w:val="23"/>
        </w:rPr>
        <w:t>Host - </w:t>
      </w:r>
      <w:r w:rsidRPr="00AA70B0">
        <w:rPr>
          <w:rFonts w:ascii="Consolas" w:eastAsia="Times New Roman" w:hAnsi="Consolas" w:cs="Courier New"/>
          <w:color w:val="242729"/>
          <w:sz w:val="20"/>
          <w:szCs w:val="20"/>
          <w:bdr w:val="none" w:sz="0" w:space="0" w:color="auto" w:frame="1"/>
          <w:shd w:val="clear" w:color="auto" w:fill="EFF0F1"/>
        </w:rPr>
        <w:t>drwxr-xr-x 7 me staff 238 Dec 23 12:10 mysql-data/</w:t>
      </w:r>
    </w:p>
    <w:p w:rsidR="00AA70B0" w:rsidRPr="00AA70B0" w:rsidRDefault="00AA70B0" w:rsidP="00AA70B0">
      <w:pPr>
        <w:numPr>
          <w:ilvl w:val="0"/>
          <w:numId w:val="11"/>
        </w:numPr>
        <w:shd w:val="clear" w:color="auto" w:fill="FFFFFF"/>
        <w:spacing w:after="0" w:line="240" w:lineRule="auto"/>
        <w:ind w:left="450"/>
        <w:textAlignment w:val="baseline"/>
        <w:rPr>
          <w:rFonts w:ascii="inherit" w:eastAsia="Times New Roman" w:hAnsi="inherit" w:cs="Arial"/>
          <w:color w:val="242729"/>
          <w:sz w:val="23"/>
          <w:szCs w:val="23"/>
        </w:rPr>
      </w:pPr>
      <w:r w:rsidRPr="00AA70B0">
        <w:rPr>
          <w:rFonts w:ascii="inherit" w:eastAsia="Times New Roman" w:hAnsi="inherit" w:cs="Arial"/>
          <w:color w:val="242729"/>
          <w:sz w:val="23"/>
          <w:szCs w:val="23"/>
        </w:rPr>
        <w:t>VM - </w:t>
      </w:r>
      <w:r w:rsidRPr="00AA70B0">
        <w:rPr>
          <w:rFonts w:ascii="Consolas" w:eastAsia="Times New Roman" w:hAnsi="Consolas" w:cs="Courier New"/>
          <w:color w:val="242729"/>
          <w:sz w:val="20"/>
          <w:szCs w:val="20"/>
          <w:bdr w:val="none" w:sz="0" w:space="0" w:color="auto" w:frame="1"/>
          <w:shd w:val="clear" w:color="auto" w:fill="EFF0F1"/>
        </w:rPr>
        <w:t>drwxr-xr-x 1 docker staff 238 Dec 23 20:10 mysql-data/</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As to the container, it won't run with the volume mounted. Without the </w:t>
      </w:r>
      <w:r w:rsidRPr="00AA70B0">
        <w:rPr>
          <w:rFonts w:ascii="Consolas" w:eastAsia="Times New Roman" w:hAnsi="Consolas" w:cs="Courier New"/>
          <w:color w:val="242729"/>
          <w:sz w:val="20"/>
          <w:szCs w:val="20"/>
          <w:bdr w:val="none" w:sz="0" w:space="0" w:color="auto" w:frame="1"/>
          <w:shd w:val="clear" w:color="auto" w:fill="EFF0F1"/>
        </w:rPr>
        <w:t>-v</w:t>
      </w:r>
      <w:r w:rsidRPr="00AA70B0">
        <w:rPr>
          <w:rFonts w:ascii="Arial" w:eastAsia="Times New Roman" w:hAnsi="Arial" w:cs="Arial"/>
          <w:color w:val="242729"/>
          <w:sz w:val="23"/>
          <w:szCs w:val="23"/>
        </w:rPr>
        <w:t> mount, it is:</w:t>
      </w:r>
    </w:p>
    <w:p w:rsidR="00AA70B0" w:rsidRPr="00AA70B0" w:rsidRDefault="00AA70B0" w:rsidP="00AA70B0">
      <w:pPr>
        <w:numPr>
          <w:ilvl w:val="0"/>
          <w:numId w:val="12"/>
        </w:numPr>
        <w:shd w:val="clear" w:color="auto" w:fill="FFFFFF"/>
        <w:spacing w:after="0" w:line="240" w:lineRule="auto"/>
        <w:ind w:left="450"/>
        <w:textAlignment w:val="baseline"/>
        <w:rPr>
          <w:rFonts w:ascii="inherit" w:eastAsia="Times New Roman" w:hAnsi="inherit" w:cs="Arial"/>
          <w:color w:val="242729"/>
          <w:sz w:val="23"/>
          <w:szCs w:val="23"/>
        </w:rPr>
      </w:pPr>
      <w:r w:rsidRPr="00AA70B0">
        <w:rPr>
          <w:rFonts w:ascii="inherit" w:eastAsia="Times New Roman" w:hAnsi="inherit" w:cs="Arial"/>
          <w:color w:val="242729"/>
          <w:sz w:val="23"/>
          <w:szCs w:val="23"/>
        </w:rPr>
        <w:t>Container - </w:t>
      </w:r>
      <w:r w:rsidRPr="00AA70B0">
        <w:rPr>
          <w:rFonts w:ascii="Consolas" w:eastAsia="Times New Roman" w:hAnsi="Consolas" w:cs="Courier New"/>
          <w:color w:val="242729"/>
          <w:sz w:val="20"/>
          <w:szCs w:val="20"/>
          <w:bdr w:val="none" w:sz="0" w:space="0" w:color="auto" w:frame="1"/>
          <w:shd w:val="clear" w:color="auto" w:fill="EFF0F1"/>
        </w:rPr>
        <w:t>drwxr-xr-x 4 mysql mysql 4096 Dec 24 00:37 mysql</w:t>
      </w:r>
    </w:p>
    <w:p w:rsidR="00AA70B0" w:rsidRPr="00AA70B0" w:rsidRDefault="00AA70B0" w:rsidP="00AA70B0">
      <w:pPr>
        <w:pStyle w:val="NormalWeb"/>
        <w:shd w:val="clear" w:color="auto" w:fill="FFFFFF"/>
        <w:spacing w:before="0" w:beforeAutospacing="0" w:after="240" w:afterAutospacing="0"/>
        <w:textAlignment w:val="baseline"/>
        <w:rPr>
          <w:rFonts w:ascii="Arial" w:hAnsi="Arial" w:cs="Arial"/>
          <w:color w:val="242729"/>
          <w:sz w:val="23"/>
          <w:szCs w:val="23"/>
        </w:rPr>
      </w:pPr>
      <w:r>
        <w:rPr>
          <w:sz w:val="18"/>
        </w:rPr>
        <w:lastRenderedPageBreak/>
        <w:t>-</w:t>
      </w:r>
      <w:r w:rsidRPr="00AA70B0">
        <w:rPr>
          <w:sz w:val="18"/>
        </w:rPr>
        <w:sym w:font="Wingdings" w:char="F0E0"/>
      </w:r>
      <w:r w:rsidRPr="00AA70B0">
        <w:rPr>
          <w:rFonts w:ascii="Arial" w:hAnsi="Arial" w:cs="Arial"/>
          <w:color w:val="242729"/>
          <w:sz w:val="23"/>
          <w:szCs w:val="23"/>
        </w:rPr>
        <w:t>The issue this comes from is the userids used by Mac and Linux respectively. Mac does not like Linux wanting to use the 1 for the userID.</w:t>
      </w:r>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The way I worked around all the permissions craziness in my mac + docker-machine setup is to use this Dockerfile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101094"/>
          <w:sz w:val="20"/>
          <w:szCs w:val="20"/>
          <w:bdr w:val="none" w:sz="0" w:space="0" w:color="auto" w:frame="1"/>
          <w:shd w:val="clear" w:color="auto" w:fill="EFF0F1"/>
        </w:rPr>
        <w:t>FROM</w:t>
      </w:r>
      <w:r w:rsidRPr="00AA70B0">
        <w:rPr>
          <w:rFonts w:ascii="inherit" w:eastAsia="Times New Roman" w:hAnsi="inherit" w:cs="Courier New"/>
          <w:color w:val="303336"/>
          <w:sz w:val="20"/>
          <w:szCs w:val="20"/>
          <w:bdr w:val="none" w:sz="0" w:space="0" w:color="auto" w:frame="1"/>
          <w:shd w:val="clear" w:color="auto" w:fill="EFF0F1"/>
        </w:rPr>
        <w:t xml:space="preserve"> mysql:</w:t>
      </w:r>
      <w:r w:rsidRPr="00AA70B0">
        <w:rPr>
          <w:rFonts w:ascii="inherit" w:eastAsia="Times New Roman" w:hAnsi="inherit" w:cs="Courier New"/>
          <w:color w:val="7D2727"/>
          <w:sz w:val="20"/>
          <w:szCs w:val="20"/>
          <w:bdr w:val="none" w:sz="0" w:space="0" w:color="auto" w:frame="1"/>
          <w:shd w:val="clear" w:color="auto" w:fill="EFF0F1"/>
        </w:rPr>
        <w:t>5.6</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RUN usermod -u </w:t>
      </w:r>
      <w:r w:rsidRPr="00AA70B0">
        <w:rPr>
          <w:rFonts w:ascii="inherit" w:eastAsia="Times New Roman" w:hAnsi="inherit" w:cs="Courier New"/>
          <w:color w:val="7D2727"/>
          <w:sz w:val="20"/>
          <w:szCs w:val="20"/>
          <w:bdr w:val="none" w:sz="0" w:space="0" w:color="auto" w:frame="1"/>
          <w:shd w:val="clear" w:color="auto" w:fill="EFF0F1"/>
        </w:rPr>
        <w:t>1000</w:t>
      </w:r>
      <w:r w:rsidRPr="00AA70B0">
        <w:rPr>
          <w:rFonts w:ascii="inherit" w:eastAsia="Times New Roman" w:hAnsi="inherit" w:cs="Courier New"/>
          <w:color w:val="303336"/>
          <w:sz w:val="20"/>
          <w:szCs w:val="20"/>
          <w:bdr w:val="none" w:sz="0" w:space="0" w:color="auto" w:frame="1"/>
          <w:shd w:val="clear" w:color="auto" w:fill="EFF0F1"/>
        </w:rPr>
        <w:t xml:space="preserve"> mysql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mkdir -p /var/run/mysqld</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A70B0">
        <w:rPr>
          <w:rFonts w:ascii="inherit" w:eastAsia="Times New Roman" w:hAnsi="inherit" w:cs="Courier New"/>
          <w:color w:val="303336"/>
          <w:sz w:val="20"/>
          <w:szCs w:val="20"/>
          <w:bdr w:val="none" w:sz="0" w:space="0" w:color="auto" w:frame="1"/>
          <w:shd w:val="clear" w:color="auto" w:fill="EFF0F1"/>
        </w:rPr>
        <w:t xml:space="preserve">RUN chmod -R </w:t>
      </w:r>
      <w:r w:rsidRPr="00AA70B0">
        <w:rPr>
          <w:rFonts w:ascii="inherit" w:eastAsia="Times New Roman" w:hAnsi="inherit" w:cs="Courier New"/>
          <w:color w:val="7D2727"/>
          <w:sz w:val="20"/>
          <w:szCs w:val="20"/>
          <w:bdr w:val="none" w:sz="0" w:space="0" w:color="auto" w:frame="1"/>
          <w:shd w:val="clear" w:color="auto" w:fill="EFF0F1"/>
        </w:rPr>
        <w:t>777</w:t>
      </w:r>
      <w:r w:rsidRPr="00AA70B0">
        <w:rPr>
          <w:rFonts w:ascii="inherit" w:eastAsia="Times New Roman" w:hAnsi="inherit" w:cs="Courier New"/>
          <w:color w:val="303336"/>
          <w:sz w:val="20"/>
          <w:szCs w:val="20"/>
          <w:bdr w:val="none" w:sz="0" w:space="0" w:color="auto" w:frame="1"/>
          <w:shd w:val="clear" w:color="auto" w:fill="EFF0F1"/>
        </w:rPr>
        <w:t xml:space="preserve"> /var/run/mysqld</w:t>
      </w:r>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Instead of the plain MySQL 5.6 Image.</w:t>
      </w:r>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The last 2 lines are necessary, because changing the userid for the mysql user will mess up the build in permissions for that image. =&gt; you need the 777 permissions to make it run here :/</w:t>
      </w:r>
    </w:p>
    <w:p w:rsid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I know this is a little hacky, but so far the best solution I know to the permissions issue here.</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23"/>
          <w:szCs w:val="23"/>
        </w:rPr>
        <w:t>---</w:t>
      </w:r>
      <w:r w:rsidRPr="00AA70B0">
        <w:rPr>
          <w:rFonts w:ascii="Arial" w:eastAsia="Times New Roman" w:hAnsi="Arial" w:cs="Arial"/>
          <w:color w:val="242729"/>
          <w:sz w:val="16"/>
          <w:szCs w:val="23"/>
        </w:rPr>
        <w:t xml:space="preserve">Okay, so that helped a lot! The image stays up at least. I'm not running it on a socket, though. Without the last two lines, though, I get this: [ERROR] Can't start server : Bind on unix socket: Permission denied [ERROR] Do you already have another mysqld server running on socket: /var/run/mysqld/mysqld.sock ? And then it does. Any ideas? – greggilbert Dec 24 '15 at 1:10 </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 xml:space="preserve">  </w:t>
      </w:r>
      <w:r w:rsidRPr="00AA70B0">
        <w:rPr>
          <w:rFonts w:ascii="Arial" w:eastAsia="Times New Roman" w:hAnsi="Arial" w:cs="Arial"/>
          <w:color w:val="242729"/>
          <w:sz w:val="16"/>
          <w:szCs w:val="23"/>
        </w:rPr>
        <w:tab/>
        <w:t xml:space="preserve"> </w:t>
      </w:r>
      <w:r w:rsidRPr="00AA70B0">
        <w:rPr>
          <w:rFonts w:ascii="Arial" w:eastAsia="Times New Roman" w:hAnsi="Arial" w:cs="Arial"/>
          <w:color w:val="242729"/>
          <w:sz w:val="16"/>
          <w:szCs w:val="23"/>
        </w:rPr>
        <w:tab/>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Oh sorry, my bad. I mixing thing sup a little here. If you switch user ids, this will mess with the permissions build into the base image. The userid 1000 will not have access to /var/run/mysqld =&gt; you need to adjust this manually. – Armin Braun Dec 24 '15 at 1:14</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 xml:space="preserve">  </w:t>
      </w:r>
      <w:r w:rsidRPr="00AA70B0">
        <w:rPr>
          <w:rFonts w:ascii="Arial" w:eastAsia="Times New Roman" w:hAnsi="Arial" w:cs="Arial"/>
          <w:color w:val="242729"/>
          <w:sz w:val="16"/>
          <w:szCs w:val="23"/>
        </w:rPr>
        <w:tab/>
        <w:t xml:space="preserve"> </w:t>
      </w:r>
      <w:r w:rsidRPr="00AA70B0">
        <w:rPr>
          <w:rFonts w:ascii="Arial" w:eastAsia="Times New Roman" w:hAnsi="Arial" w:cs="Arial"/>
          <w:color w:val="242729"/>
          <w:sz w:val="16"/>
          <w:szCs w:val="23"/>
        </w:rPr>
        <w:tab/>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thanks for the note. Attempting to connect from the linked container says ERROR 1130 (HY000): Host '172.17.0.3' is not allowed to connect to this MySQL server, so I'm thinking that maybe I have to add my own my.cnf in there as well? – greggilbert Dec 24 '15 at 1:18</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1</w:t>
      </w:r>
      <w:r w:rsidRPr="00AA70B0">
        <w:rPr>
          <w:rFonts w:ascii="Arial" w:eastAsia="Times New Roman" w:hAnsi="Arial" w:cs="Arial"/>
          <w:color w:val="242729"/>
          <w:sz w:val="16"/>
          <w:szCs w:val="23"/>
        </w:rPr>
        <w:tab/>
        <w:t xml:space="preserve"> </w:t>
      </w:r>
      <w:r w:rsidRPr="00AA70B0">
        <w:rPr>
          <w:rFonts w:ascii="Arial" w:eastAsia="Times New Roman" w:hAnsi="Arial" w:cs="Arial"/>
          <w:color w:val="242729"/>
          <w:sz w:val="16"/>
          <w:szCs w:val="23"/>
        </w:rPr>
        <w:tab/>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 xml:space="preserve">@alariva could you provide the logs for mysqld in your case? I'm sure we can figure it out from there. You could just add something like || cat /var/log/mysql* to the end of your command for starting mysql. (sorry don't know the log path by heart here, but should be close to the above) – Armin Braun Nov 17 '16 at 14:35 </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1</w:t>
      </w:r>
      <w:r w:rsidRPr="00AA70B0">
        <w:rPr>
          <w:rFonts w:ascii="Arial" w:eastAsia="Times New Roman" w:hAnsi="Arial" w:cs="Arial"/>
          <w:color w:val="242729"/>
          <w:sz w:val="16"/>
          <w:szCs w:val="23"/>
        </w:rPr>
        <w:tab/>
        <w:t xml:space="preserve"> </w:t>
      </w:r>
      <w:r w:rsidRPr="00AA70B0">
        <w:rPr>
          <w:rFonts w:ascii="Arial" w:eastAsia="Times New Roman" w:hAnsi="Arial" w:cs="Arial"/>
          <w:color w:val="242729"/>
          <w:sz w:val="16"/>
          <w:szCs w:val="23"/>
        </w:rPr>
        <w:tab/>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16"/>
          <w:szCs w:val="23"/>
        </w:rPr>
      </w:pPr>
      <w:r w:rsidRPr="00AA70B0">
        <w:rPr>
          <w:rFonts w:ascii="Arial" w:eastAsia="Times New Roman" w:hAnsi="Arial" w:cs="Arial"/>
          <w:color w:val="242729"/>
          <w:sz w:val="16"/>
          <w:szCs w:val="23"/>
        </w:rPr>
        <w:t>@alariva ah now I see, sorry for missing the obvious. You cannot run /etc/init.d/mysql start from inside a RUN section (or during image build in general when using the debian master image)! Look at stackoverflow.com/questions/26938684/… and the first answer there for more details. Sorry, but you'll need to reorganise your build somehow :( – Armin Braun Nov 18 '16 at 19:42</w:t>
      </w:r>
    </w:p>
    <w:p w:rsidR="00AA70B0" w:rsidRPr="00DD2425" w:rsidRDefault="00AA70B0" w:rsidP="00AA70B0">
      <w:pPr>
        <w:pStyle w:val="Heading1"/>
        <w:shd w:val="clear" w:color="auto" w:fill="FFFFFF"/>
        <w:spacing w:before="0" w:beforeAutospacing="0" w:after="0" w:afterAutospacing="0"/>
        <w:textAlignment w:val="baseline"/>
        <w:rPr>
          <w:rFonts w:ascii="Arial" w:hAnsi="Arial" w:cs="Arial"/>
          <w:color w:val="242729"/>
          <w:sz w:val="28"/>
          <w:szCs w:val="33"/>
        </w:rPr>
      </w:pPr>
      <w:r w:rsidRPr="00DD2425">
        <w:rPr>
          <w:sz w:val="14"/>
          <w:highlight w:val="yellow"/>
        </w:rPr>
        <w:t>19.)</w:t>
      </w:r>
      <w:r w:rsidRPr="00DD2425">
        <w:rPr>
          <w:rFonts w:ascii="Arial" w:hAnsi="Arial" w:cs="Arial"/>
          <w:color w:val="242729"/>
          <w:sz w:val="28"/>
          <w:szCs w:val="33"/>
          <w:highlight w:val="yellow"/>
        </w:rPr>
        <w:t xml:space="preserve"> </w:t>
      </w:r>
      <w:hyperlink r:id="rId128" w:history="1">
        <w:r w:rsidRPr="00DD2425">
          <w:rPr>
            <w:rFonts w:ascii="inherit" w:hAnsi="inherit" w:cs="Arial"/>
            <w:b w:val="0"/>
            <w:bCs w:val="0"/>
            <w:color w:val="242729"/>
            <w:sz w:val="32"/>
            <w:szCs w:val="36"/>
            <w:highlight w:val="yellow"/>
            <w:u w:val="single"/>
            <w:bdr w:val="none" w:sz="0" w:space="0" w:color="auto" w:frame="1"/>
          </w:rPr>
          <w:t>Docker - PG::ConnectionBad</w:t>
        </w:r>
      </w:hyperlink>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18"/>
          <w:szCs w:val="23"/>
        </w:rPr>
      </w:pPr>
      <w:r w:rsidRPr="00AA70B0">
        <w:rPr>
          <w:rFonts w:ascii="Arial" w:eastAsia="Times New Roman" w:hAnsi="Arial" w:cs="Arial"/>
          <w:color w:val="242729"/>
          <w:sz w:val="18"/>
          <w:szCs w:val="23"/>
        </w:rPr>
        <w:t>Running Rails with Phusion Passenger, currently having trouble with postgres, whenever I run the build command I get this error: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PG::ConnectionBad (could </w:t>
      </w:r>
      <w:r w:rsidRPr="00AA70B0">
        <w:rPr>
          <w:rFonts w:ascii="inherit" w:eastAsia="Times New Roman" w:hAnsi="inherit" w:cs="Courier New"/>
          <w:color w:val="101094"/>
          <w:sz w:val="20"/>
          <w:szCs w:val="20"/>
          <w:bdr w:val="none" w:sz="0" w:space="0" w:color="auto" w:frame="1"/>
          <w:shd w:val="clear" w:color="auto" w:fill="EFF0F1"/>
        </w:rPr>
        <w:t>not</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101094"/>
          <w:sz w:val="20"/>
          <w:szCs w:val="20"/>
          <w:bdr w:val="none" w:sz="0" w:space="0" w:color="auto" w:frame="1"/>
          <w:shd w:val="clear" w:color="auto" w:fill="EFF0F1"/>
        </w:rPr>
        <w:t>connect</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101094"/>
          <w:sz w:val="20"/>
          <w:szCs w:val="20"/>
          <w:bdr w:val="none" w:sz="0" w:space="0" w:color="auto" w:frame="1"/>
          <w:shd w:val="clear" w:color="auto" w:fill="EFF0F1"/>
        </w:rPr>
        <w:t>to</w:t>
      </w:r>
      <w:r w:rsidRPr="00AA70B0">
        <w:rPr>
          <w:rFonts w:ascii="inherit" w:eastAsia="Times New Roman" w:hAnsi="inherit" w:cs="Courier New"/>
          <w:color w:val="303336"/>
          <w:sz w:val="20"/>
          <w:szCs w:val="20"/>
          <w:bdr w:val="none" w:sz="0" w:space="0" w:color="auto" w:frame="1"/>
          <w:shd w:val="clear" w:color="auto" w:fill="EFF0F1"/>
        </w:rPr>
        <w:t xml:space="preserve"> server: No such </w:t>
      </w:r>
      <w:r w:rsidRPr="00AA70B0">
        <w:rPr>
          <w:rFonts w:ascii="inherit" w:eastAsia="Times New Roman" w:hAnsi="inherit" w:cs="Courier New"/>
          <w:color w:val="101094"/>
          <w:sz w:val="20"/>
          <w:szCs w:val="20"/>
          <w:bdr w:val="none" w:sz="0" w:space="0" w:color="auto" w:frame="1"/>
          <w:shd w:val="clear" w:color="auto" w:fill="EFF0F1"/>
        </w:rPr>
        <w:t>file</w:t>
      </w: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101094"/>
          <w:sz w:val="20"/>
          <w:szCs w:val="20"/>
          <w:bdr w:val="none" w:sz="0" w:space="0" w:color="auto" w:frame="1"/>
          <w:shd w:val="clear" w:color="auto" w:fill="EFF0F1"/>
        </w:rPr>
        <w:t>or</w:t>
      </w:r>
      <w:r w:rsidRPr="00AA70B0">
        <w:rPr>
          <w:rFonts w:ascii="inherit" w:eastAsia="Times New Roman" w:hAnsi="inherit" w:cs="Courier New"/>
          <w:color w:val="303336"/>
          <w:sz w:val="20"/>
          <w:szCs w:val="20"/>
          <w:bdr w:val="none" w:sz="0" w:space="0" w:color="auto" w:frame="1"/>
          <w:shd w:val="clear" w:color="auto" w:fill="EFF0F1"/>
        </w:rPr>
        <w:t xml:space="preserve"> directory</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w:t>
      </w:r>
      <w:r w:rsidRPr="00AA70B0">
        <w:rPr>
          <w:rFonts w:ascii="inherit" w:eastAsia="Times New Roman" w:hAnsi="inherit" w:cs="Courier New"/>
          <w:color w:val="101094"/>
          <w:sz w:val="20"/>
          <w:szCs w:val="20"/>
          <w:bdr w:val="none" w:sz="0" w:space="0" w:color="auto" w:frame="1"/>
          <w:shd w:val="clear" w:color="auto" w:fill="EFF0F1"/>
        </w:rPr>
        <w:t>Is</w:t>
      </w:r>
      <w:r w:rsidRPr="00AA70B0">
        <w:rPr>
          <w:rFonts w:ascii="inherit" w:eastAsia="Times New Roman" w:hAnsi="inherit" w:cs="Courier New"/>
          <w:color w:val="303336"/>
          <w:sz w:val="20"/>
          <w:szCs w:val="20"/>
          <w:bdr w:val="none" w:sz="0" w:space="0" w:color="auto" w:frame="1"/>
          <w:shd w:val="clear" w:color="auto" w:fill="EFF0F1"/>
        </w:rPr>
        <w:t xml:space="preserve"> the server running locally </w:t>
      </w:r>
      <w:r w:rsidRPr="00AA70B0">
        <w:rPr>
          <w:rFonts w:ascii="inherit" w:eastAsia="Times New Roman" w:hAnsi="inherit" w:cs="Courier New"/>
          <w:color w:val="101094"/>
          <w:sz w:val="20"/>
          <w:szCs w:val="20"/>
          <w:bdr w:val="none" w:sz="0" w:space="0" w:color="auto" w:frame="1"/>
          <w:shd w:val="clear" w:color="auto" w:fill="EFF0F1"/>
        </w:rPr>
        <w:t>and</w:t>
      </w:r>
      <w:r w:rsidRPr="00AA70B0">
        <w:rPr>
          <w:rFonts w:ascii="inherit" w:eastAsia="Times New Roman" w:hAnsi="inherit" w:cs="Courier New"/>
          <w:color w:val="303336"/>
          <w:sz w:val="20"/>
          <w:szCs w:val="20"/>
          <w:bdr w:val="none" w:sz="0" w:space="0" w:color="auto" w:frame="1"/>
          <w:shd w:val="clear" w:color="auto" w:fill="EFF0F1"/>
        </w:rPr>
        <w:t xml:space="preserve"> accepting</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     connections </w:t>
      </w:r>
      <w:r w:rsidRPr="00AA70B0">
        <w:rPr>
          <w:rFonts w:ascii="inherit" w:eastAsia="Times New Roman" w:hAnsi="inherit" w:cs="Courier New"/>
          <w:color w:val="101094"/>
          <w:sz w:val="20"/>
          <w:szCs w:val="20"/>
          <w:bdr w:val="none" w:sz="0" w:space="0" w:color="auto" w:frame="1"/>
          <w:shd w:val="clear" w:color="auto" w:fill="EFF0F1"/>
        </w:rPr>
        <w:t>on</w:t>
      </w:r>
      <w:r w:rsidRPr="00AA70B0">
        <w:rPr>
          <w:rFonts w:ascii="inherit" w:eastAsia="Times New Roman" w:hAnsi="inherit" w:cs="Courier New"/>
          <w:color w:val="303336"/>
          <w:sz w:val="20"/>
          <w:szCs w:val="20"/>
          <w:bdr w:val="none" w:sz="0" w:space="0" w:color="auto" w:frame="1"/>
          <w:shd w:val="clear" w:color="auto" w:fill="EFF0F1"/>
        </w:rPr>
        <w:t xml:space="preserve"> Unix domain socket </w:t>
      </w:r>
      <w:r w:rsidRPr="00AA70B0">
        <w:rPr>
          <w:rFonts w:ascii="inherit" w:eastAsia="Times New Roman" w:hAnsi="inherit" w:cs="Courier New"/>
          <w:color w:val="7D2727"/>
          <w:sz w:val="20"/>
          <w:szCs w:val="20"/>
          <w:bdr w:val="none" w:sz="0" w:space="0" w:color="auto" w:frame="1"/>
          <w:shd w:val="clear" w:color="auto" w:fill="EFF0F1"/>
        </w:rPr>
        <w:t>"/var/run/postgresql/.s.PGSQL.5432"</w:t>
      </w:r>
      <w:r w:rsidRPr="00AA70B0">
        <w:rPr>
          <w:rFonts w:ascii="inherit" w:eastAsia="Times New Roman" w:hAnsi="inherit" w:cs="Courier New"/>
          <w:color w:val="303336"/>
          <w:sz w:val="20"/>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A70B0">
        <w:rPr>
          <w:rFonts w:ascii="inherit" w:eastAsia="Times New Roman" w:hAnsi="inherit" w:cs="Courier New"/>
          <w:color w:val="303336"/>
          <w:sz w:val="20"/>
          <w:szCs w:val="20"/>
          <w:bdr w:val="none" w:sz="0" w:space="0" w:color="auto" w:frame="1"/>
          <w:shd w:val="clear" w:color="auto" w:fill="EFF0F1"/>
        </w:rPr>
        <w:t xml:space="preserve"> ):</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hyperlink r:id="rId129" w:history="1">
        <w:r w:rsidRPr="00AA70B0">
          <w:rPr>
            <w:rFonts w:ascii="inherit" w:eastAsia="Times New Roman" w:hAnsi="inherit" w:cs="Arial"/>
            <w:color w:val="005999"/>
            <w:sz w:val="23"/>
            <w:szCs w:val="23"/>
            <w:bdr w:val="none" w:sz="0" w:space="0" w:color="auto" w:frame="1"/>
          </w:rPr>
          <w:t>My Dockerfile</w:t>
        </w:r>
      </w:hyperlink>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101094"/>
          <w:sz w:val="20"/>
          <w:szCs w:val="20"/>
          <w:bdr w:val="none" w:sz="0" w:space="0" w:color="auto" w:frame="1"/>
          <w:shd w:val="clear" w:color="auto" w:fill="EFF0F1"/>
        </w:rPr>
        <w:t>FROM</w:t>
      </w:r>
      <w:r w:rsidRPr="00AA70B0">
        <w:rPr>
          <w:rFonts w:ascii="inherit" w:eastAsia="Times New Roman" w:hAnsi="inherit" w:cs="Courier New"/>
          <w:color w:val="303336"/>
          <w:sz w:val="20"/>
          <w:szCs w:val="20"/>
          <w:bdr w:val="none" w:sz="0" w:space="0" w:color="auto" w:frame="1"/>
          <w:shd w:val="clear" w:color="auto" w:fill="EFF0F1"/>
        </w:rPr>
        <w:t xml:space="preserve"> phusion/passenger-customizable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MAINTAINER VodkaMD &lt;support@nyvur.com&gt;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ENV RACK_ENV=</w:t>
      </w:r>
      <w:r w:rsidRPr="00AA70B0">
        <w:rPr>
          <w:rFonts w:ascii="inherit" w:eastAsia="Times New Roman" w:hAnsi="inherit" w:cs="Courier New"/>
          <w:color w:val="7D2727"/>
          <w:sz w:val="20"/>
          <w:szCs w:val="20"/>
          <w:bdr w:val="none" w:sz="0" w:space="0" w:color="auto" w:frame="1"/>
          <w:shd w:val="clear" w:color="auto" w:fill="EFF0F1"/>
        </w:rPr>
        <w:t>"production"</w:t>
      </w:r>
      <w:r w:rsidRPr="00AA70B0">
        <w:rPr>
          <w:rFonts w:ascii="inherit" w:eastAsia="Times New Roman" w:hAnsi="inherit" w:cs="Courier New"/>
          <w:color w:val="303336"/>
          <w:sz w:val="20"/>
          <w:szCs w:val="20"/>
          <w:bdr w:val="none" w:sz="0" w:space="0" w:color="auto" w:frame="1"/>
          <w:shd w:val="clear" w:color="auto" w:fill="EFF0F1"/>
        </w:rPr>
        <w:t xml:space="preserve"> RAILS_ENV=</w:t>
      </w:r>
      <w:r w:rsidRPr="00AA70B0">
        <w:rPr>
          <w:rFonts w:ascii="inherit" w:eastAsia="Times New Roman" w:hAnsi="inherit" w:cs="Courier New"/>
          <w:color w:val="7D2727"/>
          <w:sz w:val="20"/>
          <w:szCs w:val="20"/>
          <w:bdr w:val="none" w:sz="0" w:space="0" w:color="auto" w:frame="1"/>
          <w:shd w:val="clear" w:color="auto" w:fill="EFF0F1"/>
        </w:rPr>
        <w:t>"production"</w:t>
      </w:r>
      <w:r w:rsidRPr="00AA70B0">
        <w:rPr>
          <w:rFonts w:ascii="inherit" w:eastAsia="Times New Roman" w:hAnsi="inherit" w:cs="Courier New"/>
          <w:color w:val="303336"/>
          <w:sz w:val="20"/>
          <w:szCs w:val="20"/>
          <w:bdr w:val="none" w:sz="0" w:space="0" w:color="auto" w:frame="1"/>
          <w:shd w:val="clear" w:color="auto" w:fill="EFF0F1"/>
        </w:rPr>
        <w:t xml:space="preserve"> SECRET_KEY_BASE=</w:t>
      </w:r>
      <w:r w:rsidRPr="00AA70B0">
        <w:rPr>
          <w:rFonts w:ascii="inherit" w:eastAsia="Times New Roman" w:hAnsi="inherit" w:cs="Courier New"/>
          <w:color w:val="7D2727"/>
          <w:sz w:val="20"/>
          <w:szCs w:val="20"/>
          <w:bdr w:val="none" w:sz="0" w:space="0" w:color="auto" w:frame="1"/>
          <w:shd w:val="clear" w:color="auto" w:fill="EFF0F1"/>
        </w:rPr>
        <w:t>"e09afa8b753cb175bcef7eb5f737accd02a4c16d9b6e5d475943605abd4277cdf47c488812d21d9c7117efd489d876f34be52f7ef7e88b21759a079339b198ce"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ENV HOME /root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CMD [</w:t>
      </w:r>
      <w:r w:rsidRPr="00AA70B0">
        <w:rPr>
          <w:rFonts w:ascii="inherit" w:eastAsia="Times New Roman" w:hAnsi="inherit" w:cs="Courier New"/>
          <w:color w:val="7D2727"/>
          <w:sz w:val="20"/>
          <w:szCs w:val="20"/>
          <w:bdr w:val="none" w:sz="0" w:space="0" w:color="auto" w:frame="1"/>
          <w:shd w:val="clear" w:color="auto" w:fill="EFF0F1"/>
        </w:rPr>
        <w:t>"/sbin/my_init"</w:t>
      </w:r>
      <w:r w:rsidRPr="00AA70B0">
        <w:rPr>
          <w:rFonts w:ascii="inherit" w:eastAsia="Times New Roman" w:hAnsi="inherit" w:cs="Courier New"/>
          <w:color w:val="303336"/>
          <w:sz w:val="20"/>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/pd_build/utilities.sh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/pd_build/ruby2</w:t>
      </w:r>
      <w:r w:rsidRPr="00AA70B0">
        <w:rPr>
          <w:rFonts w:ascii="inherit" w:eastAsia="Times New Roman" w:hAnsi="inherit" w:cs="Courier New"/>
          <w:color w:val="7D2727"/>
          <w:sz w:val="20"/>
          <w:szCs w:val="20"/>
          <w:bdr w:val="none" w:sz="0" w:space="0" w:color="auto" w:frame="1"/>
          <w:shd w:val="clear" w:color="auto" w:fill="EFF0F1"/>
        </w:rPr>
        <w:t>.2</w:t>
      </w:r>
      <w:r w:rsidRPr="00AA70B0">
        <w:rPr>
          <w:rFonts w:ascii="inherit" w:eastAsia="Times New Roman" w:hAnsi="inherit" w:cs="Courier New"/>
          <w:color w:val="303336"/>
          <w:sz w:val="20"/>
          <w:szCs w:val="20"/>
          <w:bdr w:val="none" w:sz="0" w:space="0" w:color="auto" w:frame="1"/>
          <w:shd w:val="clear" w:color="auto" w:fill="EFF0F1"/>
        </w:rPr>
        <w:t>.sh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/pd_build/python.sh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/pd_build/nodejs.sh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Custom instructions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 xml:space="preserve">RUN apt-get </w:t>
      </w:r>
      <w:r w:rsidRPr="00AA70B0">
        <w:rPr>
          <w:rFonts w:ascii="inherit" w:eastAsia="Times New Roman" w:hAnsi="inherit" w:cs="Courier New"/>
          <w:color w:val="101094"/>
          <w:sz w:val="20"/>
          <w:szCs w:val="20"/>
          <w:bdr w:val="none" w:sz="0" w:space="0" w:color="auto" w:frame="1"/>
          <w:shd w:val="clear" w:color="auto" w:fill="EFF0F1"/>
        </w:rPr>
        <w:t>update</w:t>
      </w:r>
      <w:r w:rsidRPr="00AA70B0">
        <w:rPr>
          <w:rFonts w:ascii="inherit" w:eastAsia="Times New Roman" w:hAnsi="inherit" w:cs="Courier New"/>
          <w:color w:val="303336"/>
          <w:sz w:val="20"/>
          <w:szCs w:val="20"/>
          <w:bdr w:val="none" w:sz="0" w:space="0" w:color="auto" w:frame="1"/>
          <w:shd w:val="clear" w:color="auto" w:fill="EFF0F1"/>
        </w:rPr>
        <w:t xml:space="preserve"> &amp;&amp; apt-get install -y vim nano dialog net-tools build-essential wget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lastRenderedPageBreak/>
        <w:t xml:space="preserve">RUN apt-get install -y postgresql-client </w:t>
      </w:r>
      <w:r w:rsidRPr="00AA70B0">
        <w:rPr>
          <w:rFonts w:ascii="inherit" w:eastAsia="Times New Roman" w:hAnsi="inherit" w:cs="Courier New"/>
          <w:color w:val="858C93"/>
          <w:sz w:val="20"/>
          <w:szCs w:val="20"/>
          <w:bdr w:val="none" w:sz="0" w:space="0" w:color="auto" w:frame="1"/>
          <w:shd w:val="clear" w:color="auto" w:fill="EFF0F1"/>
        </w:rPr>
        <w:t>--no-install-recommends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303336"/>
          <w:sz w:val="20"/>
          <w:szCs w:val="20"/>
          <w:bdr w:val="none" w:sz="0" w:space="0" w:color="auto" w:frame="1"/>
          <w:shd w:val="clear" w:color="auto" w:fill="EFF0F1"/>
        </w:rPr>
        <w:t>RUN apt-get clean &amp;&amp; rm -rf /var/lib/apt/lists</w:t>
      </w:r>
      <w:r w:rsidRPr="00AA70B0">
        <w:rPr>
          <w:rFonts w:ascii="inherit" w:eastAsia="Times New Roman" w:hAnsi="inherit" w:cs="Courier New"/>
          <w:color w:val="858C93"/>
          <w:sz w:val="20"/>
          <w:szCs w:val="20"/>
          <w:bdr w:val="none" w:sz="0" w:space="0" w:color="auto" w:frame="1"/>
          <w:shd w:val="clear" w:color="auto" w:fill="EFF0F1"/>
        </w:rPr>
        <w:t>/* /tmp/* /var/tmp/*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Generate SSL Certificate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mkdir /etc/nginx/ssl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RUN openssl req -x509 -nodes -days 365 -newkey rsa:2048 -keyout /etc/nginx/ssl/nginx.key -out /etc/nginx/ssl/nginx.crt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Enable Nginx and Passenger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rm -f /etc/service/nginx/down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Enable Redis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rm -f /etc/service/redis/down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Enable SSH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rm -f /etc/service/sshd/down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Enable Postgres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rm -f /etc/service/postgres/down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Install bundle of gems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WORKDIR /tmp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ADD Gemfile /tmp/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ADD Gemfile.lock /tmp/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bundle install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Copy application folder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mkdir /home/app/Nyvur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ADD . /home/app/Nyvur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chown -R app:app /home/app/Nyvur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WORKDIR /home/app/Nyvur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bundle exec rake assets:precompile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 Add a virtual host entry</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rm /etc/nginx/sites-enabled/default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COPY config/nginx_configs.conf /etc/nginx/sites-enabled/Nyvur.conf</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ADD config/postgres-env.conf /etc/nginx/main.d/postgres-env.conf</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mkdir -p /var/www/Nyvur/tmp/pids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mkdir -p /var/www/Nyvur/tmp/sockets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mkdir -p /var/www/Nyvur/log</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RUN apt-get clean &amp;&amp; rm -rf /var/lib/apt/lists/* /tmp/* /var/tmp/*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858C93"/>
          <w:sz w:val="20"/>
          <w:szCs w:val="20"/>
          <w:bdr w:val="none" w:sz="0" w:space="0" w:color="auto" w:frame="1"/>
          <w:shd w:val="clear" w:color="auto" w:fill="EFF0F1"/>
        </w:rPr>
      </w:pPr>
      <w:r w:rsidRPr="00AA70B0">
        <w:rPr>
          <w:rFonts w:ascii="inherit" w:eastAsia="Times New Roman" w:hAnsi="inherit" w:cs="Courier New"/>
          <w:color w:val="858C93"/>
          <w:sz w:val="20"/>
          <w:szCs w:val="20"/>
          <w:bdr w:val="none" w:sz="0" w:space="0" w:color="auto" w:frame="1"/>
          <w:shd w:val="clear" w:color="auto" w:fill="EFF0F1"/>
        </w:rPr>
        <w:t>EXPOSE 80 443</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AA70B0">
        <w:rPr>
          <w:rFonts w:ascii="inherit" w:eastAsia="Times New Roman" w:hAnsi="inherit" w:cs="Courier New"/>
          <w:color w:val="858C93"/>
          <w:sz w:val="20"/>
          <w:szCs w:val="20"/>
          <w:bdr w:val="none" w:sz="0" w:space="0" w:color="auto" w:frame="1"/>
          <w:shd w:val="clear" w:color="auto" w:fill="EFF0F1"/>
        </w:rPr>
        <w:t>RUN bundle exec passenger start -p 80 -e production</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3"/>
          <w:szCs w:val="23"/>
        </w:rPr>
      </w:pPr>
      <w:hyperlink r:id="rId130" w:history="1">
        <w:r w:rsidRPr="00AA70B0">
          <w:rPr>
            <w:rFonts w:ascii="inherit" w:eastAsia="Times New Roman" w:hAnsi="inherit" w:cs="Arial"/>
            <w:color w:val="005999"/>
            <w:sz w:val="23"/>
            <w:szCs w:val="23"/>
            <w:bdr w:val="none" w:sz="0" w:space="0" w:color="auto" w:frame="1"/>
          </w:rPr>
          <w:t>My docker-compose</w:t>
        </w:r>
      </w:hyperlink>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postgres: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restart: always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image: postgres:</w:t>
      </w:r>
      <w:r w:rsidRPr="00AA70B0">
        <w:rPr>
          <w:rFonts w:ascii="inherit" w:eastAsia="Times New Roman" w:hAnsi="inherit" w:cs="Courier New"/>
          <w:color w:val="7D2727"/>
          <w:sz w:val="16"/>
          <w:szCs w:val="20"/>
          <w:bdr w:val="none" w:sz="0" w:space="0" w:color="auto" w:frame="1"/>
          <w:shd w:val="clear" w:color="auto" w:fill="EFF0F1"/>
        </w:rPr>
        <w:t>9.4.4</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w:t>
      </w:r>
      <w:r w:rsidRPr="00AA70B0">
        <w:rPr>
          <w:rFonts w:ascii="inherit" w:eastAsia="Times New Roman" w:hAnsi="inherit" w:cs="Courier New"/>
          <w:color w:val="7D2727"/>
          <w:sz w:val="16"/>
          <w:szCs w:val="20"/>
          <w:bdr w:val="none" w:sz="0" w:space="0" w:color="auto" w:frame="1"/>
          <w:shd w:val="clear" w:color="auto" w:fill="EFF0F1"/>
        </w:rPr>
        <w:t>"5432:5432"</w:t>
      </w:r>
      <w:r w:rsidRPr="00AA70B0">
        <w:rPr>
          <w:rFonts w:ascii="inherit" w:eastAsia="Times New Roman" w:hAnsi="inherit" w:cs="Courier New"/>
          <w:color w:val="303336"/>
          <w:sz w:val="16"/>
          <w:szCs w:val="20"/>
          <w:bdr w:val="none" w:sz="0" w:space="0" w:color="auto" w:frame="1"/>
          <w:shd w:val="clear" w:color="auto" w:fill="EFF0F1"/>
        </w:rPr>
        <w:t xml:space="preserve"> # Bind host port </w:t>
      </w:r>
      <w:r w:rsidRPr="00AA70B0">
        <w:rPr>
          <w:rFonts w:ascii="inherit" w:eastAsia="Times New Roman" w:hAnsi="inherit" w:cs="Courier New"/>
          <w:color w:val="7D2727"/>
          <w:sz w:val="16"/>
          <w:szCs w:val="20"/>
          <w:bdr w:val="none" w:sz="0" w:space="0" w:color="auto" w:frame="1"/>
          <w:shd w:val="clear" w:color="auto" w:fill="EFF0F1"/>
        </w:rPr>
        <w:t>5432</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to</w:t>
      </w:r>
      <w:r w:rsidRPr="00AA70B0">
        <w:rPr>
          <w:rFonts w:ascii="inherit" w:eastAsia="Times New Roman" w:hAnsi="inherit" w:cs="Courier New"/>
          <w:color w:val="303336"/>
          <w:sz w:val="16"/>
          <w:szCs w:val="20"/>
          <w:bdr w:val="none" w:sz="0" w:space="0" w:color="auto" w:frame="1"/>
          <w:shd w:val="clear" w:color="auto" w:fill="EFF0F1"/>
        </w:rPr>
        <w:t xml:space="preserve"> PostgreSQL port </w:t>
      </w:r>
      <w:r w:rsidRPr="00AA70B0">
        <w:rPr>
          <w:rFonts w:ascii="inherit" w:eastAsia="Times New Roman" w:hAnsi="inherit" w:cs="Courier New"/>
          <w:color w:val="7D2727"/>
          <w:sz w:val="16"/>
          <w:szCs w:val="20"/>
          <w:bdr w:val="none" w:sz="0" w:space="0" w:color="auto" w:frame="1"/>
          <w:shd w:val="clear" w:color="auto" w:fill="EFF0F1"/>
        </w:rPr>
        <w:t>5432</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volumes: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./db/dumps:/app-db-dumps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./db/postgres-setup.sql/docker-entrypoint-initdb.d/setup.sql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environment: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LC_ALL: C.UTF-8</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POSTGRES_PASSWORD: </w:t>
      </w:r>
      <w:r w:rsidRPr="00AA70B0">
        <w:rPr>
          <w:rFonts w:ascii="inherit" w:eastAsia="Times New Roman" w:hAnsi="inherit" w:cs="Courier New"/>
          <w:color w:val="7D2727"/>
          <w:sz w:val="16"/>
          <w:szCs w:val="20"/>
          <w:bdr w:val="none" w:sz="0" w:space="0" w:color="auto" w:frame="1"/>
          <w:shd w:val="clear" w:color="auto" w:fill="EFF0F1"/>
        </w:rPr>
        <w:t>3</w:t>
      </w:r>
      <w:r w:rsidRPr="00AA70B0">
        <w:rPr>
          <w:rFonts w:ascii="inherit" w:eastAsia="Times New Roman" w:hAnsi="inherit" w:cs="Courier New"/>
          <w:color w:val="303336"/>
          <w:sz w:val="16"/>
          <w:szCs w:val="20"/>
          <w:bdr w:val="none" w:sz="0" w:space="0" w:color="auto" w:frame="1"/>
          <w:shd w:val="clear" w:color="auto" w:fill="EFF0F1"/>
        </w:rPr>
        <w:t>x1mpl3</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mongo:</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image: mongo:</w:t>
      </w:r>
      <w:r w:rsidRPr="00AA70B0">
        <w:rPr>
          <w:rFonts w:ascii="inherit" w:eastAsia="Times New Roman" w:hAnsi="inherit" w:cs="Courier New"/>
          <w:color w:val="7D2727"/>
          <w:sz w:val="16"/>
          <w:szCs w:val="20"/>
          <w:bdr w:val="none" w:sz="0" w:space="0" w:color="auto" w:frame="1"/>
          <w:shd w:val="clear" w:color="auto" w:fill="EFF0F1"/>
        </w:rPr>
        <w:t>3.0.7</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w:t>
      </w:r>
      <w:r w:rsidRPr="00AA70B0">
        <w:rPr>
          <w:rFonts w:ascii="inherit" w:eastAsia="Times New Roman" w:hAnsi="inherit" w:cs="Courier New"/>
          <w:color w:val="7D2727"/>
          <w:sz w:val="16"/>
          <w:szCs w:val="20"/>
          <w:bdr w:val="none" w:sz="0" w:space="0" w:color="auto" w:frame="1"/>
          <w:shd w:val="clear" w:color="auto" w:fill="EFF0F1"/>
        </w:rPr>
        <w:t>"27017:27017"</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command: </w:t>
      </w:r>
      <w:r w:rsidRPr="00AA70B0">
        <w:rPr>
          <w:rFonts w:ascii="inherit" w:eastAsia="Times New Roman" w:hAnsi="inherit" w:cs="Courier New"/>
          <w:color w:val="858C93"/>
          <w:sz w:val="16"/>
          <w:szCs w:val="20"/>
          <w:bdr w:val="none" w:sz="0" w:space="0" w:color="auto" w:frame="1"/>
          <w:shd w:val="clear" w:color="auto" w:fill="EFF0F1"/>
        </w:rPr>
        <w:t>--smallfiles --rest --auth</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redis: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lastRenderedPageBreak/>
        <w:t xml:space="preserve">  image: redis:</w:t>
      </w:r>
      <w:r w:rsidRPr="00AA70B0">
        <w:rPr>
          <w:rFonts w:ascii="inherit" w:eastAsia="Times New Roman" w:hAnsi="inherit" w:cs="Courier New"/>
          <w:color w:val="7D2727"/>
          <w:sz w:val="16"/>
          <w:szCs w:val="20"/>
          <w:bdr w:val="none" w:sz="0" w:space="0" w:color="auto" w:frame="1"/>
          <w:shd w:val="clear" w:color="auto" w:fill="EFF0F1"/>
        </w:rPr>
        <w:t>3.0.4</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w:t>
      </w:r>
      <w:r w:rsidRPr="00AA70B0">
        <w:rPr>
          <w:rFonts w:ascii="inherit" w:eastAsia="Times New Roman" w:hAnsi="inherit" w:cs="Courier New"/>
          <w:color w:val="7D2727"/>
          <w:sz w:val="16"/>
          <w:szCs w:val="20"/>
          <w:bdr w:val="none" w:sz="0" w:space="0" w:color="auto" w:frame="1"/>
          <w:shd w:val="clear" w:color="auto" w:fill="EFF0F1"/>
        </w:rPr>
        <w:t>"6379:6379"</w:t>
      </w:r>
      <w:r w:rsidRPr="00AA70B0">
        <w:rPr>
          <w:rFonts w:ascii="inherit" w:eastAsia="Times New Roman" w:hAnsi="inherit" w:cs="Courier New"/>
          <w:color w:val="303336"/>
          <w:sz w:val="16"/>
          <w:szCs w:val="20"/>
          <w:bdr w:val="none" w:sz="0" w:space="0" w:color="auto" w:frame="1"/>
          <w:shd w:val="clear" w:color="auto" w:fill="EFF0F1"/>
        </w:rPr>
        <w:t xml:space="preserve"> # Bind host port </w:t>
      </w:r>
      <w:r w:rsidRPr="00AA70B0">
        <w:rPr>
          <w:rFonts w:ascii="inherit" w:eastAsia="Times New Roman" w:hAnsi="inherit" w:cs="Courier New"/>
          <w:color w:val="7D2727"/>
          <w:sz w:val="16"/>
          <w:szCs w:val="20"/>
          <w:bdr w:val="none" w:sz="0" w:space="0" w:color="auto" w:frame="1"/>
          <w:shd w:val="clear" w:color="auto" w:fill="EFF0F1"/>
        </w:rPr>
        <w:t>6379</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to</w:t>
      </w:r>
      <w:r w:rsidRPr="00AA70B0">
        <w:rPr>
          <w:rFonts w:ascii="inherit" w:eastAsia="Times New Roman" w:hAnsi="inherit" w:cs="Courier New"/>
          <w:color w:val="303336"/>
          <w:sz w:val="16"/>
          <w:szCs w:val="20"/>
          <w:bdr w:val="none" w:sz="0" w:space="0" w:color="auto" w:frame="1"/>
          <w:shd w:val="clear" w:color="auto" w:fill="EFF0F1"/>
        </w:rPr>
        <w:t xml:space="preserve"> Redis port </w:t>
      </w:r>
      <w:r w:rsidRPr="00AA70B0">
        <w:rPr>
          <w:rFonts w:ascii="inherit" w:eastAsia="Times New Roman" w:hAnsi="inherit" w:cs="Courier New"/>
          <w:color w:val="7D2727"/>
          <w:sz w:val="16"/>
          <w:szCs w:val="20"/>
          <w:bdr w:val="none" w:sz="0" w:space="0" w:color="auto" w:frame="1"/>
          <w:shd w:val="clear" w:color="auto" w:fill="EFF0F1"/>
        </w:rPr>
        <w:t>6379</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web: &amp;app_base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build: .</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ports: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w:t>
      </w:r>
      <w:r w:rsidRPr="00AA70B0">
        <w:rPr>
          <w:rFonts w:ascii="inherit" w:eastAsia="Times New Roman" w:hAnsi="inherit" w:cs="Courier New"/>
          <w:color w:val="7D2727"/>
          <w:sz w:val="16"/>
          <w:szCs w:val="20"/>
          <w:bdr w:val="none" w:sz="0" w:space="0" w:color="auto" w:frame="1"/>
          <w:shd w:val="clear" w:color="auto" w:fill="EFF0F1"/>
        </w:rPr>
        <w:t>"80:80"</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volumes: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.:/Nyvur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links: &amp;app_links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postgres:postgres.local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redis:redis.local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environment: &amp;app_environment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PostgreSQL Development </w:t>
      </w:r>
      <w:r w:rsidRPr="00AA70B0">
        <w:rPr>
          <w:rFonts w:ascii="inherit" w:eastAsia="Times New Roman" w:hAnsi="inherit" w:cs="Courier New"/>
          <w:color w:val="101094"/>
          <w:sz w:val="16"/>
          <w:szCs w:val="20"/>
          <w:bdr w:val="none" w:sz="0" w:space="0" w:color="auto" w:frame="1"/>
          <w:shd w:val="clear" w:color="auto" w:fill="EFF0F1"/>
        </w:rPr>
        <w:t>Database</w:t>
      </w:r>
      <w:r w:rsidRPr="00AA70B0">
        <w:rPr>
          <w:rFonts w:ascii="inherit" w:eastAsia="Times New Roman" w:hAnsi="inherit" w:cs="Courier New"/>
          <w:color w:val="303336"/>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DATABASE_URL: postgres://postgres:</w:t>
      </w:r>
      <w:r w:rsidRPr="00AA70B0">
        <w:rPr>
          <w:rFonts w:ascii="inherit" w:eastAsia="Times New Roman" w:hAnsi="inherit" w:cs="Courier New"/>
          <w:color w:val="7D2727"/>
          <w:sz w:val="16"/>
          <w:szCs w:val="20"/>
          <w:bdr w:val="none" w:sz="0" w:space="0" w:color="auto" w:frame="1"/>
          <w:shd w:val="clear" w:color="auto" w:fill="EFF0F1"/>
        </w:rPr>
        <w:t>3</w:t>
      </w:r>
      <w:r w:rsidRPr="00AA70B0">
        <w:rPr>
          <w:rFonts w:ascii="inherit" w:eastAsia="Times New Roman" w:hAnsi="inherit" w:cs="Courier New"/>
          <w:color w:val="303336"/>
          <w:sz w:val="16"/>
          <w:szCs w:val="20"/>
          <w:bdr w:val="none" w:sz="0" w:space="0" w:color="auto" w:frame="1"/>
          <w:shd w:val="clear" w:color="auto" w:fill="EFF0F1"/>
        </w:rPr>
        <w:t>x1mpl3@postgres.local:</w:t>
      </w:r>
      <w:r w:rsidRPr="00AA70B0">
        <w:rPr>
          <w:rFonts w:ascii="inherit" w:eastAsia="Times New Roman" w:hAnsi="inherit" w:cs="Courier New"/>
          <w:color w:val="7D2727"/>
          <w:sz w:val="16"/>
          <w:szCs w:val="20"/>
          <w:bdr w:val="none" w:sz="0" w:space="0" w:color="auto" w:frame="1"/>
          <w:shd w:val="clear" w:color="auto" w:fill="EFF0F1"/>
        </w:rPr>
        <w:t>5432</w:t>
      </w:r>
      <w:r w:rsidRPr="00AA70B0">
        <w:rPr>
          <w:rFonts w:ascii="inherit" w:eastAsia="Times New Roman" w:hAnsi="inherit" w:cs="Courier New"/>
          <w:color w:val="303336"/>
          <w:sz w:val="16"/>
          <w:szCs w:val="20"/>
          <w:bdr w:val="none" w:sz="0" w:space="0" w:color="auto" w:frame="1"/>
          <w:shd w:val="clear" w:color="auto" w:fill="EFF0F1"/>
        </w:rPr>
        <w:t>/App_production?pool=</w:t>
      </w:r>
      <w:r w:rsidRPr="00AA70B0">
        <w:rPr>
          <w:rFonts w:ascii="inherit" w:eastAsia="Times New Roman" w:hAnsi="inherit" w:cs="Courier New"/>
          <w:color w:val="7D2727"/>
          <w:sz w:val="16"/>
          <w:szCs w:val="20"/>
          <w:bdr w:val="none" w:sz="0" w:space="0" w:color="auto" w:frame="1"/>
          <w:shd w:val="clear" w:color="auto" w:fill="EFF0F1"/>
        </w:rPr>
        <w:t>25</w:t>
      </w:r>
      <w:r w:rsidRPr="00AA70B0">
        <w:rPr>
          <w:rFonts w:ascii="inherit" w:eastAsia="Times New Roman" w:hAnsi="inherit" w:cs="Courier New"/>
          <w:color w:val="303336"/>
          <w:sz w:val="16"/>
          <w:szCs w:val="20"/>
          <w:bdr w:val="none" w:sz="0" w:space="0" w:color="auto" w:frame="1"/>
          <w:shd w:val="clear" w:color="auto" w:fill="EFF0F1"/>
        </w:rPr>
        <w:t>&amp;encoding=unicode&amp;schema_search_path=</w:t>
      </w:r>
      <w:r w:rsidRPr="00AA70B0">
        <w:rPr>
          <w:rFonts w:ascii="inherit" w:eastAsia="Times New Roman" w:hAnsi="inherit" w:cs="Courier New"/>
          <w:color w:val="101094"/>
          <w:sz w:val="16"/>
          <w:szCs w:val="20"/>
          <w:bdr w:val="none" w:sz="0" w:space="0" w:color="auto" w:frame="1"/>
          <w:shd w:val="clear" w:color="auto" w:fill="EFF0F1"/>
        </w:rPr>
        <w:t>public</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REDIS_URL: redis://redis.local:</w:t>
      </w:r>
      <w:r w:rsidRPr="00AA70B0">
        <w:rPr>
          <w:rFonts w:ascii="inherit" w:eastAsia="Times New Roman" w:hAnsi="inherit" w:cs="Courier New"/>
          <w:color w:val="7D2727"/>
          <w:sz w:val="16"/>
          <w:szCs w:val="20"/>
          <w:bdr w:val="none" w:sz="0" w:space="0" w:color="auto" w:frame="1"/>
          <w:shd w:val="clear" w:color="auto" w:fill="EFF0F1"/>
        </w:rPr>
        <w:t>6379</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SIDEKIQ_CONCURRENCY: </w:t>
      </w:r>
      <w:r w:rsidRPr="00AA70B0">
        <w:rPr>
          <w:rFonts w:ascii="inherit" w:eastAsia="Times New Roman" w:hAnsi="inherit" w:cs="Courier New"/>
          <w:color w:val="7D2727"/>
          <w:sz w:val="16"/>
          <w:szCs w:val="20"/>
          <w:bdr w:val="none" w:sz="0" w:space="0" w:color="auto" w:frame="1"/>
          <w:shd w:val="clear" w:color="auto" w:fill="EFF0F1"/>
        </w:rPr>
        <w:t>5</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SIDEKIQ_TIMEOUT: </w:t>
      </w:r>
      <w:r w:rsidRPr="00AA70B0">
        <w:rPr>
          <w:rFonts w:ascii="inherit" w:eastAsia="Times New Roman" w:hAnsi="inherit" w:cs="Courier New"/>
          <w:color w:val="7D2727"/>
          <w:sz w:val="16"/>
          <w:szCs w:val="20"/>
          <w:bdr w:val="none" w:sz="0" w:space="0" w:color="auto" w:frame="1"/>
          <w:shd w:val="clear" w:color="auto" w:fill="EFF0F1"/>
        </w:rPr>
        <w:t>10</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ENABLE_DEBUG_SERVER: true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RACK_ENV: production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RAILS_ENV: production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worker: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&lt;&lt;: *app_base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ports: []</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command: sidekiq -c </w:t>
      </w:r>
      <w:r w:rsidRPr="00AA70B0">
        <w:rPr>
          <w:rFonts w:ascii="inherit" w:eastAsia="Times New Roman" w:hAnsi="inherit" w:cs="Courier New"/>
          <w:color w:val="7D2727"/>
          <w:sz w:val="16"/>
          <w:szCs w:val="20"/>
          <w:bdr w:val="none" w:sz="0" w:space="0" w:color="auto" w:frame="1"/>
          <w:shd w:val="clear" w:color="auto" w:fill="EFF0F1"/>
        </w:rPr>
        <w:t>25</w:t>
      </w:r>
      <w:r w:rsidRPr="00AA70B0">
        <w:rPr>
          <w:rFonts w:ascii="inherit" w:eastAsia="Times New Roman" w:hAnsi="inherit" w:cs="Courier New"/>
          <w:color w:val="303336"/>
          <w:sz w:val="16"/>
          <w:szCs w:val="20"/>
          <w:bdr w:val="none" w:sz="0" w:space="0" w:color="auto" w:frame="1"/>
          <w:shd w:val="clear" w:color="auto" w:fill="EFF0F1"/>
        </w:rPr>
        <w:t xml:space="preserve"> -e production -q </w:t>
      </w:r>
      <w:r w:rsidRPr="00AA70B0">
        <w:rPr>
          <w:rFonts w:ascii="inherit" w:eastAsia="Times New Roman" w:hAnsi="inherit" w:cs="Courier New"/>
          <w:color w:val="101094"/>
          <w:sz w:val="16"/>
          <w:szCs w:val="20"/>
          <w:bdr w:val="none" w:sz="0" w:space="0" w:color="auto" w:frame="1"/>
          <w:shd w:val="clear" w:color="auto" w:fill="EFF0F1"/>
        </w:rPr>
        <w:t>default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environment: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SECRET_KEY_BASE: e09afa8b753cb175bcef7eb5f737accd02a4c16d9b6e5d475943605abd4277cdf47c488812d21d9c7117efd489d876f34be52f7ef7e88b21759a079339b198ce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environment: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 SECRET_KEY_BASE: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AA70B0">
        <w:rPr>
          <w:rFonts w:ascii="inherit" w:eastAsia="Times New Roman" w:hAnsi="inherit" w:cs="Courier New"/>
          <w:color w:val="303336"/>
          <w:sz w:val="16"/>
          <w:szCs w:val="20"/>
          <w:bdr w:val="none" w:sz="0" w:space="0" w:color="auto" w:frame="1"/>
          <w:shd w:val="clear" w:color="auto" w:fill="EFF0F1"/>
        </w:rPr>
        <w:t xml:space="preserve">    RAILS_ENV: production</w:t>
      </w:r>
    </w:p>
    <w:p w:rsidR="00AA70B0" w:rsidRPr="00AA70B0" w:rsidRDefault="00AA70B0" w:rsidP="00AA70B0">
      <w:pPr>
        <w:shd w:val="clear" w:color="auto" w:fill="FFFFFF"/>
        <w:spacing w:after="0" w:line="240" w:lineRule="auto"/>
        <w:textAlignment w:val="baseline"/>
        <w:rPr>
          <w:rFonts w:ascii="Arial" w:eastAsia="Times New Roman" w:hAnsi="Arial" w:cs="Arial"/>
          <w:color w:val="242729"/>
          <w:sz w:val="20"/>
          <w:szCs w:val="23"/>
        </w:rPr>
      </w:pPr>
      <w:hyperlink r:id="rId131" w:history="1">
        <w:r w:rsidRPr="00AA70B0">
          <w:rPr>
            <w:rFonts w:ascii="inherit" w:eastAsia="Times New Roman" w:hAnsi="inherit" w:cs="Arial"/>
            <w:color w:val="005999"/>
            <w:sz w:val="19"/>
            <w:szCs w:val="23"/>
            <w:bdr w:val="none" w:sz="0" w:space="0" w:color="auto" w:frame="1"/>
          </w:rPr>
          <w:t>Full error log</w:t>
        </w:r>
      </w:hyperlink>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Phusion Passenger Standalone web server started ===============</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PID </w:t>
      </w:r>
      <w:r w:rsidRPr="00AA70B0">
        <w:rPr>
          <w:rFonts w:ascii="inherit" w:eastAsia="Times New Roman" w:hAnsi="inherit" w:cs="Courier New"/>
          <w:color w:val="101094"/>
          <w:sz w:val="16"/>
          <w:szCs w:val="20"/>
          <w:bdr w:val="none" w:sz="0" w:space="0" w:color="auto" w:frame="1"/>
          <w:shd w:val="clear" w:color="auto" w:fill="EFF0F1"/>
        </w:rPr>
        <w:t>file</w:t>
      </w:r>
      <w:r w:rsidRPr="00AA70B0">
        <w:rPr>
          <w:rFonts w:ascii="inherit" w:eastAsia="Times New Roman" w:hAnsi="inherit" w:cs="Courier New"/>
          <w:color w:val="303336"/>
          <w:sz w:val="16"/>
          <w:szCs w:val="20"/>
          <w:bdr w:val="none" w:sz="0" w:space="0" w:color="auto" w:frame="1"/>
          <w:shd w:val="clear" w:color="auto" w:fill="EFF0F1"/>
        </w:rPr>
        <w:t>: /home/app/Nyvur/passenger</w:t>
      </w:r>
      <w:r w:rsidRPr="00AA70B0">
        <w:rPr>
          <w:rFonts w:ascii="inherit" w:eastAsia="Times New Roman" w:hAnsi="inherit" w:cs="Courier New"/>
          <w:color w:val="7D2727"/>
          <w:sz w:val="16"/>
          <w:szCs w:val="20"/>
          <w:bdr w:val="none" w:sz="0" w:space="0" w:color="auto" w:frame="1"/>
          <w:shd w:val="clear" w:color="auto" w:fill="EFF0F1"/>
        </w:rPr>
        <w:t>.80</w:t>
      </w:r>
      <w:r w:rsidRPr="00AA70B0">
        <w:rPr>
          <w:rFonts w:ascii="inherit" w:eastAsia="Times New Roman" w:hAnsi="inherit" w:cs="Courier New"/>
          <w:color w:val="303336"/>
          <w:sz w:val="16"/>
          <w:szCs w:val="20"/>
          <w:bdr w:val="none" w:sz="0" w:space="0" w:color="auto" w:frame="1"/>
          <w:shd w:val="clear" w:color="auto" w:fill="EFF0F1"/>
        </w:rPr>
        <w:t>.pid</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Log </w:t>
      </w:r>
      <w:r w:rsidRPr="00AA70B0">
        <w:rPr>
          <w:rFonts w:ascii="inherit" w:eastAsia="Times New Roman" w:hAnsi="inherit" w:cs="Courier New"/>
          <w:color w:val="101094"/>
          <w:sz w:val="16"/>
          <w:szCs w:val="20"/>
          <w:bdr w:val="none" w:sz="0" w:space="0" w:color="auto" w:frame="1"/>
          <w:shd w:val="clear" w:color="auto" w:fill="EFF0F1"/>
        </w:rPr>
        <w:t>file</w:t>
      </w:r>
      <w:r w:rsidRPr="00AA70B0">
        <w:rPr>
          <w:rFonts w:ascii="inherit" w:eastAsia="Times New Roman" w:hAnsi="inherit" w:cs="Courier New"/>
          <w:color w:val="303336"/>
          <w:sz w:val="16"/>
          <w:szCs w:val="20"/>
          <w:bdr w:val="none" w:sz="0" w:space="0" w:color="auto" w:frame="1"/>
          <w:shd w:val="clear" w:color="auto" w:fill="EFF0F1"/>
        </w:rPr>
        <w:t>: /home/app/Nyvur/log/passenger</w:t>
      </w:r>
      <w:r w:rsidRPr="00AA70B0">
        <w:rPr>
          <w:rFonts w:ascii="inherit" w:eastAsia="Times New Roman" w:hAnsi="inherit" w:cs="Courier New"/>
          <w:color w:val="7D2727"/>
          <w:sz w:val="16"/>
          <w:szCs w:val="20"/>
          <w:bdr w:val="none" w:sz="0" w:space="0" w:color="auto" w:frame="1"/>
          <w:shd w:val="clear" w:color="auto" w:fill="EFF0F1"/>
        </w:rPr>
        <w:t>.80</w:t>
      </w:r>
      <w:r w:rsidRPr="00AA70B0">
        <w:rPr>
          <w:rFonts w:ascii="inherit" w:eastAsia="Times New Roman" w:hAnsi="inherit" w:cs="Courier New"/>
          <w:color w:val="303336"/>
          <w:sz w:val="16"/>
          <w:szCs w:val="20"/>
          <w:bdr w:val="none" w:sz="0" w:space="0" w:color="auto" w:frame="1"/>
          <w:shd w:val="clear" w:color="auto" w:fill="EFF0F1"/>
        </w:rPr>
        <w:t>.log</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Environment: production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Accessible via: http://</w:t>
      </w:r>
      <w:r w:rsidRPr="00AA70B0">
        <w:rPr>
          <w:rFonts w:ascii="inherit" w:eastAsia="Times New Roman" w:hAnsi="inherit" w:cs="Courier New"/>
          <w:color w:val="7D2727"/>
          <w:sz w:val="16"/>
          <w:szCs w:val="20"/>
          <w:bdr w:val="none" w:sz="0" w:space="0" w:color="auto" w:frame="1"/>
          <w:shd w:val="clear" w:color="auto" w:fill="EFF0F1"/>
        </w:rPr>
        <w:t>0.0.0.0</w:t>
      </w:r>
      <w:r w:rsidRPr="00AA70B0">
        <w:rPr>
          <w:rFonts w:ascii="inherit" w:eastAsia="Times New Roman" w:hAnsi="inherit" w:cs="Courier New"/>
          <w:color w:val="303336"/>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You can stop Phusion Passenger Standalone </w:t>
      </w:r>
      <w:r w:rsidRPr="00AA70B0">
        <w:rPr>
          <w:rFonts w:ascii="inherit" w:eastAsia="Times New Roman" w:hAnsi="inherit" w:cs="Courier New"/>
          <w:color w:val="101094"/>
          <w:sz w:val="16"/>
          <w:szCs w:val="20"/>
          <w:bdr w:val="none" w:sz="0" w:space="0" w:color="auto" w:frame="1"/>
          <w:shd w:val="clear" w:color="auto" w:fill="EFF0F1"/>
        </w:rPr>
        <w:t>by</w:t>
      </w:r>
      <w:r w:rsidRPr="00AA70B0">
        <w:rPr>
          <w:rFonts w:ascii="inherit" w:eastAsia="Times New Roman" w:hAnsi="inherit" w:cs="Courier New"/>
          <w:color w:val="303336"/>
          <w:sz w:val="16"/>
          <w:szCs w:val="20"/>
          <w:bdr w:val="none" w:sz="0" w:space="0" w:color="auto" w:frame="1"/>
          <w:shd w:val="clear" w:color="auto" w:fill="EFF0F1"/>
        </w:rPr>
        <w:t xml:space="preserve"> pressing Ctrl-C.</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Problems? </w:t>
      </w:r>
      <w:r w:rsidRPr="00AA70B0">
        <w:rPr>
          <w:rFonts w:ascii="inherit" w:eastAsia="Times New Roman" w:hAnsi="inherit" w:cs="Courier New"/>
          <w:color w:val="101094"/>
          <w:sz w:val="16"/>
          <w:szCs w:val="20"/>
          <w:bdr w:val="none" w:sz="0" w:space="0" w:color="auto" w:frame="1"/>
          <w:shd w:val="clear" w:color="auto" w:fill="EFF0F1"/>
        </w:rPr>
        <w:t>Check</w:t>
      </w:r>
      <w:r w:rsidRPr="00AA70B0">
        <w:rPr>
          <w:rFonts w:ascii="inherit" w:eastAsia="Times New Roman" w:hAnsi="inherit" w:cs="Courier New"/>
          <w:color w:val="303336"/>
          <w:sz w:val="16"/>
          <w:szCs w:val="20"/>
          <w:bdr w:val="none" w:sz="0" w:space="0" w:color="auto" w:frame="1"/>
          <w:shd w:val="clear" w:color="auto" w:fill="EFF0F1"/>
        </w:rPr>
        <w:t xml:space="preserve"> https://www.phusionpassenger.com/library/admin/standalone/troubleshooting/</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App </w:t>
      </w:r>
      <w:r w:rsidRPr="00AA70B0">
        <w:rPr>
          <w:rFonts w:ascii="inherit" w:eastAsia="Times New Roman" w:hAnsi="inherit" w:cs="Courier New"/>
          <w:color w:val="7D2727"/>
          <w:sz w:val="16"/>
          <w:szCs w:val="20"/>
          <w:bdr w:val="none" w:sz="0" w:space="0" w:color="auto" w:frame="1"/>
          <w:shd w:val="clear" w:color="auto" w:fill="EFF0F1"/>
        </w:rPr>
        <w:t>107</w:t>
      </w:r>
      <w:r w:rsidRPr="00AA70B0">
        <w:rPr>
          <w:rFonts w:ascii="inherit" w:eastAsia="Times New Roman" w:hAnsi="inherit" w:cs="Courier New"/>
          <w:color w:val="303336"/>
          <w:sz w:val="16"/>
          <w:szCs w:val="20"/>
          <w:bdr w:val="none" w:sz="0" w:space="0" w:color="auto" w:frame="1"/>
          <w:shd w:val="clear" w:color="auto" w:fill="EFF0F1"/>
        </w:rPr>
        <w:t xml:space="preserve"> stderr: stdin: </w:t>
      </w:r>
      <w:r w:rsidRPr="00AA70B0">
        <w:rPr>
          <w:rFonts w:ascii="inherit" w:eastAsia="Times New Roman" w:hAnsi="inherit" w:cs="Courier New"/>
          <w:color w:val="101094"/>
          <w:sz w:val="16"/>
          <w:szCs w:val="20"/>
          <w:bdr w:val="none" w:sz="0" w:space="0" w:color="auto" w:frame="1"/>
          <w:shd w:val="clear" w:color="auto" w:fill="EFF0F1"/>
        </w:rPr>
        <w:t>is</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not</w:t>
      </w:r>
      <w:r w:rsidRPr="00AA70B0">
        <w:rPr>
          <w:rFonts w:ascii="inherit" w:eastAsia="Times New Roman" w:hAnsi="inherit" w:cs="Courier New"/>
          <w:color w:val="303336"/>
          <w:sz w:val="16"/>
          <w:szCs w:val="20"/>
          <w:bdr w:val="none" w:sz="0" w:space="0" w:color="auto" w:frame="1"/>
          <w:shd w:val="clear" w:color="auto" w:fill="EFF0F1"/>
        </w:rPr>
        <w:t xml:space="preserve"> a tty</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App </w:t>
      </w:r>
      <w:r w:rsidRPr="00AA70B0">
        <w:rPr>
          <w:rFonts w:ascii="inherit" w:eastAsia="Times New Roman" w:hAnsi="inherit" w:cs="Courier New"/>
          <w:color w:val="7D2727"/>
          <w:sz w:val="16"/>
          <w:szCs w:val="20"/>
          <w:bdr w:val="none" w:sz="0" w:space="0" w:color="auto" w:frame="1"/>
          <w:shd w:val="clear" w:color="auto" w:fill="EFF0F1"/>
        </w:rPr>
        <w:t>107</w:t>
      </w:r>
      <w:r w:rsidRPr="00AA70B0">
        <w:rPr>
          <w:rFonts w:ascii="inherit" w:eastAsia="Times New Roman" w:hAnsi="inherit" w:cs="Courier New"/>
          <w:color w:val="303336"/>
          <w:sz w:val="16"/>
          <w:szCs w:val="20"/>
          <w:bdr w:val="none" w:sz="0" w:space="0" w:color="auto" w:frame="1"/>
          <w:shd w:val="clear" w:color="auto" w:fill="EFF0F1"/>
        </w:rPr>
        <w:t xml:space="preserve"> stdout: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App </w:t>
      </w:r>
      <w:r w:rsidRPr="00AA70B0">
        <w:rPr>
          <w:rFonts w:ascii="inherit" w:eastAsia="Times New Roman" w:hAnsi="inherit" w:cs="Courier New"/>
          <w:color w:val="7D2727"/>
          <w:sz w:val="16"/>
          <w:szCs w:val="20"/>
          <w:bdr w:val="none" w:sz="0" w:space="0" w:color="auto" w:frame="1"/>
          <w:shd w:val="clear" w:color="auto" w:fill="EFF0F1"/>
        </w:rPr>
        <w:t>107</w:t>
      </w:r>
      <w:r w:rsidRPr="00AA70B0">
        <w:rPr>
          <w:rFonts w:ascii="inherit" w:eastAsia="Times New Roman" w:hAnsi="inherit" w:cs="Courier New"/>
          <w:color w:val="303336"/>
          <w:sz w:val="16"/>
          <w:szCs w:val="20"/>
          <w:bdr w:val="none" w:sz="0" w:space="0" w:color="auto" w:frame="1"/>
          <w:shd w:val="clear" w:color="auto" w:fill="EFF0F1"/>
        </w:rPr>
        <w:t xml:space="preserve"> stdout: 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39.223372</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107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 [Raven] Raven 0.12.3 ready to catch errors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40.413454</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Started HEAD "/" for 127.0.0.1 at 2015-12-17 17:34:40 +0000</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App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stdout: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F,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41.543651</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FATAL </w:t>
      </w:r>
      <w:r w:rsidRPr="00AA70B0">
        <w:rPr>
          <w:rFonts w:ascii="inherit" w:eastAsia="Times New Roman" w:hAnsi="inherit" w:cs="Courier New"/>
          <w:color w:val="858C93"/>
          <w:sz w:val="16"/>
          <w:szCs w:val="20"/>
          <w:bdr w:val="none" w:sz="0" w:space="0" w:color="auto" w:frame="1"/>
          <w:shd w:val="clear" w:color="auto" w:fill="EFF0F1"/>
        </w:rPr>
        <w:t>-- :</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PG::ConnectionBad (could </w:t>
      </w:r>
      <w:r w:rsidRPr="00AA70B0">
        <w:rPr>
          <w:rFonts w:ascii="inherit" w:eastAsia="Times New Roman" w:hAnsi="inherit" w:cs="Courier New"/>
          <w:color w:val="101094"/>
          <w:sz w:val="16"/>
          <w:szCs w:val="20"/>
          <w:bdr w:val="none" w:sz="0" w:space="0" w:color="auto" w:frame="1"/>
          <w:shd w:val="clear" w:color="auto" w:fill="EFF0F1"/>
        </w:rPr>
        <w:t>not</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connect</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to</w:t>
      </w:r>
      <w:r w:rsidRPr="00AA70B0">
        <w:rPr>
          <w:rFonts w:ascii="inherit" w:eastAsia="Times New Roman" w:hAnsi="inherit" w:cs="Courier New"/>
          <w:color w:val="303336"/>
          <w:sz w:val="16"/>
          <w:szCs w:val="20"/>
          <w:bdr w:val="none" w:sz="0" w:space="0" w:color="auto" w:frame="1"/>
          <w:shd w:val="clear" w:color="auto" w:fill="EFF0F1"/>
        </w:rPr>
        <w:t xml:space="preserve"> server: No such </w:t>
      </w:r>
      <w:r w:rsidRPr="00AA70B0">
        <w:rPr>
          <w:rFonts w:ascii="inherit" w:eastAsia="Times New Roman" w:hAnsi="inherit" w:cs="Courier New"/>
          <w:color w:val="101094"/>
          <w:sz w:val="16"/>
          <w:szCs w:val="20"/>
          <w:bdr w:val="none" w:sz="0" w:space="0" w:color="auto" w:frame="1"/>
          <w:shd w:val="clear" w:color="auto" w:fill="EFF0F1"/>
        </w:rPr>
        <w:t>file</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or</w:t>
      </w:r>
      <w:r w:rsidRPr="00AA70B0">
        <w:rPr>
          <w:rFonts w:ascii="inherit" w:eastAsia="Times New Roman" w:hAnsi="inherit" w:cs="Courier New"/>
          <w:color w:val="303336"/>
          <w:sz w:val="16"/>
          <w:szCs w:val="20"/>
          <w:bdr w:val="none" w:sz="0" w:space="0" w:color="auto" w:frame="1"/>
          <w:shd w:val="clear" w:color="auto" w:fill="EFF0F1"/>
        </w:rPr>
        <w:t xml:space="preserve"> directory</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Is</w:t>
      </w:r>
      <w:r w:rsidRPr="00AA70B0">
        <w:rPr>
          <w:rFonts w:ascii="inherit" w:eastAsia="Times New Roman" w:hAnsi="inherit" w:cs="Courier New"/>
          <w:color w:val="303336"/>
          <w:sz w:val="16"/>
          <w:szCs w:val="20"/>
          <w:bdr w:val="none" w:sz="0" w:space="0" w:color="auto" w:frame="1"/>
          <w:shd w:val="clear" w:color="auto" w:fill="EFF0F1"/>
        </w:rPr>
        <w:t xml:space="preserve"> the server running locally </w:t>
      </w:r>
      <w:r w:rsidRPr="00AA70B0">
        <w:rPr>
          <w:rFonts w:ascii="inherit" w:eastAsia="Times New Roman" w:hAnsi="inherit" w:cs="Courier New"/>
          <w:color w:val="101094"/>
          <w:sz w:val="16"/>
          <w:szCs w:val="20"/>
          <w:bdr w:val="none" w:sz="0" w:space="0" w:color="auto" w:frame="1"/>
          <w:shd w:val="clear" w:color="auto" w:fill="EFF0F1"/>
        </w:rPr>
        <w:t>and</w:t>
      </w:r>
      <w:r w:rsidRPr="00AA70B0">
        <w:rPr>
          <w:rFonts w:ascii="inherit" w:eastAsia="Times New Roman" w:hAnsi="inherit" w:cs="Courier New"/>
          <w:color w:val="303336"/>
          <w:sz w:val="16"/>
          <w:szCs w:val="20"/>
          <w:bdr w:val="none" w:sz="0" w:space="0" w:color="auto" w:frame="1"/>
          <w:shd w:val="clear" w:color="auto" w:fill="EFF0F1"/>
        </w:rPr>
        <w:t xml:space="preserve"> accepting</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connections </w:t>
      </w:r>
      <w:r w:rsidRPr="00AA70B0">
        <w:rPr>
          <w:rFonts w:ascii="inherit" w:eastAsia="Times New Roman" w:hAnsi="inherit" w:cs="Courier New"/>
          <w:color w:val="101094"/>
          <w:sz w:val="16"/>
          <w:szCs w:val="20"/>
          <w:bdr w:val="none" w:sz="0" w:space="0" w:color="auto" w:frame="1"/>
          <w:shd w:val="clear" w:color="auto" w:fill="EFF0F1"/>
        </w:rPr>
        <w:t>on</w:t>
      </w:r>
      <w:r w:rsidRPr="00AA70B0">
        <w:rPr>
          <w:rFonts w:ascii="inherit" w:eastAsia="Times New Roman" w:hAnsi="inherit" w:cs="Courier New"/>
          <w:color w:val="303336"/>
          <w:sz w:val="16"/>
          <w:szCs w:val="20"/>
          <w:bdr w:val="none" w:sz="0" w:space="0" w:color="auto" w:frame="1"/>
          <w:shd w:val="clear" w:color="auto" w:fill="EFF0F1"/>
        </w:rPr>
        <w:t xml:space="preserve"> Unix domain socket </w:t>
      </w:r>
      <w:r w:rsidRPr="00AA70B0">
        <w:rPr>
          <w:rFonts w:ascii="inherit" w:eastAsia="Times New Roman" w:hAnsi="inherit" w:cs="Courier New"/>
          <w:color w:val="7D2727"/>
          <w:sz w:val="16"/>
          <w:szCs w:val="20"/>
          <w:bdr w:val="none" w:sz="0" w:space="0" w:color="auto" w:frame="1"/>
          <w:shd w:val="clear" w:color="auto" w:fill="EFF0F1"/>
        </w:rPr>
        <w:t>"/var/run/postgresql/.s.PGSQL.5432"</w:t>
      </w:r>
      <w:r w:rsidRPr="00AA70B0">
        <w:rPr>
          <w:rFonts w:ascii="inherit" w:eastAsia="Times New Roman" w:hAnsi="inherit" w:cs="Courier New"/>
          <w:color w:val="303336"/>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lib/active_record/connection_adapters/postgresql_adapter.rb:</w:t>
      </w:r>
      <w:r w:rsidRPr="00AA70B0">
        <w:rPr>
          <w:rFonts w:ascii="inherit" w:eastAsia="Times New Roman" w:hAnsi="inherit" w:cs="Courier New"/>
          <w:color w:val="7D2727"/>
          <w:sz w:val="16"/>
          <w:szCs w:val="20"/>
          <w:bdr w:val="none" w:sz="0" w:space="0" w:color="auto" w:frame="1"/>
          <w:shd w:val="clear" w:color="auto" w:fill="EFF0F1"/>
        </w:rPr>
        <w:t>888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`initialize</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lib/active_record/connection_adapters/postgresql_adapter.rb:888:in `new'</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lib/active_record/connection_adapters/postgresql_adapter.rb:</w:t>
      </w:r>
      <w:r w:rsidRPr="00AA70B0">
        <w:rPr>
          <w:rFonts w:ascii="inherit" w:eastAsia="Times New Roman" w:hAnsi="inherit" w:cs="Courier New"/>
          <w:color w:val="7D2727"/>
          <w:sz w:val="16"/>
          <w:szCs w:val="20"/>
          <w:bdr w:val="none" w:sz="0" w:space="0" w:color="auto" w:frame="1"/>
          <w:shd w:val="clear" w:color="auto" w:fill="EFF0F1"/>
        </w:rPr>
        <w:t>888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101094"/>
          <w:sz w:val="16"/>
          <w:szCs w:val="20"/>
          <w:bdr w:val="none" w:sz="0" w:space="0" w:color="auto" w:frame="1"/>
          <w:shd w:val="clear" w:color="auto" w:fill="EFF0F1"/>
        </w:rPr>
        <w:t>connect</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lib/active_record/connection_adapters/postgresql_adapter.rb:568:in `initialize'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lib/active_record/connection_adapters/postgresql_adapter.rb:</w:t>
      </w:r>
      <w:r w:rsidRPr="00AA70B0">
        <w:rPr>
          <w:rFonts w:ascii="inherit" w:eastAsia="Times New Roman" w:hAnsi="inherit" w:cs="Courier New"/>
          <w:color w:val="7D2727"/>
          <w:sz w:val="16"/>
          <w:szCs w:val="20"/>
          <w:bdr w:val="none" w:sz="0" w:space="0" w:color="auto" w:frame="1"/>
          <w:shd w:val="clear" w:color="auto" w:fill="EFF0F1"/>
        </w:rPr>
        <w:t>41</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`new</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lib/active_record/connection_adapters/postgresql_adapter.rb:41:in `postgresql_connection'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lib/active_record/connection_adapters/abstract/connection_pool.rb:</w:t>
      </w:r>
      <w:r w:rsidRPr="00AA70B0">
        <w:rPr>
          <w:rFonts w:ascii="inherit" w:eastAsia="Times New Roman" w:hAnsi="inherit" w:cs="Courier New"/>
          <w:color w:val="7D2727"/>
          <w:sz w:val="16"/>
          <w:szCs w:val="20"/>
          <w:bdr w:val="none" w:sz="0" w:space="0" w:color="auto" w:frame="1"/>
          <w:shd w:val="clear" w:color="auto" w:fill="EFF0F1"/>
        </w:rPr>
        <w:t>435</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`new_connection</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lib/active_record/connection_adapters/abstract/connection_pool.rb:445:in `checkout_new_connection'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lib/active_record/connection_adapters/abstract/connection_pool.rb:</w:t>
      </w:r>
      <w:r w:rsidRPr="00AA70B0">
        <w:rPr>
          <w:rFonts w:ascii="inherit" w:eastAsia="Times New Roman" w:hAnsi="inherit" w:cs="Courier New"/>
          <w:color w:val="7D2727"/>
          <w:sz w:val="16"/>
          <w:szCs w:val="20"/>
          <w:bdr w:val="none" w:sz="0" w:space="0" w:color="auto" w:frame="1"/>
          <w:shd w:val="clear" w:color="auto" w:fill="EFF0F1"/>
        </w:rPr>
        <w:t>416</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`acquire_connection</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lib/active_record/connection_adapters/abstract/connection_pool.rb:351:in `block in checkout'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/usr/lib/ruby/</w:t>
      </w:r>
      <w:r w:rsidRPr="00AA70B0">
        <w:rPr>
          <w:rFonts w:ascii="inherit" w:eastAsia="Times New Roman" w:hAnsi="inherit" w:cs="Courier New"/>
          <w:color w:val="7D2727"/>
          <w:sz w:val="16"/>
          <w:szCs w:val="20"/>
          <w:bdr w:val="none" w:sz="0" w:space="0" w:color="auto" w:frame="1"/>
          <w:shd w:val="clear" w:color="auto" w:fill="EFF0F1"/>
        </w:rPr>
        <w:t>2.2.0</w:t>
      </w:r>
      <w:r w:rsidRPr="00AA70B0">
        <w:rPr>
          <w:rFonts w:ascii="inherit" w:eastAsia="Times New Roman" w:hAnsi="inherit" w:cs="Courier New"/>
          <w:color w:val="303336"/>
          <w:sz w:val="16"/>
          <w:szCs w:val="20"/>
          <w:bdr w:val="none" w:sz="0" w:space="0" w:color="auto" w:frame="1"/>
          <w:shd w:val="clear" w:color="auto" w:fill="EFF0F1"/>
        </w:rPr>
        <w:t>/monitor.rb:</w:t>
      </w:r>
      <w:r w:rsidRPr="00AA70B0">
        <w:rPr>
          <w:rFonts w:ascii="inherit" w:eastAsia="Times New Roman" w:hAnsi="inherit" w:cs="Courier New"/>
          <w:color w:val="7D2727"/>
          <w:sz w:val="16"/>
          <w:szCs w:val="20"/>
          <w:bdr w:val="none" w:sz="0" w:space="0" w:color="auto" w:frame="1"/>
          <w:shd w:val="clear" w:color="auto" w:fill="EFF0F1"/>
        </w:rPr>
        <w:t>211</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`mon_synchronize</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lib/active_record/connection_adapters/abstract/connection_pool.rb:350:in `checkout'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lib/active_record/connection_adapters/abstract/connection_pool.rb:</w:t>
      </w:r>
      <w:r w:rsidRPr="00AA70B0">
        <w:rPr>
          <w:rFonts w:ascii="inherit" w:eastAsia="Times New Roman" w:hAnsi="inherit" w:cs="Courier New"/>
          <w:color w:val="7D2727"/>
          <w:sz w:val="16"/>
          <w:szCs w:val="20"/>
          <w:bdr w:val="none" w:sz="0" w:space="0" w:color="auto" w:frame="1"/>
          <w:shd w:val="clear" w:color="auto" w:fill="EFF0F1"/>
        </w:rPr>
        <w:t>265</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`block </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connection</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/usr/lib/ruby/2.2.0/monitor.rb:211:in `mon_synchronize'</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lib/active_record/connection_adapters/abstract/connection_pool.rb:</w:t>
      </w:r>
      <w:r w:rsidRPr="00AA70B0">
        <w:rPr>
          <w:rFonts w:ascii="inherit" w:eastAsia="Times New Roman" w:hAnsi="inherit" w:cs="Courier New"/>
          <w:color w:val="7D2727"/>
          <w:sz w:val="16"/>
          <w:szCs w:val="20"/>
          <w:bdr w:val="none" w:sz="0" w:space="0" w:color="auto" w:frame="1"/>
          <w:shd w:val="clear" w:color="auto" w:fill="EFF0F1"/>
        </w:rPr>
        <w:t>264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`connection</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lib/active_record/connection_adapters/abstract/connection_pool.rb:541:in `retrieve_connection'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lib/active_record/connection_handling.rb:</w:t>
      </w:r>
      <w:r w:rsidRPr="00AA70B0">
        <w:rPr>
          <w:rFonts w:ascii="inherit" w:eastAsia="Times New Roman" w:hAnsi="inherit" w:cs="Courier New"/>
          <w:color w:val="7D2727"/>
          <w:sz w:val="16"/>
          <w:szCs w:val="20"/>
          <w:bdr w:val="none" w:sz="0" w:space="0" w:color="auto" w:frame="1"/>
          <w:shd w:val="clear" w:color="auto" w:fill="EFF0F1"/>
        </w:rPr>
        <w:t>113</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`retrieve_connection</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lib/active_record/connection_handling.rb:87:in `connection'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lib/active_record/query_cache.rb:</w:t>
      </w:r>
      <w:r w:rsidRPr="00AA70B0">
        <w:rPr>
          <w:rFonts w:ascii="inherit" w:eastAsia="Times New Roman" w:hAnsi="inherit" w:cs="Courier New"/>
          <w:color w:val="7D2727"/>
          <w:sz w:val="16"/>
          <w:szCs w:val="20"/>
          <w:bdr w:val="none" w:sz="0" w:space="0" w:color="auto" w:frame="1"/>
          <w:shd w:val="clear" w:color="auto" w:fill="EFF0F1"/>
        </w:rPr>
        <w:t>51</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`restore_query_cache_settings</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lib/active_record/query_cache.rb:43:in `rescue 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lastRenderedPageBreak/>
        <w:t xml:space="preserve">  activerecord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lib/active_record/query_cache.rb:</w:t>
      </w:r>
      <w:r w:rsidRPr="00AA70B0">
        <w:rPr>
          <w:rFonts w:ascii="inherit" w:eastAsia="Times New Roman" w:hAnsi="inherit" w:cs="Courier New"/>
          <w:color w:val="7D2727"/>
          <w:sz w:val="16"/>
          <w:szCs w:val="20"/>
          <w:bdr w:val="none" w:sz="0" w:space="0" w:color="auto" w:frame="1"/>
          <w:shd w:val="clear" w:color="auto" w:fill="EFF0F1"/>
        </w:rPr>
        <w:t>32</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activerecord (4.1.2) lib/active_record/connection_adapters/abstract/connection_pool.rb:621:in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actionpack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lib/action_dispatch/middleware/callbacks.rb:</w:t>
      </w:r>
      <w:r w:rsidRPr="00AA70B0">
        <w:rPr>
          <w:rFonts w:ascii="inherit" w:eastAsia="Times New Roman" w:hAnsi="inherit" w:cs="Courier New"/>
          <w:color w:val="7D2727"/>
          <w:sz w:val="16"/>
          <w:szCs w:val="20"/>
          <w:bdr w:val="none" w:sz="0" w:space="0" w:color="auto" w:frame="1"/>
          <w:shd w:val="clear" w:color="auto" w:fill="EFF0F1"/>
        </w:rPr>
        <w:t>29</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`block </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activesupport (4.1.2) lib/active_support/callbacks.rb:82:in `run_callbacks'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actionpack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lib/action_dispatch/middleware/callbacks.rb:</w:t>
      </w:r>
      <w:r w:rsidRPr="00AA70B0">
        <w:rPr>
          <w:rFonts w:ascii="inherit" w:eastAsia="Times New Roman" w:hAnsi="inherit" w:cs="Courier New"/>
          <w:color w:val="7D2727"/>
          <w:sz w:val="16"/>
          <w:szCs w:val="20"/>
          <w:bdr w:val="none" w:sz="0" w:space="0" w:color="auto" w:frame="1"/>
          <w:shd w:val="clear" w:color="auto" w:fill="EFF0F1"/>
        </w:rPr>
        <w:t>27</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actionpack (4.1.2) lib/action_dispatch/middleware/remote_ip.rb:76:in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actionpack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lib/action_dispatch/middleware/debug_exceptions.rb:</w:t>
      </w:r>
      <w:r w:rsidRPr="00AA70B0">
        <w:rPr>
          <w:rFonts w:ascii="inherit" w:eastAsia="Times New Roman" w:hAnsi="inherit" w:cs="Courier New"/>
          <w:color w:val="7D2727"/>
          <w:sz w:val="16"/>
          <w:szCs w:val="20"/>
          <w:bdr w:val="none" w:sz="0" w:space="0" w:color="auto" w:frame="1"/>
          <w:shd w:val="clear" w:color="auto" w:fill="EFF0F1"/>
        </w:rPr>
        <w:t>17</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actionpack (4.1.2) lib/action_dispatch/middleware/show_exceptions.rb:30:in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railties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lib/rails/rack/logger.rb:</w:t>
      </w:r>
      <w:r w:rsidRPr="00AA70B0">
        <w:rPr>
          <w:rFonts w:ascii="inherit" w:eastAsia="Times New Roman" w:hAnsi="inherit" w:cs="Courier New"/>
          <w:color w:val="7D2727"/>
          <w:sz w:val="16"/>
          <w:szCs w:val="20"/>
          <w:bdr w:val="none" w:sz="0" w:space="0" w:color="auto" w:frame="1"/>
          <w:shd w:val="clear" w:color="auto" w:fill="EFF0F1"/>
        </w:rPr>
        <w:t>38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`call_app</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railties (4.1.2) lib/rails/rack/logger.rb:20:in `block 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activesupport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lib/active_support/tagged_logging.rb:</w:t>
      </w:r>
      <w:r w:rsidRPr="00AA70B0">
        <w:rPr>
          <w:rFonts w:ascii="inherit" w:eastAsia="Times New Roman" w:hAnsi="inherit" w:cs="Courier New"/>
          <w:color w:val="7D2727"/>
          <w:sz w:val="16"/>
          <w:szCs w:val="20"/>
          <w:bdr w:val="none" w:sz="0" w:space="0" w:color="auto" w:frame="1"/>
          <w:shd w:val="clear" w:color="auto" w:fill="EFF0F1"/>
        </w:rPr>
        <w:t>68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`block </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tagged</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activesupport (4.1.2) lib/active_support/tagged_logging.rb:26:in `tagged'</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activesupport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lib/active_support/tagged_logging.rb:</w:t>
      </w:r>
      <w:r w:rsidRPr="00AA70B0">
        <w:rPr>
          <w:rFonts w:ascii="inherit" w:eastAsia="Times New Roman" w:hAnsi="inherit" w:cs="Courier New"/>
          <w:color w:val="7D2727"/>
          <w:sz w:val="16"/>
          <w:szCs w:val="20"/>
          <w:bdr w:val="none" w:sz="0" w:space="0" w:color="auto" w:frame="1"/>
          <w:shd w:val="clear" w:color="auto" w:fill="EFF0F1"/>
        </w:rPr>
        <w:t>68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`tagged</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railties (4.1.2) lib/rails/rack/logger.rb:20:in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request_store (</w:t>
      </w:r>
      <w:r w:rsidRPr="00AA70B0">
        <w:rPr>
          <w:rFonts w:ascii="inherit" w:eastAsia="Times New Roman" w:hAnsi="inherit" w:cs="Courier New"/>
          <w:color w:val="7D2727"/>
          <w:sz w:val="16"/>
          <w:szCs w:val="20"/>
          <w:bdr w:val="none" w:sz="0" w:space="0" w:color="auto" w:frame="1"/>
          <w:shd w:val="clear" w:color="auto" w:fill="EFF0F1"/>
        </w:rPr>
        <w:t>1.1.0</w:t>
      </w:r>
      <w:r w:rsidRPr="00AA70B0">
        <w:rPr>
          <w:rFonts w:ascii="inherit" w:eastAsia="Times New Roman" w:hAnsi="inherit" w:cs="Courier New"/>
          <w:color w:val="303336"/>
          <w:sz w:val="16"/>
          <w:szCs w:val="20"/>
          <w:bdr w:val="none" w:sz="0" w:space="0" w:color="auto" w:frame="1"/>
          <w:shd w:val="clear" w:color="auto" w:fill="EFF0F1"/>
        </w:rPr>
        <w:t>) lib/request_store/middleware.rb:</w:t>
      </w:r>
      <w:r w:rsidRPr="00AA70B0">
        <w:rPr>
          <w:rFonts w:ascii="inherit" w:eastAsia="Times New Roman" w:hAnsi="inherit" w:cs="Courier New"/>
          <w:color w:val="7D2727"/>
          <w:sz w:val="16"/>
          <w:szCs w:val="20"/>
          <w:bdr w:val="none" w:sz="0" w:space="0" w:color="auto" w:frame="1"/>
          <w:shd w:val="clear" w:color="auto" w:fill="EFF0F1"/>
        </w:rPr>
        <w:t>8</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actionpack (4.1.2) lib/action_dispatch/middleware/request_id.rb:21:in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rack (</w:t>
      </w:r>
      <w:r w:rsidRPr="00AA70B0">
        <w:rPr>
          <w:rFonts w:ascii="inherit" w:eastAsia="Times New Roman" w:hAnsi="inherit" w:cs="Courier New"/>
          <w:color w:val="7D2727"/>
          <w:sz w:val="16"/>
          <w:szCs w:val="20"/>
          <w:bdr w:val="none" w:sz="0" w:space="0" w:color="auto" w:frame="1"/>
          <w:shd w:val="clear" w:color="auto" w:fill="EFF0F1"/>
        </w:rPr>
        <w:t>1.5.2</w:t>
      </w:r>
      <w:r w:rsidRPr="00AA70B0">
        <w:rPr>
          <w:rFonts w:ascii="inherit" w:eastAsia="Times New Roman" w:hAnsi="inherit" w:cs="Courier New"/>
          <w:color w:val="303336"/>
          <w:sz w:val="16"/>
          <w:szCs w:val="20"/>
          <w:bdr w:val="none" w:sz="0" w:space="0" w:color="auto" w:frame="1"/>
          <w:shd w:val="clear" w:color="auto" w:fill="EFF0F1"/>
        </w:rPr>
        <w:t>) lib/rack/methodoverride.rb:</w:t>
      </w:r>
      <w:r w:rsidRPr="00AA70B0">
        <w:rPr>
          <w:rFonts w:ascii="inherit" w:eastAsia="Times New Roman" w:hAnsi="inherit" w:cs="Courier New"/>
          <w:color w:val="7D2727"/>
          <w:sz w:val="16"/>
          <w:szCs w:val="20"/>
          <w:bdr w:val="none" w:sz="0" w:space="0" w:color="auto" w:frame="1"/>
          <w:shd w:val="clear" w:color="auto" w:fill="EFF0F1"/>
        </w:rPr>
        <w:t>21</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rack (1.5.2) lib/rack/runtime.rb:17:in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activesupport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lib/active_support/cache/strategy/local_cache_middleware.rb:</w:t>
      </w:r>
      <w:r w:rsidRPr="00AA70B0">
        <w:rPr>
          <w:rFonts w:ascii="inherit" w:eastAsia="Times New Roman" w:hAnsi="inherit" w:cs="Courier New"/>
          <w:color w:val="7D2727"/>
          <w:sz w:val="16"/>
          <w:szCs w:val="20"/>
          <w:bdr w:val="none" w:sz="0" w:space="0" w:color="auto" w:frame="1"/>
          <w:shd w:val="clear" w:color="auto" w:fill="EFF0F1"/>
        </w:rPr>
        <w:t>26</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rack (1.5.2) lib/rack/sendfile.rb:112:in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sentry-raven (</w:t>
      </w:r>
      <w:r w:rsidRPr="00AA70B0">
        <w:rPr>
          <w:rFonts w:ascii="inherit" w:eastAsia="Times New Roman" w:hAnsi="inherit" w:cs="Courier New"/>
          <w:color w:val="7D2727"/>
          <w:sz w:val="16"/>
          <w:szCs w:val="20"/>
          <w:bdr w:val="none" w:sz="0" w:space="0" w:color="auto" w:frame="1"/>
          <w:shd w:val="clear" w:color="auto" w:fill="EFF0F1"/>
        </w:rPr>
        <w:t>0.12.3</w:t>
      </w:r>
      <w:r w:rsidRPr="00AA70B0">
        <w:rPr>
          <w:rFonts w:ascii="inherit" w:eastAsia="Times New Roman" w:hAnsi="inherit" w:cs="Courier New"/>
          <w:color w:val="303336"/>
          <w:sz w:val="16"/>
          <w:szCs w:val="20"/>
          <w:bdr w:val="none" w:sz="0" w:space="0" w:color="auto" w:frame="1"/>
          <w:shd w:val="clear" w:color="auto" w:fill="EFF0F1"/>
        </w:rPr>
        <w:t>) lib/raven/integrations/rack.rb:</w:t>
      </w:r>
      <w:r w:rsidRPr="00AA70B0">
        <w:rPr>
          <w:rFonts w:ascii="inherit" w:eastAsia="Times New Roman" w:hAnsi="inherit" w:cs="Courier New"/>
          <w:color w:val="7D2727"/>
          <w:sz w:val="16"/>
          <w:szCs w:val="20"/>
          <w:bdr w:val="none" w:sz="0" w:space="0" w:color="auto" w:frame="1"/>
          <w:shd w:val="clear" w:color="auto" w:fill="EFF0F1"/>
        </w:rPr>
        <w:t>61</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railties (4.1.2) lib/rails/engine.rb:514:in `call'</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railties (</w:t>
      </w:r>
      <w:r w:rsidRPr="00AA70B0">
        <w:rPr>
          <w:rFonts w:ascii="inherit" w:eastAsia="Times New Roman" w:hAnsi="inherit" w:cs="Courier New"/>
          <w:color w:val="7D2727"/>
          <w:sz w:val="16"/>
          <w:szCs w:val="20"/>
          <w:bdr w:val="none" w:sz="0" w:space="0" w:color="auto" w:frame="1"/>
          <w:shd w:val="clear" w:color="auto" w:fill="EFF0F1"/>
        </w:rPr>
        <w:t>4.1.2</w:t>
      </w:r>
      <w:r w:rsidRPr="00AA70B0">
        <w:rPr>
          <w:rFonts w:ascii="inherit" w:eastAsia="Times New Roman" w:hAnsi="inherit" w:cs="Courier New"/>
          <w:color w:val="303336"/>
          <w:sz w:val="16"/>
          <w:szCs w:val="20"/>
          <w:bdr w:val="none" w:sz="0" w:space="0" w:color="auto" w:frame="1"/>
          <w:shd w:val="clear" w:color="auto" w:fill="EFF0F1"/>
        </w:rPr>
        <w:t>) lib/rails/application.rb:</w:t>
      </w:r>
      <w:r w:rsidRPr="00AA70B0">
        <w:rPr>
          <w:rFonts w:ascii="inherit" w:eastAsia="Times New Roman" w:hAnsi="inherit" w:cs="Courier New"/>
          <w:color w:val="7D2727"/>
          <w:sz w:val="16"/>
          <w:szCs w:val="20"/>
          <w:bdr w:val="none" w:sz="0" w:space="0" w:color="auto" w:frame="1"/>
          <w:shd w:val="clear" w:color="auto" w:fill="EFF0F1"/>
        </w:rPr>
        <w:t>144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`call</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passenger (5.0.22) src/ruby_supportlib/phusion_passenger/rack/thread_handler_extension.rb:97:in `process_request'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passenger (</w:t>
      </w:r>
      <w:r w:rsidRPr="00AA70B0">
        <w:rPr>
          <w:rFonts w:ascii="inherit" w:eastAsia="Times New Roman" w:hAnsi="inherit" w:cs="Courier New"/>
          <w:color w:val="7D2727"/>
          <w:sz w:val="16"/>
          <w:szCs w:val="20"/>
          <w:bdr w:val="none" w:sz="0" w:space="0" w:color="auto" w:frame="1"/>
          <w:shd w:val="clear" w:color="auto" w:fill="EFF0F1"/>
        </w:rPr>
        <w:t>5.0.22</w:t>
      </w:r>
      <w:r w:rsidRPr="00AA70B0">
        <w:rPr>
          <w:rFonts w:ascii="inherit" w:eastAsia="Times New Roman" w:hAnsi="inherit" w:cs="Courier New"/>
          <w:color w:val="303336"/>
          <w:sz w:val="16"/>
          <w:szCs w:val="20"/>
          <w:bdr w:val="none" w:sz="0" w:space="0" w:color="auto" w:frame="1"/>
          <w:shd w:val="clear" w:color="auto" w:fill="EFF0F1"/>
        </w:rPr>
        <w:t>) src/ruby_supportlib/phusion_passenger/request_handler/thread_handler.rb:</w:t>
      </w:r>
      <w:r w:rsidRPr="00AA70B0">
        <w:rPr>
          <w:rFonts w:ascii="inherit" w:eastAsia="Times New Roman" w:hAnsi="inherit" w:cs="Courier New"/>
          <w:color w:val="7D2727"/>
          <w:sz w:val="16"/>
          <w:szCs w:val="20"/>
          <w:bdr w:val="none" w:sz="0" w:space="0" w:color="auto" w:frame="1"/>
          <w:shd w:val="clear" w:color="auto" w:fill="EFF0F1"/>
        </w:rPr>
        <w:t>160</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`accept_and_process_next_request</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passenger (5.0.22) src/ruby_supportlib/phusion_passenger/request_handler/thread_handler.rb:113:in `main_loop'</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 xml:space="preserve">  passenger (</w:t>
      </w:r>
      <w:r w:rsidRPr="00AA70B0">
        <w:rPr>
          <w:rFonts w:ascii="inherit" w:eastAsia="Times New Roman" w:hAnsi="inherit" w:cs="Courier New"/>
          <w:color w:val="7D2727"/>
          <w:sz w:val="16"/>
          <w:szCs w:val="20"/>
          <w:bdr w:val="none" w:sz="0" w:space="0" w:color="auto" w:frame="1"/>
          <w:shd w:val="clear" w:color="auto" w:fill="EFF0F1"/>
        </w:rPr>
        <w:t>5.0.22</w:t>
      </w:r>
      <w:r w:rsidRPr="00AA70B0">
        <w:rPr>
          <w:rFonts w:ascii="inherit" w:eastAsia="Times New Roman" w:hAnsi="inherit" w:cs="Courier New"/>
          <w:color w:val="303336"/>
          <w:sz w:val="16"/>
          <w:szCs w:val="20"/>
          <w:bdr w:val="none" w:sz="0" w:space="0" w:color="auto" w:frame="1"/>
          <w:shd w:val="clear" w:color="auto" w:fill="EFF0F1"/>
        </w:rPr>
        <w:t>) src/ruby_supportlib/phusion_passenger/request_handler.rb:</w:t>
      </w:r>
      <w:r w:rsidRPr="00AA70B0">
        <w:rPr>
          <w:rFonts w:ascii="inherit" w:eastAsia="Times New Roman" w:hAnsi="inherit" w:cs="Courier New"/>
          <w:color w:val="7D2727"/>
          <w:sz w:val="16"/>
          <w:szCs w:val="20"/>
          <w:bdr w:val="none" w:sz="0" w:space="0" w:color="auto" w:frame="1"/>
          <w:shd w:val="clear" w:color="auto" w:fill="EFF0F1"/>
        </w:rPr>
        <w:t>416</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`block (</w:t>
      </w:r>
      <w:r w:rsidRPr="00AA70B0">
        <w:rPr>
          <w:rFonts w:ascii="inherit" w:eastAsia="Times New Roman" w:hAnsi="inherit" w:cs="Courier New"/>
          <w:color w:val="7D2727"/>
          <w:sz w:val="16"/>
          <w:szCs w:val="20"/>
          <w:bdr w:val="none" w:sz="0" w:space="0" w:color="auto" w:frame="1"/>
          <w:shd w:val="clear" w:color="auto" w:fill="EFF0F1"/>
        </w:rPr>
        <w:t>3</w:t>
      </w:r>
      <w:r w:rsidRPr="00AA70B0">
        <w:rPr>
          <w:rFonts w:ascii="inherit" w:eastAsia="Times New Roman" w:hAnsi="inherit" w:cs="Courier New"/>
          <w:color w:val="303336"/>
          <w:sz w:val="16"/>
          <w:szCs w:val="20"/>
          <w:bdr w:val="none" w:sz="0" w:space="0" w:color="auto" w:frame="1"/>
          <w:shd w:val="clear" w:color="auto" w:fill="EFF0F1"/>
        </w:rPr>
        <w:t xml:space="preserve"> levels) </w:t>
      </w:r>
      <w:r w:rsidRPr="00AA70B0">
        <w:rPr>
          <w:rFonts w:ascii="inherit" w:eastAsia="Times New Roman" w:hAnsi="inherit" w:cs="Courier New"/>
          <w:color w:val="101094"/>
          <w:sz w:val="16"/>
          <w:szCs w:val="20"/>
          <w:bdr w:val="none" w:sz="0" w:space="0" w:color="auto" w:frame="1"/>
          <w:shd w:val="clear" w:color="auto" w:fill="EFF0F1"/>
        </w:rPr>
        <w:t>in</w:t>
      </w:r>
      <w:r w:rsidRPr="00AA70B0">
        <w:rPr>
          <w:rFonts w:ascii="inherit" w:eastAsia="Times New Roman" w:hAnsi="inherit" w:cs="Courier New"/>
          <w:color w:val="303336"/>
          <w:sz w:val="16"/>
          <w:szCs w:val="20"/>
          <w:bdr w:val="none" w:sz="0" w:space="0" w:color="auto" w:frame="1"/>
          <w:shd w:val="clear" w:color="auto" w:fill="EFF0F1"/>
        </w:rPr>
        <w:t xml:space="preserve"> start_threads</w:t>
      </w:r>
      <w:r w:rsidRPr="00AA70B0">
        <w:rPr>
          <w:rFonts w:ascii="inherit" w:eastAsia="Times New Roman" w:hAnsi="inherit" w:cs="Courier New"/>
          <w:color w:val="7D2727"/>
          <w:sz w:val="16"/>
          <w:szCs w:val="20"/>
          <w:bdr w:val="none" w:sz="0" w:space="0" w:color="auto" w:frame="1"/>
          <w:shd w:val="clear" w:color="auto" w:fill="EFF0F1"/>
        </w:rPr>
        <w:t>'</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7D2727"/>
          <w:sz w:val="16"/>
          <w:szCs w:val="20"/>
          <w:bdr w:val="none" w:sz="0" w:space="0" w:color="auto" w:frame="1"/>
          <w:shd w:val="clear" w:color="auto" w:fill="EFF0F1"/>
        </w:rPr>
        <w:t xml:space="preserve">  passenger (5.0.22) src/ruby_supportlib/phusion_passenger/utils.rb:113:in `block in create_thread_and_abort_on_exception'</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41.559638</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Rendered /var/lib/gems/2.2.0/gems/actionpack-4.1.2/lib/action_dispatch/middleware/templates/rescues/_source.erb (0.6ms)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41.566011</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Rendered /var/lib/gems/2.2.0/gems/actionpack-4.1.2/lib/action_dispatch/middleware/templates/rescues/_trace.html.erb (1.1ms)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41.572608</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Rendered /var/lib/gems/2.2.0/gems/actionpack-4.1.2/lib/action_dispatch/middleware/templates/rescues/_request_and_response.html.erb (0.9ms)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I, [</w:t>
      </w:r>
      <w:r w:rsidRPr="00AA70B0">
        <w:rPr>
          <w:rFonts w:ascii="inherit" w:eastAsia="Times New Roman" w:hAnsi="inherit" w:cs="Courier New"/>
          <w:color w:val="7D2727"/>
          <w:sz w:val="16"/>
          <w:szCs w:val="20"/>
          <w:bdr w:val="none" w:sz="0" w:space="0" w:color="auto" w:frame="1"/>
          <w:shd w:val="clear" w:color="auto" w:fill="EFF0F1"/>
        </w:rPr>
        <w:t>2015-12-17</w:t>
      </w:r>
      <w:r w:rsidRPr="00AA70B0">
        <w:rPr>
          <w:rFonts w:ascii="inherit" w:eastAsia="Times New Roman" w:hAnsi="inherit" w:cs="Courier New"/>
          <w:color w:val="303336"/>
          <w:sz w:val="16"/>
          <w:szCs w:val="20"/>
          <w:bdr w:val="none" w:sz="0" w:space="0" w:color="auto" w:frame="1"/>
          <w:shd w:val="clear" w:color="auto" w:fill="EFF0F1"/>
        </w:rPr>
        <w:t>T17:</w:t>
      </w:r>
      <w:r w:rsidRPr="00AA70B0">
        <w:rPr>
          <w:rFonts w:ascii="inherit" w:eastAsia="Times New Roman" w:hAnsi="inherit" w:cs="Courier New"/>
          <w:color w:val="7D2727"/>
          <w:sz w:val="16"/>
          <w:szCs w:val="20"/>
          <w:bdr w:val="none" w:sz="0" w:space="0" w:color="auto" w:frame="1"/>
          <w:shd w:val="clear" w:color="auto" w:fill="EFF0F1"/>
        </w:rPr>
        <w:t>34</w:t>
      </w:r>
      <w:r w:rsidRPr="00AA70B0">
        <w:rPr>
          <w:rFonts w:ascii="inherit" w:eastAsia="Times New Roman" w:hAnsi="inherit" w:cs="Courier New"/>
          <w:color w:val="303336"/>
          <w:sz w:val="16"/>
          <w:szCs w:val="20"/>
          <w:bdr w:val="none" w:sz="0" w:space="0" w:color="auto" w:frame="1"/>
          <w:shd w:val="clear" w:color="auto" w:fill="EFF0F1"/>
        </w:rPr>
        <w:t>:</w:t>
      </w:r>
      <w:r w:rsidRPr="00AA70B0">
        <w:rPr>
          <w:rFonts w:ascii="inherit" w:eastAsia="Times New Roman" w:hAnsi="inherit" w:cs="Courier New"/>
          <w:color w:val="7D2727"/>
          <w:sz w:val="16"/>
          <w:szCs w:val="20"/>
          <w:bdr w:val="none" w:sz="0" w:space="0" w:color="auto" w:frame="1"/>
          <w:shd w:val="clear" w:color="auto" w:fill="EFF0F1"/>
        </w:rPr>
        <w:t>41.572727</w:t>
      </w:r>
      <w:r w:rsidRPr="00AA70B0">
        <w:rPr>
          <w:rFonts w:ascii="inherit" w:eastAsia="Times New Roman" w:hAnsi="inherit" w:cs="Courier New"/>
          <w:color w:val="303336"/>
          <w:sz w:val="16"/>
          <w:szCs w:val="20"/>
          <w:bdr w:val="none" w:sz="0" w:space="0" w:color="auto" w:frame="1"/>
          <w:shd w:val="clear" w:color="auto" w:fill="EFF0F1"/>
        </w:rPr>
        <w:t xml:space="preserve"> #</w:t>
      </w:r>
      <w:r w:rsidRPr="00AA70B0">
        <w:rPr>
          <w:rFonts w:ascii="inherit" w:eastAsia="Times New Roman" w:hAnsi="inherit" w:cs="Courier New"/>
          <w:color w:val="7D2727"/>
          <w:sz w:val="16"/>
          <w:szCs w:val="20"/>
          <w:bdr w:val="none" w:sz="0" w:space="0" w:color="auto" w:frame="1"/>
          <w:shd w:val="clear" w:color="auto" w:fill="EFF0F1"/>
        </w:rPr>
        <w:t>127</w:t>
      </w:r>
      <w:r w:rsidRPr="00AA70B0">
        <w:rPr>
          <w:rFonts w:ascii="inherit" w:eastAsia="Times New Roman" w:hAnsi="inherit" w:cs="Courier New"/>
          <w:color w:val="303336"/>
          <w:sz w:val="16"/>
          <w:szCs w:val="20"/>
          <w:bdr w:val="none" w:sz="0" w:space="0" w:color="auto" w:frame="1"/>
          <w:shd w:val="clear" w:color="auto" w:fill="EFF0F1"/>
        </w:rPr>
        <w:t xml:space="preserve">]  INFO </w:t>
      </w:r>
      <w:r w:rsidRPr="00AA70B0">
        <w:rPr>
          <w:rFonts w:ascii="inherit" w:eastAsia="Times New Roman" w:hAnsi="inherit" w:cs="Courier New"/>
          <w:color w:val="858C93"/>
          <w:sz w:val="16"/>
          <w:szCs w:val="20"/>
          <w:bdr w:val="none" w:sz="0" w:space="0" w:color="auto" w:frame="1"/>
          <w:shd w:val="clear" w:color="auto" w:fill="EFF0F1"/>
        </w:rPr>
        <w:t>-- :   Rendered /var/lib/gems/2.2.0/gems/actionpack-4.1.2/lib/action_dispatch/middleware/templates/rescues/diagnostics.erb within rescues/layout (20.2ms)</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AA70B0">
        <w:rPr>
          <w:rFonts w:ascii="inherit" w:eastAsia="Times New Roman" w:hAnsi="inherit" w:cs="Courier New"/>
          <w:color w:val="303336"/>
          <w:sz w:val="16"/>
          <w:szCs w:val="20"/>
          <w:bdr w:val="none" w:sz="0" w:space="0" w:color="auto" w:frame="1"/>
          <w:shd w:val="clear" w:color="auto" w:fill="EFF0F1"/>
        </w:rPr>
        <w:t>^CERROR:</w:t>
      </w:r>
    </w:p>
    <w:p w:rsidR="00AA70B0" w:rsidRPr="00AA70B0" w:rsidRDefault="00AA70B0" w:rsidP="00AA70B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AA70B0">
        <w:rPr>
          <w:rFonts w:ascii="inherit" w:eastAsia="Times New Roman" w:hAnsi="inherit" w:cs="Courier New"/>
          <w:color w:val="303336"/>
          <w:sz w:val="16"/>
          <w:szCs w:val="20"/>
          <w:bdr w:val="none" w:sz="0" w:space="0" w:color="auto" w:frame="1"/>
          <w:shd w:val="clear" w:color="auto" w:fill="EFF0F1"/>
        </w:rPr>
        <w:t>Aborting.</w:t>
      </w:r>
    </w:p>
    <w:p w:rsidR="00AA70B0" w:rsidRPr="00AA70B0" w:rsidRDefault="00AA70B0" w:rsidP="00AA70B0">
      <w:pPr>
        <w:shd w:val="clear" w:color="auto" w:fill="FFFFFF"/>
        <w:spacing w:after="240" w:line="240" w:lineRule="auto"/>
        <w:textAlignment w:val="baseline"/>
        <w:rPr>
          <w:rFonts w:ascii="Arial" w:eastAsia="Times New Roman" w:hAnsi="Arial" w:cs="Arial"/>
          <w:color w:val="242729"/>
          <w:sz w:val="23"/>
          <w:szCs w:val="23"/>
        </w:rPr>
      </w:pPr>
      <w:r w:rsidRPr="00AA70B0">
        <w:rPr>
          <w:rFonts w:ascii="Arial" w:eastAsia="Times New Roman" w:hAnsi="Arial" w:cs="Arial"/>
          <w:color w:val="242729"/>
          <w:sz w:val="23"/>
          <w:szCs w:val="23"/>
        </w:rPr>
        <w:t>Any help is really appreciated, I'm still getting the hang of Docker and working on production</w:t>
      </w:r>
    </w:p>
    <w:p w:rsidR="00703996" w:rsidRPr="00703996" w:rsidRDefault="00703996" w:rsidP="00703996">
      <w:pPr>
        <w:spacing w:after="0" w:line="240" w:lineRule="auto"/>
        <w:rPr>
          <w:sz w:val="18"/>
        </w:rPr>
      </w:pPr>
      <w:r>
        <w:rPr>
          <w:sz w:val="18"/>
        </w:rPr>
        <w:t>-</w:t>
      </w:r>
      <w:r w:rsidRPr="00703996">
        <w:rPr>
          <w:sz w:val="18"/>
        </w:rPr>
        <w:sym w:font="Wingdings" w:char="F0E0"/>
      </w:r>
      <w:r w:rsidRPr="00703996">
        <w:rPr>
          <w:sz w:val="18"/>
        </w:rPr>
        <w:t>I think the application is assuming the database is available immediately. It can sometimes take a few seconds to start up. I would either have the application retry the connection a few times with a short delay, or create an entrypoint script to poll and wait for it to be available. – dnephin Dec 17 '15 at 22:56</w:t>
      </w:r>
    </w:p>
    <w:p w:rsidR="00703996" w:rsidRPr="00703996" w:rsidRDefault="00703996" w:rsidP="00703996">
      <w:pPr>
        <w:spacing w:after="0" w:line="240" w:lineRule="auto"/>
        <w:rPr>
          <w:sz w:val="18"/>
        </w:rPr>
      </w:pPr>
      <w:r w:rsidRPr="00703996">
        <w:rPr>
          <w:sz w:val="18"/>
        </w:rPr>
        <w:t xml:space="preserve">  </w:t>
      </w:r>
      <w:r w:rsidRPr="00703996">
        <w:rPr>
          <w:sz w:val="18"/>
        </w:rPr>
        <w:tab/>
        <w:t xml:space="preserve"> </w:t>
      </w:r>
      <w:r w:rsidRPr="00703996">
        <w:rPr>
          <w:sz w:val="18"/>
        </w:rPr>
        <w:tab/>
      </w:r>
    </w:p>
    <w:p w:rsidR="00CA16AF" w:rsidRDefault="00703996" w:rsidP="00703996">
      <w:pPr>
        <w:spacing w:after="0" w:line="240" w:lineRule="auto"/>
        <w:rPr>
          <w:sz w:val="18"/>
        </w:rPr>
      </w:pPr>
      <w:r w:rsidRPr="00703996">
        <w:rPr>
          <w:sz w:val="18"/>
        </w:rPr>
        <w:t>That makes sense, I found a script for that purpose, I'll use it again with the new changes and see how that goes.</w:t>
      </w:r>
    </w:p>
    <w:p w:rsidR="00703996" w:rsidRDefault="00703996" w:rsidP="00703996">
      <w:r>
        <w:rPr>
          <w:sz w:val="18"/>
        </w:rPr>
        <w:t>-</w:t>
      </w:r>
      <w:r w:rsidRPr="00703996">
        <w:rPr>
          <w:sz w:val="18"/>
        </w:rPr>
        <w:sym w:font="Wingdings" w:char="F0E0"/>
      </w:r>
      <w:r w:rsidRPr="00703996">
        <w:rPr>
          <w:sz w:val="18"/>
        </w:rPr>
        <w:t xml:space="preserve"> </w:t>
      </w:r>
      <w:r w:rsidRPr="00703996">
        <w:t>The fact that it's trying to connect to a Unix domain socket points to a configuration issue in the Rails application. Your docker-compose.yml has DATABASE_URL in it, but it's commented out -- uncommenting that should at least get closer (the application should at least attempt to start connecting to postgres.local instead of a local Unix domain socket which isn't going to exist since Postgres is running in a separate container).</w:t>
      </w:r>
    </w:p>
    <w:p w:rsidR="00703996" w:rsidRPr="00703996" w:rsidRDefault="00703996" w:rsidP="00703996">
      <w:r>
        <w:t>---</w:t>
      </w:r>
      <w:r w:rsidRPr="00703996">
        <w:t>Thanks a lot, made me realize something, I shouldn't be running passenger from the Dockerfile, since it would before any docker-compose container even fires. All working well, only got to work on nginx and I should be good to go :) – whatAboutJohn Dec 18 '15 at 21:27</w:t>
      </w:r>
    </w:p>
    <w:p w:rsidR="00703996" w:rsidRPr="00DD2425" w:rsidRDefault="00703996" w:rsidP="00703996">
      <w:pPr>
        <w:pStyle w:val="Heading1"/>
        <w:shd w:val="clear" w:color="auto" w:fill="FFFFFF"/>
        <w:spacing w:before="0" w:beforeAutospacing="0" w:after="0" w:afterAutospacing="0"/>
        <w:textAlignment w:val="baseline"/>
        <w:rPr>
          <w:rFonts w:ascii="Arial" w:hAnsi="Arial" w:cs="Arial"/>
          <w:color w:val="242729"/>
          <w:sz w:val="32"/>
          <w:szCs w:val="33"/>
        </w:rPr>
      </w:pPr>
      <w:r w:rsidRPr="00DD2425">
        <w:rPr>
          <w:sz w:val="16"/>
          <w:highlight w:val="yellow"/>
        </w:rPr>
        <w:t>18.)</w:t>
      </w:r>
      <w:r w:rsidRPr="00DD2425">
        <w:rPr>
          <w:rFonts w:ascii="Arial" w:hAnsi="Arial" w:cs="Arial"/>
          <w:color w:val="242729"/>
          <w:sz w:val="32"/>
          <w:szCs w:val="33"/>
          <w:highlight w:val="yellow"/>
        </w:rPr>
        <w:t xml:space="preserve"> </w:t>
      </w:r>
      <w:hyperlink r:id="rId132" w:history="1">
        <w:r w:rsidRPr="00DD2425">
          <w:rPr>
            <w:rFonts w:ascii="inherit" w:hAnsi="inherit" w:cs="Arial"/>
            <w:b w:val="0"/>
            <w:bCs w:val="0"/>
            <w:color w:val="242729"/>
            <w:sz w:val="34"/>
            <w:szCs w:val="36"/>
            <w:highlight w:val="yellow"/>
            <w:u w:val="single"/>
            <w:bdr w:val="none" w:sz="0" w:space="0" w:color="auto" w:frame="1"/>
          </w:rPr>
          <w:t>Dockerfile pass environments on docker compose build</w:t>
        </w:r>
      </w:hyperlink>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 have written a </w:t>
      </w:r>
      <w:r w:rsidRPr="00703996">
        <w:rPr>
          <w:rFonts w:ascii="Consolas" w:eastAsia="Times New Roman" w:hAnsi="Consolas" w:cs="Courier New"/>
          <w:color w:val="242729"/>
          <w:sz w:val="18"/>
          <w:szCs w:val="20"/>
          <w:bdr w:val="none" w:sz="0" w:space="0" w:color="auto" w:frame="1"/>
          <w:shd w:val="clear" w:color="auto" w:fill="EFF0F1"/>
        </w:rPr>
        <w:t>Dockerfile</w:t>
      </w:r>
      <w:r w:rsidRPr="00703996">
        <w:rPr>
          <w:rFonts w:ascii="Arial" w:eastAsia="Times New Roman" w:hAnsi="Arial" w:cs="Arial"/>
          <w:color w:val="242729"/>
          <w:szCs w:val="23"/>
        </w:rPr>
        <w:t> which uses two arguments: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FROM jessie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MAINTAINER Zeinab Abbasimazar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#Build Arguments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ARG REP_USER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ARG REP_PASS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RUN echo 'REP_USER:'$REP_USER', REP_PASS:'$REP_PASS</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lastRenderedPageBreak/>
        <w:t>I wrote a </w:t>
      </w:r>
      <w:r w:rsidRPr="00703996">
        <w:rPr>
          <w:rFonts w:ascii="Consolas" w:eastAsia="Times New Roman" w:hAnsi="Consolas" w:cs="Courier New"/>
          <w:color w:val="242729"/>
          <w:sz w:val="18"/>
          <w:szCs w:val="20"/>
          <w:bdr w:val="none" w:sz="0" w:space="0" w:color="auto" w:frame="1"/>
          <w:shd w:val="clear" w:color="auto" w:fill="EFF0F1"/>
        </w:rPr>
        <w:t>docker-compose.yml</w:t>
      </w:r>
      <w:r w:rsidRPr="00703996">
        <w:rPr>
          <w:rFonts w:ascii="Arial" w:eastAsia="Times New Roman" w:hAnsi="Arial" w:cs="Arial"/>
          <w:color w:val="242729"/>
          <w:szCs w:val="23"/>
        </w:rPr>
        <w:t> for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args: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REP_USER: $REP_USER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REP_PASS: $REP_PASS</w:t>
      </w:r>
    </w:p>
    <w:p w:rsidR="00703996" w:rsidRPr="00703996" w:rsidRDefault="00703996" w:rsidP="00703996">
      <w:pPr>
        <w:shd w:val="clear" w:color="auto" w:fill="FFFFFF"/>
        <w:spacing w:after="24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don't want to define these arguments directly in the compose file, so I tried to send them during docker compose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REP_USER=myusername REP_PASS=mypassword docker-compose build</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Which didn't work. I changed my </w:t>
      </w:r>
      <w:r w:rsidRPr="00703996">
        <w:rPr>
          <w:rFonts w:ascii="Consolas" w:eastAsia="Times New Roman" w:hAnsi="Consolas" w:cs="Courier New"/>
          <w:color w:val="242729"/>
          <w:sz w:val="18"/>
          <w:szCs w:val="20"/>
          <w:bdr w:val="none" w:sz="0" w:space="0" w:color="auto" w:frame="1"/>
          <w:shd w:val="clear" w:color="auto" w:fill="EFF0F1"/>
        </w:rPr>
        <w:t>Dockerfile</w:t>
      </w:r>
      <w:r w:rsidRPr="00703996">
        <w:rPr>
          <w:rFonts w:ascii="Arial" w:eastAsia="Times New Roman" w:hAnsi="Arial" w:cs="Arial"/>
          <w:color w:val="242729"/>
          <w:szCs w:val="23"/>
        </w:rPr>
        <w:t> to use these arguments as environment variables; so I removed </w:t>
      </w:r>
      <w:r w:rsidRPr="00703996">
        <w:rPr>
          <w:rFonts w:ascii="Consolas" w:eastAsia="Times New Roman" w:hAnsi="Consolas" w:cs="Courier New"/>
          <w:color w:val="242729"/>
          <w:sz w:val="18"/>
          <w:szCs w:val="20"/>
          <w:bdr w:val="none" w:sz="0" w:space="0" w:color="auto" w:frame="1"/>
          <w:shd w:val="clear" w:color="auto" w:fill="EFF0F1"/>
        </w:rPr>
        <w:t>ARG</w:t>
      </w:r>
      <w:r w:rsidRPr="00703996">
        <w:rPr>
          <w:rFonts w:ascii="Arial" w:eastAsia="Times New Roman" w:hAnsi="Arial" w:cs="Arial"/>
          <w:color w:val="242729"/>
          <w:szCs w:val="23"/>
        </w:rPr>
        <w:t> lines: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FROM jessie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MAINTAINER Zeinab Abbasimazar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RUN echo 'REP_USER:'$REP_USER', REP_PASS:'$REP_PASS</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And </w:t>
      </w:r>
      <w:r w:rsidRPr="00703996">
        <w:rPr>
          <w:rFonts w:ascii="Consolas" w:eastAsia="Times New Roman" w:hAnsi="Consolas" w:cs="Courier New"/>
          <w:color w:val="242729"/>
          <w:sz w:val="18"/>
          <w:szCs w:val="20"/>
          <w:bdr w:val="none" w:sz="0" w:space="0" w:color="auto" w:frame="1"/>
          <w:shd w:val="clear" w:color="auto" w:fill="EFF0F1"/>
        </w:rPr>
        <w:t>docker-compose.yml</w:t>
      </w:r>
      <w:r w:rsidRPr="00703996">
        <w:rPr>
          <w:rFonts w:ascii="Arial" w:eastAsia="Times New Roman" w:hAnsi="Arial" w:cs="Arial"/>
          <w:color w:val="242729"/>
          <w:szCs w:val="23"/>
        </w:rPr>
        <w:t>:</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And ran </w:t>
      </w:r>
      <w:r w:rsidRPr="00703996">
        <w:rPr>
          <w:rFonts w:ascii="Consolas" w:eastAsia="Times New Roman" w:hAnsi="Consolas" w:cs="Courier New"/>
          <w:color w:val="242729"/>
          <w:sz w:val="18"/>
          <w:szCs w:val="20"/>
          <w:bdr w:val="none" w:sz="0" w:space="0" w:color="auto" w:frame="1"/>
          <w:shd w:val="clear" w:color="auto" w:fill="EFF0F1"/>
        </w:rPr>
        <w:t>REP_USER=myusername REP_PASS=mypassword docker-compose build</w:t>
      </w:r>
      <w:r w:rsidRPr="00703996">
        <w:rPr>
          <w:rFonts w:ascii="Arial" w:eastAsia="Times New Roman" w:hAnsi="Arial" w:cs="Arial"/>
          <w:color w:val="242729"/>
          <w:szCs w:val="23"/>
        </w:rPr>
        <w:t>; still no result.</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also tried to save these information into an </w:t>
      </w:r>
      <w:r w:rsidRPr="00703996">
        <w:rPr>
          <w:rFonts w:ascii="Consolas" w:eastAsia="Times New Roman" w:hAnsi="Consolas" w:cs="Courier New"/>
          <w:color w:val="242729"/>
          <w:sz w:val="18"/>
          <w:szCs w:val="20"/>
          <w:bdr w:val="none" w:sz="0" w:space="0" w:color="auto" w:frame="1"/>
          <w:shd w:val="clear" w:color="auto" w:fill="EFF0F1"/>
        </w:rPr>
        <w:t>env</w:t>
      </w:r>
      <w:r w:rsidRPr="00703996">
        <w:rPr>
          <w:rFonts w:ascii="Arial" w:eastAsia="Times New Roman" w:hAnsi="Arial" w:cs="Arial"/>
          <w:color w:val="242729"/>
          <w:szCs w:val="23"/>
        </w:rPr>
        <w:t> 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env_file: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 myenv.env</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But it seems </w:t>
      </w:r>
      <w:r w:rsidRPr="00703996">
        <w:rPr>
          <w:rFonts w:ascii="Consolas" w:eastAsia="Times New Roman" w:hAnsi="Consolas" w:cs="Courier New"/>
          <w:color w:val="242729"/>
          <w:sz w:val="18"/>
          <w:szCs w:val="20"/>
          <w:bdr w:val="none" w:sz="0" w:space="0" w:color="auto" w:frame="1"/>
          <w:shd w:val="clear" w:color="auto" w:fill="EFF0F1"/>
        </w:rPr>
        <w:t>env</w:t>
      </w:r>
      <w:r w:rsidRPr="00703996">
        <w:rPr>
          <w:rFonts w:ascii="Arial" w:eastAsia="Times New Roman" w:hAnsi="Arial" w:cs="Arial"/>
          <w:color w:val="242729"/>
          <w:szCs w:val="23"/>
        </w:rPr>
        <w:t> files doesn't affect at build time; they are just take part into run time.</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inherit" w:eastAsia="Times New Roman" w:hAnsi="inherit" w:cs="Arial"/>
          <w:b/>
          <w:bCs/>
          <w:color w:val="242729"/>
          <w:sz w:val="21"/>
          <w:szCs w:val="23"/>
          <w:bdr w:val="none" w:sz="0" w:space="0" w:color="auto" w:frame="1"/>
        </w:rPr>
        <w:t>EDIT 1:</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Docker version is </w:t>
      </w:r>
      <w:r w:rsidRPr="00703996">
        <w:rPr>
          <w:rFonts w:ascii="Consolas" w:eastAsia="Times New Roman" w:hAnsi="Consolas" w:cs="Courier New"/>
          <w:color w:val="242729"/>
          <w:sz w:val="18"/>
          <w:szCs w:val="20"/>
          <w:bdr w:val="none" w:sz="0" w:space="0" w:color="auto" w:frame="1"/>
          <w:shd w:val="clear" w:color="auto" w:fill="EFF0F1"/>
        </w:rPr>
        <w:t>1.12.6</w:t>
      </w:r>
      <w:r w:rsidRPr="00703996">
        <w:rPr>
          <w:rFonts w:ascii="Arial" w:eastAsia="Times New Roman" w:hAnsi="Arial" w:cs="Arial"/>
          <w:color w:val="242729"/>
          <w:szCs w:val="23"/>
        </w:rPr>
        <w:t> which doesn't support passing arguments with </w:t>
      </w:r>
      <w:r w:rsidRPr="00703996">
        <w:rPr>
          <w:rFonts w:ascii="Consolas" w:eastAsia="Times New Roman" w:hAnsi="Consolas" w:cs="Courier New"/>
          <w:color w:val="242729"/>
          <w:sz w:val="18"/>
          <w:szCs w:val="20"/>
          <w:bdr w:val="none" w:sz="0" w:space="0" w:color="auto" w:frame="1"/>
          <w:shd w:val="clear" w:color="auto" w:fill="EFF0F1"/>
        </w:rPr>
        <w:t>--build-arg</w:t>
      </w:r>
      <w:r w:rsidRPr="00703996">
        <w:rPr>
          <w:rFonts w:ascii="Arial" w:eastAsia="Times New Roman" w:hAnsi="Arial" w:cs="Arial"/>
          <w:color w:val="242729"/>
          <w:szCs w:val="23"/>
        </w:rPr>
        <w:t>.</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inherit" w:eastAsia="Times New Roman" w:hAnsi="inherit" w:cs="Arial"/>
          <w:b/>
          <w:bCs/>
          <w:color w:val="242729"/>
          <w:sz w:val="21"/>
          <w:szCs w:val="23"/>
          <w:bdr w:val="none" w:sz="0" w:space="0" w:color="auto" w:frame="1"/>
        </w:rPr>
        <w:t>EDIT 2:</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tried using </w:t>
      </w:r>
      <w:r w:rsidRPr="00703996">
        <w:rPr>
          <w:rFonts w:ascii="Consolas" w:eastAsia="Times New Roman" w:hAnsi="Consolas" w:cs="Courier New"/>
          <w:color w:val="242729"/>
          <w:sz w:val="18"/>
          <w:szCs w:val="20"/>
          <w:bdr w:val="none" w:sz="0" w:space="0" w:color="auto" w:frame="1"/>
          <w:shd w:val="clear" w:color="auto" w:fill="EFF0F1"/>
        </w:rPr>
        <w:t>.env</w:t>
      </w:r>
      <w:r w:rsidRPr="00703996">
        <w:rPr>
          <w:rFonts w:ascii="Arial" w:eastAsia="Times New Roman" w:hAnsi="Arial" w:cs="Arial"/>
          <w:color w:val="242729"/>
          <w:szCs w:val="23"/>
        </w:rPr>
        <w:t> file as described </w:t>
      </w:r>
      <w:hyperlink r:id="rId133" w:anchor="the-env-file" w:history="1">
        <w:r w:rsidRPr="00703996">
          <w:rPr>
            <w:rFonts w:ascii="inherit" w:eastAsia="Times New Roman" w:hAnsi="inherit" w:cs="Arial"/>
            <w:color w:val="005999"/>
            <w:sz w:val="21"/>
            <w:szCs w:val="23"/>
            <w:u w:val="single"/>
            <w:bdr w:val="none" w:sz="0" w:space="0" w:color="auto" w:frame="1"/>
          </w:rPr>
          <w:t>here</w:t>
        </w:r>
      </w:hyperlink>
      <w:r w:rsidRPr="00703996">
        <w:rPr>
          <w:rFonts w:ascii="Arial" w:eastAsia="Times New Roman" w:hAnsi="Arial" w:cs="Arial"/>
          <w:color w:val="242729"/>
          <w:szCs w:val="23"/>
        </w:rPr>
        <w:t>:</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cat .env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REP_USER=myusername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REP_PASS=mypassword</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then called </w:t>
      </w:r>
      <w:r w:rsidRPr="00703996">
        <w:rPr>
          <w:rFonts w:ascii="Consolas" w:eastAsia="Times New Roman" w:hAnsi="Consolas" w:cs="Courier New"/>
          <w:color w:val="242729"/>
          <w:sz w:val="18"/>
          <w:szCs w:val="20"/>
          <w:bdr w:val="none" w:sz="0" w:space="0" w:color="auto" w:frame="1"/>
          <w:shd w:val="clear" w:color="auto" w:fill="EFF0F1"/>
        </w:rPr>
        <w:t>docker-compose config</w:t>
      </w:r>
      <w:r w:rsidRPr="00703996">
        <w:rPr>
          <w:rFonts w:ascii="Arial" w:eastAsia="Times New Roman" w:hAnsi="Arial" w:cs="Arial"/>
          <w:color w:val="242729"/>
          <w:szCs w:val="23"/>
        </w:rPr>
        <w:t> which returned: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networks: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args: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REP_PASS: mypassword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REP_USER: myusername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/home/zeinab/Workspace/ZiZi-Docker/Test/test-exec-1</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'2.0'</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volumes: {}</w:t>
      </w:r>
    </w:p>
    <w:p w:rsidR="00703996" w:rsidRPr="00703996" w:rsidRDefault="00703996" w:rsidP="00703996">
      <w:pPr>
        <w:shd w:val="clear" w:color="auto" w:fill="FFFFFF"/>
        <w:spacing w:after="24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Which means this resolved my issue.</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inherit" w:eastAsia="Times New Roman" w:hAnsi="inherit" w:cs="Arial"/>
          <w:b/>
          <w:bCs/>
          <w:color w:val="242729"/>
          <w:sz w:val="21"/>
          <w:szCs w:val="23"/>
          <w:bdr w:val="none" w:sz="0" w:space="0" w:color="auto" w:frame="1"/>
        </w:rPr>
        <w:t>EDIT 3:</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lastRenderedPageBreak/>
        <w:t>I also tried third section of </w:t>
      </w:r>
      <w:hyperlink r:id="rId134" w:anchor="args" w:history="1">
        <w:r w:rsidRPr="00703996">
          <w:rPr>
            <w:rFonts w:ascii="inherit" w:eastAsia="Times New Roman" w:hAnsi="inherit" w:cs="Arial"/>
            <w:color w:val="005999"/>
            <w:sz w:val="21"/>
            <w:szCs w:val="23"/>
            <w:u w:val="single"/>
            <w:bdr w:val="none" w:sz="0" w:space="0" w:color="auto" w:frame="1"/>
          </w:rPr>
          <w:t>docker-compose arg documentation</w:t>
        </w:r>
      </w:hyperlink>
      <w:r w:rsidRPr="00703996">
        <w:rPr>
          <w:rFonts w:ascii="Arial" w:eastAsia="Times New Roman" w:hAnsi="Arial" w:cs="Arial"/>
          <w:color w:val="242729"/>
          <w:szCs w:val="23"/>
        </w:rPr>
        <w:t> in my </w:t>
      </w:r>
      <w:r w:rsidRPr="00703996">
        <w:rPr>
          <w:rFonts w:ascii="Consolas" w:eastAsia="Times New Roman" w:hAnsi="Consolas" w:cs="Courier New"/>
          <w:color w:val="242729"/>
          <w:sz w:val="18"/>
          <w:szCs w:val="20"/>
          <w:bdr w:val="none" w:sz="0" w:space="0" w:color="auto" w:frame="1"/>
          <w:shd w:val="clear" w:color="auto" w:fill="EFF0F1"/>
        </w:rPr>
        <w:t>docker-compose.yml</w:t>
      </w:r>
      <w:r w:rsidRPr="00703996">
        <w:rPr>
          <w:rFonts w:ascii="Arial" w:eastAsia="Times New Roman" w:hAnsi="Arial" w:cs="Arial"/>
          <w:color w:val="242729"/>
          <w:szCs w:val="23"/>
        </w:rPr>
        <w:t> 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args: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 REP_USER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 REP_PASS</w:t>
      </w:r>
    </w:p>
    <w:p w:rsidR="00703996" w:rsidRPr="00703996" w:rsidRDefault="00703996" w:rsidP="00703996">
      <w:pPr>
        <w:shd w:val="clear" w:color="auto" w:fill="FFFFFF"/>
        <w:spacing w:after="24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And executed: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export REP_USER=myusername;export REP_PASS=mypassword;sudo docker-compose build --no-cache</w:t>
      </w:r>
    </w:p>
    <w:p w:rsidR="00703996" w:rsidRDefault="00703996" w:rsidP="00703996">
      <w:pPr>
        <w:shd w:val="clear" w:color="auto" w:fill="FFFFFF"/>
        <w:spacing w:after="24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Still not getting what I wanted.</w:t>
      </w:r>
    </w:p>
    <w:p w:rsidR="00703996" w:rsidRPr="00703996" w:rsidRDefault="00703996" w:rsidP="00703996">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Cs w:val="23"/>
        </w:rPr>
        <w:t>-</w:t>
      </w:r>
      <w:r w:rsidRPr="00703996">
        <w:rPr>
          <w:rFonts w:ascii="Arial" w:hAnsi="Arial" w:cs="Arial"/>
          <w:color w:val="242729"/>
          <w:szCs w:val="23"/>
        </w:rPr>
        <w:sym w:font="Wingdings" w:char="F0E0"/>
      </w:r>
      <w:r w:rsidRPr="00703996">
        <w:rPr>
          <w:rFonts w:ascii="Arial" w:hAnsi="Arial" w:cs="Arial"/>
          <w:color w:val="242729"/>
          <w:sz w:val="22"/>
          <w:szCs w:val="23"/>
        </w:rPr>
        <w:t>I finally found the solution. I mentioned it in the question too. I first tried it with fail, then I found out that I had a typo naming </w:t>
      </w:r>
      <w:r w:rsidRPr="00703996">
        <w:rPr>
          <w:rFonts w:ascii="Consolas" w:hAnsi="Consolas" w:cs="Courier New"/>
          <w:color w:val="242729"/>
          <w:sz w:val="18"/>
          <w:szCs w:val="20"/>
          <w:bdr w:val="none" w:sz="0" w:space="0" w:color="auto" w:frame="1"/>
          <w:shd w:val="clear" w:color="auto" w:fill="EFF0F1"/>
        </w:rPr>
        <w:t>.env</w:t>
      </w:r>
      <w:r w:rsidRPr="00703996">
        <w:rPr>
          <w:rFonts w:ascii="Arial" w:hAnsi="Arial" w:cs="Arial"/>
          <w:color w:val="242729"/>
          <w:sz w:val="22"/>
          <w:szCs w:val="23"/>
        </w:rPr>
        <w:t> file; it was </w:t>
      </w:r>
      <w:r w:rsidRPr="00703996">
        <w:rPr>
          <w:rFonts w:ascii="Consolas" w:hAnsi="Consolas" w:cs="Courier New"/>
          <w:color w:val="242729"/>
          <w:sz w:val="18"/>
          <w:szCs w:val="20"/>
          <w:bdr w:val="none" w:sz="0" w:space="0" w:color="auto" w:frame="1"/>
          <w:shd w:val="clear" w:color="auto" w:fill="EFF0F1"/>
        </w:rPr>
        <w:t>.evn</w:t>
      </w:r>
      <w:r w:rsidRPr="00703996">
        <w:rPr>
          <w:rFonts w:ascii="Arial" w:hAnsi="Arial" w:cs="Arial"/>
          <w:color w:val="242729"/>
          <w:sz w:val="22"/>
          <w:szCs w:val="23"/>
        </w:rPr>
        <w:t>.</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tried using </w:t>
      </w:r>
      <w:r w:rsidRPr="00703996">
        <w:rPr>
          <w:rFonts w:ascii="Consolas" w:eastAsia="Times New Roman" w:hAnsi="Consolas" w:cs="Courier New"/>
          <w:color w:val="242729"/>
          <w:sz w:val="18"/>
          <w:szCs w:val="20"/>
          <w:bdr w:val="none" w:sz="0" w:space="0" w:color="auto" w:frame="1"/>
          <w:shd w:val="clear" w:color="auto" w:fill="EFF0F1"/>
        </w:rPr>
        <w:t>.env</w:t>
      </w:r>
      <w:r w:rsidRPr="00703996">
        <w:rPr>
          <w:rFonts w:ascii="Arial" w:eastAsia="Times New Roman" w:hAnsi="Arial" w:cs="Arial"/>
          <w:color w:val="242729"/>
          <w:szCs w:val="23"/>
        </w:rPr>
        <w:t> file as described </w:t>
      </w:r>
      <w:hyperlink r:id="rId135" w:anchor="the-env-file" w:history="1">
        <w:r w:rsidRPr="00703996">
          <w:rPr>
            <w:rFonts w:ascii="inherit" w:eastAsia="Times New Roman" w:hAnsi="inherit" w:cs="Arial"/>
            <w:color w:val="005999"/>
            <w:sz w:val="21"/>
            <w:szCs w:val="23"/>
            <w:u w:val="single"/>
            <w:bdr w:val="none" w:sz="0" w:space="0" w:color="auto" w:frame="1"/>
          </w:rPr>
          <w:t>here</w:t>
        </w:r>
      </w:hyperlink>
      <w:r w:rsidRPr="00703996">
        <w:rPr>
          <w:rFonts w:ascii="Arial" w:eastAsia="Times New Roman" w:hAnsi="Arial" w:cs="Arial"/>
          <w:color w:val="242729"/>
          <w:szCs w:val="23"/>
        </w:rPr>
        <w:t>:</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cat .env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REP_USER=myusername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REP_PASS=mypassword</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then called </w:t>
      </w:r>
      <w:r w:rsidRPr="00703996">
        <w:rPr>
          <w:rFonts w:ascii="Consolas" w:eastAsia="Times New Roman" w:hAnsi="Consolas" w:cs="Courier New"/>
          <w:color w:val="242729"/>
          <w:sz w:val="18"/>
          <w:szCs w:val="20"/>
          <w:bdr w:val="none" w:sz="0" w:space="0" w:color="auto" w:frame="1"/>
          <w:shd w:val="clear" w:color="auto" w:fill="EFF0F1"/>
        </w:rPr>
        <w:t>docker-compose config</w:t>
      </w:r>
      <w:r w:rsidRPr="00703996">
        <w:rPr>
          <w:rFonts w:ascii="Arial" w:eastAsia="Times New Roman" w:hAnsi="Arial" w:cs="Arial"/>
          <w:color w:val="242729"/>
          <w:szCs w:val="23"/>
        </w:rPr>
        <w:t> which returned: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networks: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ui:</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build: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args: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REP_PASS: mypassword</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REP_USER: myusername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context: /home/zeinab/Workspace/ZiZi-Docker/Test/test-exec-1</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dockerfile: Dockerfile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'2.0'</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volumes: {}</w:t>
      </w:r>
    </w:p>
    <w:p w:rsid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Which means this resolved my issue. I should mention that </w:t>
      </w:r>
      <w:hyperlink r:id="rId136" w:anchor="tab-top" w:history="1">
        <w:r w:rsidRPr="00703996">
          <w:rPr>
            <w:rFonts w:ascii="inherit" w:eastAsia="Times New Roman" w:hAnsi="inherit" w:cs="Arial"/>
            <w:color w:val="005999"/>
            <w:sz w:val="21"/>
            <w:szCs w:val="23"/>
            <w:u w:val="single"/>
            <w:bdr w:val="none" w:sz="0" w:space="0" w:color="auto" w:frame="1"/>
          </w:rPr>
          <w:t>this answer</w:t>
        </w:r>
      </w:hyperlink>
      <w:r w:rsidRPr="00703996">
        <w:rPr>
          <w:rFonts w:ascii="Arial" w:eastAsia="Times New Roman" w:hAnsi="Arial" w:cs="Arial"/>
          <w:color w:val="242729"/>
          <w:szCs w:val="23"/>
        </w:rPr>
        <w:t> was really helpful.</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Pr>
          <w:rFonts w:ascii="Arial" w:eastAsia="Times New Roman" w:hAnsi="Arial" w:cs="Arial"/>
          <w:color w:val="242729"/>
          <w:szCs w:val="23"/>
        </w:rPr>
        <w:t>-</w:t>
      </w:r>
      <w:r w:rsidRPr="00703996">
        <w:rPr>
          <w:rFonts w:ascii="Arial" w:eastAsia="Times New Roman" w:hAnsi="Arial" w:cs="Arial"/>
          <w:color w:val="242729"/>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10614"/>
        <w:gridCol w:w="6"/>
      </w:tblGrid>
      <w:tr w:rsidR="00703996" w:rsidTr="00703996">
        <w:trPr>
          <w:gridAfter w:val="1"/>
        </w:trPr>
        <w:tc>
          <w:tcPr>
            <w:tcW w:w="0" w:type="auto"/>
            <w:tcBorders>
              <w:top w:val="nil"/>
              <w:left w:val="nil"/>
              <w:bottom w:val="nil"/>
              <w:right w:val="nil"/>
            </w:tcBorders>
            <w:shd w:val="clear" w:color="auto" w:fill="FFFFFF"/>
            <w:hideMark/>
          </w:tcPr>
          <w:p w:rsidR="00703996" w:rsidRDefault="00703996" w:rsidP="00703996">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You can set build arguments with docker compose as described </w:t>
            </w:r>
            <w:hyperlink r:id="rId137" w:history="1">
              <w:r>
                <w:rPr>
                  <w:rStyle w:val="Hyperlink"/>
                  <w:rFonts w:ascii="inherit" w:hAnsi="inherit" w:cs="Arial"/>
                  <w:color w:val="005999"/>
                  <w:sz w:val="23"/>
                  <w:szCs w:val="23"/>
                  <w:bdr w:val="none" w:sz="0" w:space="0" w:color="auto" w:frame="1"/>
                </w:rPr>
                <w:t>here</w:t>
              </w:r>
            </w:hyperlink>
            <w:r>
              <w:rPr>
                <w:rFonts w:ascii="inherit" w:hAnsi="inherit" w:cs="Arial"/>
                <w:color w:val="242729"/>
                <w:sz w:val="23"/>
                <w:szCs w:val="23"/>
              </w:rPr>
              <w:t>:</w:t>
            </w:r>
          </w:p>
          <w:p w:rsidR="00703996" w:rsidRDefault="00703996" w:rsidP="00703996">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build [--build-arg key=val...]</w:t>
            </w:r>
          </w:p>
          <w:p w:rsidR="00703996" w:rsidRDefault="00703996" w:rsidP="00703996">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build --build-arg REP_USER=myusername --build-arg REP_PASS=mypassword</w:t>
            </w:r>
          </w:p>
          <w:p w:rsidR="00703996" w:rsidRDefault="00703996" w:rsidP="00703996">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Btw, AFAIK build arguments are a compromise between usability and deterministic building. Docker aims to build in a deterministic fashion. That is, wherever you execute the build the produced image should be the same. Therefore, it appears logical that the client ignores the environment (variables) it is executed in.</w:t>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---my docker version is 1.12.6 which doesn't support that. – Zeinab Abbasimazar Aug 29 at 7:34</w:t>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 xml:space="preserve">  </w:t>
            </w:r>
            <w:r w:rsidRPr="00703996">
              <w:rPr>
                <w:rFonts w:ascii="inherit" w:hAnsi="inherit" w:cs="Arial"/>
                <w:color w:val="242729"/>
                <w:sz w:val="17"/>
                <w:szCs w:val="23"/>
              </w:rPr>
              <w:tab/>
              <w:t xml:space="preserve"> </w:t>
            </w:r>
            <w:r w:rsidRPr="00703996">
              <w:rPr>
                <w:rFonts w:ascii="inherit" w:hAnsi="inherit" w:cs="Arial"/>
                <w:color w:val="242729"/>
                <w:sz w:val="17"/>
                <w:szCs w:val="23"/>
              </w:rPr>
              <w:tab/>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To bad. Updating is no option? In a "normal" Linux you can just put a recent version of docker-compose into $HOME/bin and it should be executed instead of the system default. – fzgregor Aug 29 at 7:39</w:t>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 xml:space="preserve">  </w:t>
            </w:r>
            <w:r w:rsidRPr="00703996">
              <w:rPr>
                <w:rFonts w:ascii="inherit" w:hAnsi="inherit" w:cs="Arial"/>
                <w:color w:val="242729"/>
                <w:sz w:val="17"/>
                <w:szCs w:val="23"/>
              </w:rPr>
              <w:tab/>
              <w:t xml:space="preserve"> </w:t>
            </w:r>
            <w:r w:rsidRPr="00703996">
              <w:rPr>
                <w:rFonts w:ascii="inherit" w:hAnsi="inherit" w:cs="Arial"/>
                <w:color w:val="242729"/>
                <w:sz w:val="17"/>
                <w:szCs w:val="23"/>
              </w:rPr>
              <w:tab/>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I'll check if updating is possible; not all work approaches are in my control at the office. – Zeinab Abbasimazar Aug 29 at 7:42</w:t>
            </w:r>
          </w:p>
          <w:p w:rsidR="00703996" w:rsidRPr="00703996" w:rsidRDefault="00703996" w:rsidP="00703996">
            <w:pPr>
              <w:pStyle w:val="NormalWeb"/>
              <w:spacing w:before="0" w:beforeAutospacing="0" w:after="0" w:afterAutospacing="0"/>
              <w:textAlignment w:val="baseline"/>
              <w:rPr>
                <w:rFonts w:ascii="inherit" w:hAnsi="inherit" w:cs="Arial"/>
                <w:color w:val="242729"/>
                <w:sz w:val="17"/>
                <w:szCs w:val="23"/>
              </w:rPr>
            </w:pPr>
            <w:r w:rsidRPr="00703996">
              <w:rPr>
                <w:rFonts w:ascii="inherit" w:hAnsi="inherit" w:cs="Arial"/>
                <w:color w:val="242729"/>
                <w:sz w:val="17"/>
                <w:szCs w:val="23"/>
              </w:rPr>
              <w:t xml:space="preserve">  </w:t>
            </w:r>
            <w:r w:rsidRPr="00703996">
              <w:rPr>
                <w:rFonts w:ascii="inherit" w:hAnsi="inherit" w:cs="Arial"/>
                <w:color w:val="242729"/>
                <w:sz w:val="17"/>
                <w:szCs w:val="23"/>
              </w:rPr>
              <w:tab/>
              <w:t xml:space="preserve"> </w:t>
            </w:r>
            <w:r w:rsidRPr="00703996">
              <w:rPr>
                <w:rFonts w:ascii="inherit" w:hAnsi="inherit" w:cs="Arial"/>
                <w:color w:val="242729"/>
                <w:sz w:val="17"/>
                <w:szCs w:val="23"/>
              </w:rPr>
              <w:tab/>
            </w:r>
          </w:p>
          <w:p w:rsidR="00703996" w:rsidRPr="00703996" w:rsidRDefault="00703996" w:rsidP="00703996">
            <w:pPr>
              <w:pStyle w:val="NormalWeb"/>
              <w:spacing w:before="0" w:beforeAutospacing="0" w:after="0" w:afterAutospacing="0"/>
              <w:textAlignment w:val="baseline"/>
              <w:rPr>
                <w:rFonts w:ascii="inherit" w:hAnsi="inherit" w:cs="Arial"/>
                <w:color w:val="242729"/>
                <w:sz w:val="23"/>
                <w:szCs w:val="23"/>
              </w:rPr>
            </w:pPr>
            <w:r w:rsidRPr="00703996">
              <w:rPr>
                <w:rFonts w:ascii="inherit" w:hAnsi="inherit" w:cs="Arial"/>
                <w:color w:val="242729"/>
                <w:sz w:val="17"/>
                <w:szCs w:val="23"/>
              </w:rPr>
              <w:t>Yeah, that's what I meant with "normal". Some corporate security measures might forbid it. If $HOME/bin is in the output of ` echo "$PATH"` it should work. (In principle) – fzgregor Aug 29 at 7:45</w:t>
            </w:r>
          </w:p>
        </w:tc>
      </w:tr>
      <w:tr w:rsidR="00703996" w:rsidTr="00703996">
        <w:tc>
          <w:tcPr>
            <w:tcW w:w="0" w:type="auto"/>
            <w:tcBorders>
              <w:top w:val="nil"/>
              <w:left w:val="nil"/>
              <w:bottom w:val="nil"/>
              <w:right w:val="nil"/>
            </w:tcBorders>
            <w:shd w:val="clear" w:color="auto" w:fill="FFFFFF"/>
            <w:tcMar>
              <w:top w:w="0" w:type="dxa"/>
              <w:left w:w="0" w:type="dxa"/>
              <w:bottom w:w="0" w:type="dxa"/>
              <w:right w:w="225" w:type="dxa"/>
            </w:tcMar>
            <w:hideMark/>
          </w:tcPr>
          <w:p w:rsidR="00703996" w:rsidRDefault="00703996">
            <w:pPr>
              <w:rPr>
                <w:sz w:val="20"/>
                <w:szCs w:val="20"/>
              </w:rPr>
            </w:pPr>
          </w:p>
        </w:tc>
        <w:tc>
          <w:tcPr>
            <w:tcW w:w="0" w:type="auto"/>
            <w:tcBorders>
              <w:top w:val="nil"/>
              <w:left w:val="nil"/>
              <w:bottom w:val="nil"/>
              <w:right w:val="nil"/>
            </w:tcBorders>
            <w:shd w:val="clear" w:color="auto" w:fill="FFFFFF"/>
            <w:vAlign w:val="bottom"/>
            <w:hideMark/>
          </w:tcPr>
          <w:p w:rsidR="00703996" w:rsidRDefault="00703996">
            <w:pPr>
              <w:textAlignment w:val="baseline"/>
              <w:rPr>
                <w:rFonts w:ascii="inherit" w:hAnsi="inherit" w:cs="Arial"/>
                <w:color w:val="242729"/>
                <w:sz w:val="20"/>
                <w:szCs w:val="20"/>
              </w:rPr>
            </w:pPr>
          </w:p>
        </w:tc>
      </w:tr>
    </w:tbl>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p>
    <w:p w:rsidR="00703996" w:rsidRDefault="00703996" w:rsidP="00703996">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Cs w:val="23"/>
        </w:rPr>
        <w:t>-</w:t>
      </w:r>
      <w:r w:rsidRPr="00703996">
        <w:rPr>
          <w:rFonts w:ascii="Arial" w:hAnsi="Arial" w:cs="Arial"/>
          <w:color w:val="242729"/>
          <w:szCs w:val="23"/>
        </w:rPr>
        <w:sym w:font="Wingdings" w:char="F0E0"/>
      </w:r>
      <w:r>
        <w:rPr>
          <w:rFonts w:ascii="Arial" w:hAnsi="Arial" w:cs="Arial"/>
          <w:color w:val="242729"/>
          <w:sz w:val="23"/>
          <w:szCs w:val="23"/>
        </w:rPr>
        <w:t>The correct syntax for variable substitution in a docker-compose file is $</w:t>
      </w:r>
      <w:r>
        <w:rPr>
          <w:rStyle w:val="HTMLCode"/>
          <w:rFonts w:ascii="Consolas" w:hAnsi="Consolas"/>
          <w:color w:val="242729"/>
          <w:bdr w:val="none" w:sz="0" w:space="0" w:color="auto" w:frame="1"/>
          <w:shd w:val="clear" w:color="auto" w:fill="EFF0F1"/>
        </w:rPr>
        <w:t>{VARNAME}</w:t>
      </w:r>
      <w:r>
        <w:rPr>
          <w:rFonts w:ascii="Arial" w:hAnsi="Arial" w:cs="Arial"/>
          <w:color w:val="242729"/>
          <w:sz w:val="23"/>
          <w:szCs w:val="23"/>
        </w:rPr>
        <w:t>. Try with this one:</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version: "2"</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services:</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ui:</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build:</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context: .</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dockerfile: Dockerfile</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args:</w:t>
      </w:r>
    </w:p>
    <w:p w:rsidR="00703996" w:rsidRPr="00703996" w:rsidRDefault="00703996" w:rsidP="00703996">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03996">
        <w:rPr>
          <w:rStyle w:val="HTMLCode"/>
          <w:rFonts w:ascii="Consolas" w:hAnsi="Consolas"/>
          <w:color w:val="242729"/>
          <w:sz w:val="16"/>
          <w:bdr w:val="none" w:sz="0" w:space="0" w:color="auto" w:frame="1"/>
          <w:shd w:val="clear" w:color="auto" w:fill="EFF0F1"/>
        </w:rPr>
        <w:t xml:space="preserve">        REP_USER: ${REP_USER}</w:t>
      </w:r>
    </w:p>
    <w:p w:rsidR="00703996" w:rsidRPr="00703996" w:rsidRDefault="00703996" w:rsidP="00703996">
      <w:pPr>
        <w:pStyle w:val="HTMLPreformatted"/>
        <w:shd w:val="clear" w:color="auto" w:fill="EFF0F1"/>
        <w:textAlignment w:val="baseline"/>
        <w:rPr>
          <w:rFonts w:ascii="Consolas" w:hAnsi="Consolas"/>
          <w:color w:val="242729"/>
          <w:sz w:val="16"/>
        </w:rPr>
      </w:pPr>
      <w:r w:rsidRPr="00703996">
        <w:rPr>
          <w:rStyle w:val="HTMLCode"/>
          <w:rFonts w:ascii="Consolas" w:hAnsi="Consolas"/>
          <w:color w:val="242729"/>
          <w:sz w:val="16"/>
          <w:bdr w:val="none" w:sz="0" w:space="0" w:color="auto" w:frame="1"/>
          <w:shd w:val="clear" w:color="auto" w:fill="EFF0F1"/>
        </w:rPr>
        <w:t xml:space="preserve">        REP_PASS: ${REP_PASS}</w:t>
      </w:r>
    </w:p>
    <w:p w:rsidR="00703996" w:rsidRDefault="00703996" w:rsidP="00703996">
      <w:pPr>
        <w:textAlignment w:val="baseline"/>
        <w:rPr>
          <w:rFonts w:ascii="inherit" w:hAnsi="inherit" w:cs="Arial"/>
          <w:color w:val="242729"/>
          <w:sz w:val="20"/>
          <w:szCs w:val="20"/>
        </w:rPr>
      </w:pPr>
      <w:r>
        <w:rPr>
          <w:rFonts w:ascii="Arial" w:eastAsia="Times New Roman" w:hAnsi="Arial" w:cs="Arial"/>
          <w:color w:val="242729"/>
          <w:szCs w:val="23"/>
        </w:rPr>
        <w:lastRenderedPageBreak/>
        <w:t>--</w:t>
      </w:r>
      <w:r>
        <w:rPr>
          <w:rStyle w:val="comment-copy"/>
          <w:rFonts w:ascii="inherit" w:hAnsi="inherit" w:cs="Arial"/>
          <w:color w:val="242729"/>
          <w:sz w:val="20"/>
          <w:szCs w:val="20"/>
          <w:bdr w:val="none" w:sz="0" w:space="0" w:color="auto" w:frame="1"/>
        </w:rPr>
        <w:t>it didn't work for me</w:t>
      </w:r>
      <w:r>
        <w:rPr>
          <w:rFonts w:ascii="inherit" w:hAnsi="inherit" w:cs="Arial"/>
          <w:color w:val="242729"/>
          <w:sz w:val="20"/>
          <w:szCs w:val="20"/>
        </w:rPr>
        <w:t> – </w:t>
      </w:r>
      <w:hyperlink r:id="rId138" w:tooltip="2,046 reputation" w:history="1">
        <w:r>
          <w:rPr>
            <w:rStyle w:val="Hyperlink"/>
            <w:rFonts w:ascii="inherit" w:hAnsi="inherit" w:cs="Arial"/>
            <w:color w:val="0077CC"/>
            <w:sz w:val="20"/>
            <w:szCs w:val="20"/>
            <w:bdr w:val="none" w:sz="0" w:space="0" w:color="auto" w:frame="1"/>
            <w:shd w:val="clear" w:color="auto" w:fill="E0EAF1"/>
          </w:rPr>
          <w:t>Zeinab Abbasimaza</w:t>
        </w:r>
      </w:hyperlink>
    </w:p>
    <w:p w:rsidR="00703996" w:rsidRPr="00DD2425" w:rsidRDefault="00703996" w:rsidP="00703996">
      <w:pPr>
        <w:pStyle w:val="Heading1"/>
        <w:shd w:val="clear" w:color="auto" w:fill="FFFFFF"/>
        <w:spacing w:before="0" w:beforeAutospacing="0" w:after="0" w:afterAutospacing="0"/>
        <w:textAlignment w:val="baseline"/>
        <w:rPr>
          <w:rFonts w:ascii="Arial" w:hAnsi="Arial" w:cs="Arial"/>
          <w:color w:val="242729"/>
          <w:sz w:val="20"/>
          <w:szCs w:val="33"/>
        </w:rPr>
      </w:pPr>
      <w:r w:rsidRPr="00DD2425">
        <w:rPr>
          <w:rFonts w:ascii="Arial" w:hAnsi="Arial" w:cs="Arial"/>
          <w:color w:val="242729"/>
          <w:sz w:val="40"/>
          <w:szCs w:val="23"/>
        </w:rPr>
        <w:t>19.)</w:t>
      </w:r>
      <w:r w:rsidRPr="00DD2425">
        <w:rPr>
          <w:rFonts w:ascii="Arial" w:hAnsi="Arial" w:cs="Arial"/>
          <w:color w:val="242729"/>
          <w:sz w:val="20"/>
          <w:szCs w:val="33"/>
        </w:rPr>
        <w:t xml:space="preserve"> </w:t>
      </w:r>
      <w:hyperlink r:id="rId139" w:history="1">
        <w:r w:rsidRPr="00DD2425">
          <w:rPr>
            <w:rFonts w:ascii="inherit" w:hAnsi="inherit" w:cs="Arial"/>
            <w:b w:val="0"/>
            <w:bCs w:val="0"/>
            <w:color w:val="242729"/>
            <w:sz w:val="26"/>
            <w:szCs w:val="36"/>
            <w:highlight w:val="yellow"/>
            <w:u w:val="single"/>
            <w:bdr w:val="none" w:sz="0" w:space="0" w:color="auto" w:frame="1"/>
          </w:rPr>
          <w:t>Docker container cannot connect to host machine: No route to host</w:t>
        </w:r>
      </w:hyperlink>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I've been trying to setup a docker environment using docker compose. One issue that has me stumped is that my docker containers cannot reach my host machine.</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setup a container using the following compose file: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version: '3'</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services: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webapp:</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image: ...</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ports: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 xml:space="preserve">      - "8080:8080"</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When I enter the container, I am able to ping my host machine:</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ping ${dockerHostIP}</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However when I try and retrieve the home page using curl inside the container:</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curl http://${dockerHostIP}:8080</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get:</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curl: (7) Failed connect to ${dockerHostIP}:8080; No route to host</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I cannot figure out what should be done to resolve this No route to host error. Unfortunately I need to be able to do this as the web application makes requests using its hostname internally.</w:t>
      </w:r>
    </w:p>
    <w:p w:rsidR="00703996" w:rsidRPr="00703996" w:rsidRDefault="00703996" w:rsidP="00703996">
      <w:pPr>
        <w:shd w:val="clear" w:color="auto" w:fill="FFFFFF"/>
        <w:spacing w:after="0" w:line="240" w:lineRule="auto"/>
        <w:textAlignment w:val="baseline"/>
        <w:rPr>
          <w:rFonts w:ascii="Arial" w:eastAsia="Times New Roman" w:hAnsi="Arial" w:cs="Arial"/>
          <w:color w:val="242729"/>
          <w:szCs w:val="23"/>
        </w:rPr>
      </w:pPr>
      <w:r w:rsidRPr="00703996">
        <w:rPr>
          <w:rFonts w:ascii="Arial" w:eastAsia="Times New Roman" w:hAnsi="Arial" w:cs="Arial"/>
          <w:color w:val="242729"/>
          <w:szCs w:val="23"/>
        </w:rPr>
        <w:t>Traceroute Results: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traceroute ${dockerHostIP}</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03996">
        <w:rPr>
          <w:rFonts w:ascii="Consolas" w:eastAsia="Times New Roman" w:hAnsi="Consolas" w:cs="Courier New"/>
          <w:color w:val="242729"/>
          <w:sz w:val="18"/>
          <w:szCs w:val="20"/>
          <w:bdr w:val="none" w:sz="0" w:space="0" w:color="auto" w:frame="1"/>
          <w:shd w:val="clear" w:color="auto" w:fill="EFF0F1"/>
        </w:rPr>
        <w:t>traceroute to ${dockerHostIP} (${dockerHostIP}), 30 hops max, 60 byte packets</w:t>
      </w:r>
    </w:p>
    <w:p w:rsidR="00703996" w:rsidRPr="00703996" w:rsidRDefault="00703996" w:rsidP="0070399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703996">
        <w:rPr>
          <w:rFonts w:ascii="Consolas" w:eastAsia="Times New Roman" w:hAnsi="Consolas" w:cs="Courier New"/>
          <w:color w:val="242729"/>
          <w:sz w:val="18"/>
          <w:szCs w:val="20"/>
          <w:bdr w:val="none" w:sz="0" w:space="0" w:color="auto" w:frame="1"/>
          <w:shd w:val="clear" w:color="auto" w:fill="EFF0F1"/>
        </w:rPr>
        <w:t xml:space="preserve"> 1  ${dockerHostName} (${dockerHostIP})  0.039 ms !X  0.012 ms !X  0.007 ms !X</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Pr>
          <w:rFonts w:ascii="Arial" w:eastAsia="Times New Roman" w:hAnsi="Arial" w:cs="Arial"/>
          <w:color w:val="242729"/>
          <w:szCs w:val="23"/>
        </w:rPr>
        <w:t>-</w:t>
      </w:r>
      <w:r w:rsidRPr="00DA50EE">
        <w:rPr>
          <w:rFonts w:ascii="Arial" w:eastAsia="Times New Roman" w:hAnsi="Arial" w:cs="Arial"/>
          <w:color w:val="242729"/>
          <w:szCs w:val="23"/>
        </w:rPr>
        <w:sym w:font="Wingdings" w:char="F0E0"/>
      </w:r>
      <w:r w:rsidRPr="00DA50EE">
        <w:rPr>
          <w:rFonts w:ascii="Arial" w:eastAsia="Times New Roman" w:hAnsi="Arial" w:cs="Arial"/>
          <w:color w:val="242729"/>
          <w:sz w:val="18"/>
          <w:szCs w:val="23"/>
        </w:rPr>
        <w:t>Really strange... what's result of traceroute ${dockerHostIP}? – Bor Laze May 9 at 21:01</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 xml:space="preserve">  </w:t>
      </w:r>
      <w:r w:rsidRPr="00DA50EE">
        <w:rPr>
          <w:rFonts w:ascii="Arial" w:eastAsia="Times New Roman" w:hAnsi="Arial" w:cs="Arial"/>
          <w:color w:val="242729"/>
          <w:sz w:val="18"/>
          <w:szCs w:val="23"/>
        </w:rPr>
        <w:tab/>
        <w:t xml:space="preserve"> </w:t>
      </w:r>
      <w:r w:rsidRPr="00DA50EE">
        <w:rPr>
          <w:rFonts w:ascii="Arial" w:eastAsia="Times New Roman" w:hAnsi="Arial" w:cs="Arial"/>
          <w:color w:val="242729"/>
          <w:sz w:val="18"/>
          <w:szCs w:val="23"/>
        </w:rPr>
        <w:tab/>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Thanks for looking into this... I've edited the question with the traceroute results. – Brian DiCasa May 9 at 21:11</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1</w:t>
      </w:r>
      <w:r w:rsidRPr="00DA50EE">
        <w:rPr>
          <w:rFonts w:ascii="Arial" w:eastAsia="Times New Roman" w:hAnsi="Arial" w:cs="Arial"/>
          <w:color w:val="242729"/>
          <w:sz w:val="18"/>
          <w:szCs w:val="23"/>
        </w:rPr>
        <w:tab/>
        <w:t xml:space="preserve"> </w:t>
      </w:r>
      <w:r w:rsidRPr="00DA50EE">
        <w:rPr>
          <w:rFonts w:ascii="Arial" w:eastAsia="Times New Roman" w:hAnsi="Arial" w:cs="Arial"/>
          <w:color w:val="242729"/>
          <w:sz w:val="18"/>
          <w:szCs w:val="23"/>
        </w:rPr>
        <w:tab/>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I guess, webapp is up and you can access http://${dockerHostIP}:8080 from docker host? I have only two ideas: 1) webapp doesn't accept connections from container or 2) on docker host firewall blocks incoming connections from container. BTW, can you connect to host via telnet ${dockerHostIP} 8080? – Bor Laze May 9 at 21:21</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 xml:space="preserve">  </w:t>
      </w:r>
      <w:r w:rsidRPr="00DA50EE">
        <w:rPr>
          <w:rFonts w:ascii="Arial" w:eastAsia="Times New Roman" w:hAnsi="Arial" w:cs="Arial"/>
          <w:color w:val="242729"/>
          <w:sz w:val="18"/>
          <w:szCs w:val="23"/>
        </w:rPr>
        <w:tab/>
        <w:t xml:space="preserve"> </w:t>
      </w:r>
      <w:r w:rsidRPr="00DA50EE">
        <w:rPr>
          <w:rFonts w:ascii="Arial" w:eastAsia="Times New Roman" w:hAnsi="Arial" w:cs="Arial"/>
          <w:color w:val="242729"/>
          <w:sz w:val="18"/>
          <w:szCs w:val="23"/>
        </w:rPr>
        <w:tab/>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 xml:space="preserve">I can access http://${dockerHostIP}:8080 from the docker host. telnet ${dockerHostIP} 8080 returns Trying ${dockerHostIP}... telnet: Unable to connect to remote host: No route to host I've tried completely disabling the firewall on my host machine systemctl firewalld stop and then spinning up the containers using docker-compose up -d and I still have the same problem – Brian DiCasa May 9 at </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2</w:t>
      </w:r>
      <w:r w:rsidRPr="00DA50EE">
        <w:rPr>
          <w:rFonts w:ascii="Arial" w:eastAsia="Times New Roman" w:hAnsi="Arial" w:cs="Arial"/>
          <w:color w:val="242729"/>
          <w:sz w:val="18"/>
          <w:szCs w:val="23"/>
        </w:rPr>
        <w:tab/>
        <w:t xml:space="preserve"> </w:t>
      </w:r>
      <w:r w:rsidRPr="00DA50EE">
        <w:rPr>
          <w:rFonts w:ascii="Arial" w:eastAsia="Times New Roman" w:hAnsi="Arial" w:cs="Arial"/>
          <w:color w:val="242729"/>
          <w:sz w:val="18"/>
          <w:szCs w:val="23"/>
        </w:rPr>
        <w:tab/>
      </w:r>
    </w:p>
    <w:p w:rsidR="00703996" w:rsidRDefault="00DA50EE" w:rsidP="00DA50EE">
      <w:pPr>
        <w:shd w:val="clear" w:color="auto" w:fill="FFFFFF"/>
        <w:spacing w:after="0" w:line="240" w:lineRule="auto"/>
        <w:textAlignment w:val="baseline"/>
        <w:rPr>
          <w:rFonts w:ascii="Arial" w:eastAsia="Times New Roman" w:hAnsi="Arial" w:cs="Arial"/>
          <w:b/>
          <w:color w:val="242729"/>
          <w:sz w:val="18"/>
          <w:szCs w:val="23"/>
        </w:rPr>
      </w:pPr>
      <w:r w:rsidRPr="00DA50EE">
        <w:rPr>
          <w:rFonts w:ascii="Arial" w:eastAsia="Times New Roman" w:hAnsi="Arial" w:cs="Arial"/>
          <w:b/>
          <w:color w:val="242729"/>
          <w:sz w:val="18"/>
          <w:szCs w:val="23"/>
        </w:rPr>
        <w:t>Well this is embarrassing... turns out it was a firewall issue. I thought I tried disabling the firewall and running, but docker-compose up wont run without firewalld up. When I opened up the port using "firewall-cmd --permanent --add-port=8080/tcp" on the docker host, this resolved the issue. Thanks for pointing me in the right direction! – Brian DiCasa May 9 at 21:44</w:t>
      </w:r>
    </w:p>
    <w:p w:rsidR="00DA50EE" w:rsidRDefault="00DA50EE" w:rsidP="00DA50EE">
      <w:pPr>
        <w:shd w:val="clear" w:color="auto" w:fill="FFFFFF"/>
        <w:spacing w:after="0" w:line="240" w:lineRule="auto"/>
        <w:textAlignment w:val="baseline"/>
        <w:rPr>
          <w:rFonts w:ascii="Arial" w:eastAsia="Times New Roman" w:hAnsi="Arial" w:cs="Arial"/>
          <w:b/>
          <w:color w:val="242729"/>
          <w:sz w:val="18"/>
          <w:szCs w:val="23"/>
        </w:rPr>
      </w:pPr>
    </w:p>
    <w:p w:rsidR="00DA50EE" w:rsidRPr="00DA50EE" w:rsidRDefault="00DA50EE" w:rsidP="00DA50EE">
      <w:pPr>
        <w:pStyle w:val="Heading1"/>
        <w:shd w:val="clear" w:color="auto" w:fill="FFFFFF"/>
        <w:spacing w:before="0" w:beforeAutospacing="0" w:after="0" w:afterAutospacing="0"/>
        <w:textAlignment w:val="baseline"/>
        <w:rPr>
          <w:rFonts w:ascii="Arial" w:hAnsi="Arial" w:cs="Arial"/>
          <w:color w:val="242729"/>
          <w:sz w:val="18"/>
          <w:szCs w:val="33"/>
        </w:rPr>
      </w:pPr>
      <w:r w:rsidRPr="00DA50EE">
        <w:rPr>
          <w:rFonts w:ascii="Arial" w:hAnsi="Arial" w:cs="Arial"/>
          <w:b w:val="0"/>
          <w:color w:val="242729"/>
          <w:sz w:val="12"/>
          <w:szCs w:val="23"/>
          <w:highlight w:val="yellow"/>
        </w:rPr>
        <w:t>20.)</w:t>
      </w:r>
      <w:r w:rsidRPr="00DA50EE">
        <w:rPr>
          <w:rFonts w:ascii="Arial" w:hAnsi="Arial" w:cs="Arial"/>
          <w:color w:val="242729"/>
          <w:sz w:val="24"/>
          <w:szCs w:val="33"/>
          <w:highlight w:val="yellow"/>
        </w:rPr>
        <w:t xml:space="preserve"> </w:t>
      </w:r>
      <w:hyperlink r:id="rId140" w:history="1">
        <w:r w:rsidRPr="00DA50EE">
          <w:rPr>
            <w:rFonts w:ascii="inherit" w:hAnsi="inherit" w:cs="Arial"/>
            <w:b w:val="0"/>
            <w:bCs w:val="0"/>
            <w:color w:val="242729"/>
            <w:sz w:val="30"/>
            <w:szCs w:val="36"/>
            <w:highlight w:val="yellow"/>
            <w:u w:val="single"/>
            <w:bdr w:val="none" w:sz="0" w:space="0" w:color="auto" w:frame="1"/>
          </w:rPr>
          <w:t>How to mount docker volume into my docker project using compose?</w:t>
        </w:r>
      </w:hyperlink>
    </w:p>
    <w:p w:rsidR="00DA50EE" w:rsidRPr="00DA50EE" w:rsidRDefault="00DA50EE" w:rsidP="00DA50EE">
      <w:pPr>
        <w:shd w:val="clear" w:color="auto" w:fill="FFFFFF"/>
        <w:spacing w:after="24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23"/>
          <w:szCs w:val="23"/>
        </w:rPr>
        <w:t> </w:t>
      </w:r>
      <w:r w:rsidRPr="00DA50EE">
        <w:rPr>
          <w:rFonts w:ascii="Arial" w:eastAsia="Times New Roman" w:hAnsi="Arial" w:cs="Arial"/>
          <w:color w:val="242729"/>
          <w:sz w:val="18"/>
          <w:szCs w:val="23"/>
        </w:rPr>
        <w:t>have a Maven project. I'm running my Maven builds inside Docker. But the problem with that is it downloads all of the Maven dependencies every time I run it and it does not cache any of those Maven downloads.</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I found some work arounds for that, where you mount your local .m2 folder into Docker container. But this will make the builds depend on local setup. What I would like to do is to create a volume (long live) and link/mount that volume to </w:t>
      </w:r>
      <w:r w:rsidRPr="00DA50EE">
        <w:rPr>
          <w:rFonts w:ascii="Consolas" w:eastAsia="Times New Roman" w:hAnsi="Consolas" w:cs="Courier New"/>
          <w:color w:val="242729"/>
          <w:sz w:val="14"/>
          <w:szCs w:val="20"/>
          <w:bdr w:val="none" w:sz="0" w:space="0" w:color="auto" w:frame="1"/>
          <w:shd w:val="clear" w:color="auto" w:fill="EFF0F1"/>
        </w:rPr>
        <w:t>.m2</w:t>
      </w:r>
      <w:r w:rsidRPr="00DA50EE">
        <w:rPr>
          <w:rFonts w:ascii="Arial" w:eastAsia="Times New Roman" w:hAnsi="Arial" w:cs="Arial"/>
          <w:color w:val="242729"/>
          <w:sz w:val="18"/>
          <w:szCs w:val="23"/>
        </w:rPr>
        <w:t> folder inside Docker. That way when I run the Docker build for the 2nd time, it will not download everything. And it will not be dependent on environment.</w:t>
      </w:r>
    </w:p>
    <w:p w:rsidR="00DA50EE" w:rsidRDefault="00DA50EE" w:rsidP="00DA50EE">
      <w:pPr>
        <w:shd w:val="clear" w:color="auto" w:fill="FFFFFF"/>
        <w:spacing w:after="240" w:line="240" w:lineRule="auto"/>
        <w:textAlignment w:val="baseline"/>
        <w:rPr>
          <w:rFonts w:ascii="Arial" w:eastAsia="Times New Roman" w:hAnsi="Arial" w:cs="Arial"/>
          <w:color w:val="242729"/>
          <w:sz w:val="18"/>
          <w:szCs w:val="23"/>
        </w:rPr>
      </w:pPr>
      <w:r w:rsidRPr="00DA50EE">
        <w:rPr>
          <w:rFonts w:ascii="Arial" w:eastAsia="Times New Roman" w:hAnsi="Arial" w:cs="Arial"/>
          <w:color w:val="242729"/>
          <w:sz w:val="18"/>
          <w:szCs w:val="23"/>
        </w:rPr>
        <w:t>How can I do this with docker-compose?</w:t>
      </w:r>
    </w:p>
    <w:p w:rsidR="00DA50EE" w:rsidRPr="00DA50EE" w:rsidRDefault="00DA50EE" w:rsidP="00DA50EE">
      <w:pPr>
        <w:shd w:val="clear" w:color="auto" w:fill="FFFFFF"/>
        <w:spacing w:after="240" w:line="240" w:lineRule="auto"/>
        <w:textAlignment w:val="baseline"/>
        <w:rPr>
          <w:rFonts w:ascii="Arial" w:eastAsia="Times New Roman" w:hAnsi="Arial" w:cs="Arial"/>
          <w:color w:val="242729"/>
          <w:sz w:val="18"/>
          <w:szCs w:val="23"/>
        </w:rPr>
      </w:pPr>
      <w:r>
        <w:rPr>
          <w:rFonts w:ascii="Arial" w:eastAsia="Times New Roman" w:hAnsi="Arial" w:cs="Arial"/>
          <w:color w:val="242729"/>
          <w:sz w:val="18"/>
          <w:szCs w:val="23"/>
        </w:rPr>
        <w:t>-</w:t>
      </w:r>
      <w:r w:rsidRPr="00DA50EE">
        <w:rPr>
          <w:rFonts w:ascii="Arial" w:eastAsia="Times New Roman" w:hAnsi="Arial" w:cs="Arial"/>
          <w:color w:val="242729"/>
          <w:sz w:val="18"/>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DA50EE" w:rsidRPr="00DA50EE" w:rsidTr="00DA50EE">
        <w:tc>
          <w:tcPr>
            <w:tcW w:w="0" w:type="auto"/>
            <w:tcBorders>
              <w:top w:val="nil"/>
              <w:left w:val="nil"/>
              <w:bottom w:val="nil"/>
              <w:right w:val="nil"/>
            </w:tcBorders>
            <w:shd w:val="clear" w:color="auto" w:fill="FFFFFF"/>
            <w:tcMar>
              <w:top w:w="0" w:type="dxa"/>
              <w:left w:w="0" w:type="dxa"/>
              <w:bottom w:w="0" w:type="dxa"/>
              <w:right w:w="225" w:type="dxa"/>
            </w:tcMar>
            <w:hideMark/>
          </w:tcPr>
          <w:p w:rsidR="00DA50EE" w:rsidRPr="00DA50EE" w:rsidRDefault="00DA50EE" w:rsidP="00DA50EE">
            <w:pPr>
              <w:spacing w:after="0" w:line="240" w:lineRule="auto"/>
              <w:jc w:val="center"/>
              <w:textAlignment w:val="baseline"/>
              <w:rPr>
                <w:rFonts w:ascii="inherit" w:eastAsia="Times New Roman" w:hAnsi="inherit" w:cs="Arial"/>
                <w:color w:val="242729"/>
                <w:sz w:val="20"/>
                <w:szCs w:val="20"/>
              </w:rPr>
            </w:pPr>
            <w:r w:rsidRPr="00DA50EE">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DA50EE" w:rsidRPr="00DA50EE" w:rsidRDefault="00DA50EE" w:rsidP="00DA50EE">
            <w:pPr>
              <w:spacing w:after="240" w:line="240" w:lineRule="auto"/>
              <w:textAlignment w:val="baseline"/>
              <w:rPr>
                <w:rFonts w:ascii="inherit" w:eastAsia="Times New Roman" w:hAnsi="inherit" w:cs="Arial"/>
                <w:color w:val="242729"/>
                <w:sz w:val="23"/>
                <w:szCs w:val="23"/>
              </w:rPr>
            </w:pPr>
            <w:r w:rsidRPr="00DA50EE">
              <w:rPr>
                <w:rFonts w:ascii="inherit" w:eastAsia="Times New Roman" w:hAnsi="inherit" w:cs="Arial"/>
                <w:color w:val="242729"/>
                <w:sz w:val="23"/>
                <w:szCs w:val="23"/>
              </w:rPr>
              <w:t>Without knowing your exact configuration, I would use something like this...</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version: "2"</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services:</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 xml:space="preserve">  maven:</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 xml:space="preserve">    image: whatever</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 xml:space="preserve">    volumes:</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lastRenderedPageBreak/>
              <w:t xml:space="preserve">      - m2-repo:/home/foo/.m2/repository</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A50EE">
              <w:rPr>
                <w:rFonts w:ascii="inherit" w:eastAsia="Times New Roman" w:hAnsi="inherit" w:cs="Courier New"/>
                <w:color w:val="303336"/>
                <w:sz w:val="20"/>
                <w:szCs w:val="20"/>
                <w:bdr w:val="none" w:sz="0" w:space="0" w:color="auto" w:frame="1"/>
                <w:shd w:val="clear" w:color="auto" w:fill="EFF0F1"/>
              </w:rPr>
              <w:t>volumes:</w:t>
            </w:r>
          </w:p>
          <w:p w:rsidR="00DA50EE" w:rsidRPr="00DA50EE" w:rsidRDefault="00DA50EE" w:rsidP="00DA50E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A50EE">
              <w:rPr>
                <w:rFonts w:ascii="inherit" w:eastAsia="Times New Roman" w:hAnsi="inherit" w:cs="Courier New"/>
                <w:color w:val="303336"/>
                <w:sz w:val="20"/>
                <w:szCs w:val="20"/>
                <w:bdr w:val="none" w:sz="0" w:space="0" w:color="auto" w:frame="1"/>
                <w:shd w:val="clear" w:color="auto" w:fill="EFF0F1"/>
              </w:rPr>
              <w:t xml:space="preserve">  m2-repo:</w:t>
            </w:r>
          </w:p>
          <w:p w:rsidR="00DA50EE" w:rsidRPr="00DA50EE" w:rsidRDefault="00DA50EE" w:rsidP="00DA50EE">
            <w:pPr>
              <w:spacing w:after="0" w:line="240" w:lineRule="auto"/>
              <w:textAlignment w:val="baseline"/>
              <w:rPr>
                <w:rFonts w:ascii="inherit" w:eastAsia="Times New Roman" w:hAnsi="inherit" w:cs="Arial"/>
                <w:color w:val="242729"/>
                <w:sz w:val="23"/>
                <w:szCs w:val="23"/>
              </w:rPr>
            </w:pPr>
            <w:r w:rsidRPr="00DA50EE">
              <w:rPr>
                <w:rFonts w:ascii="inherit" w:eastAsia="Times New Roman" w:hAnsi="inherit" w:cs="Arial"/>
                <w:color w:val="242729"/>
                <w:sz w:val="23"/>
                <w:szCs w:val="23"/>
              </w:rPr>
              <w:t>This will create a data volume called </w:t>
            </w:r>
            <w:r w:rsidRPr="00DA50EE">
              <w:rPr>
                <w:rFonts w:ascii="Consolas" w:eastAsia="Times New Roman" w:hAnsi="Consolas" w:cs="Courier New"/>
                <w:color w:val="242729"/>
                <w:sz w:val="20"/>
                <w:szCs w:val="20"/>
                <w:bdr w:val="none" w:sz="0" w:space="0" w:color="auto" w:frame="1"/>
                <w:shd w:val="clear" w:color="auto" w:fill="EFF0F1"/>
              </w:rPr>
              <w:t>m2-repo</w:t>
            </w:r>
            <w:r w:rsidRPr="00DA50EE">
              <w:rPr>
                <w:rFonts w:ascii="inherit" w:eastAsia="Times New Roman" w:hAnsi="inherit" w:cs="Arial"/>
                <w:color w:val="242729"/>
                <w:sz w:val="23"/>
                <w:szCs w:val="23"/>
              </w:rPr>
              <w:t> that is mapped to the </w:t>
            </w:r>
            <w:r w:rsidRPr="00DA50EE">
              <w:rPr>
                <w:rFonts w:ascii="Consolas" w:eastAsia="Times New Roman" w:hAnsi="Consolas" w:cs="Courier New"/>
                <w:color w:val="242729"/>
                <w:sz w:val="20"/>
                <w:szCs w:val="20"/>
                <w:bdr w:val="none" w:sz="0" w:space="0" w:color="auto" w:frame="1"/>
                <w:shd w:val="clear" w:color="auto" w:fill="EFF0F1"/>
              </w:rPr>
              <w:t>/home/foo/.m2/repository</w:t>
            </w:r>
            <w:r w:rsidRPr="00DA50EE">
              <w:rPr>
                <w:rFonts w:ascii="inherit" w:eastAsia="Times New Roman" w:hAnsi="inherit" w:cs="Arial"/>
                <w:color w:val="242729"/>
                <w:sz w:val="23"/>
                <w:szCs w:val="23"/>
              </w:rPr>
              <w:t>(adjust path as necessary). The data volume will survive up/down/start/stop of the Docker Compose project.</w:t>
            </w:r>
          </w:p>
          <w:p w:rsidR="00DA50EE" w:rsidRPr="00DA50EE" w:rsidRDefault="00DA50EE" w:rsidP="00DA50EE">
            <w:pPr>
              <w:spacing w:after="75" w:line="240" w:lineRule="auto"/>
              <w:textAlignment w:val="baseline"/>
              <w:rPr>
                <w:rFonts w:ascii="inherit" w:eastAsia="Times New Roman" w:hAnsi="inherit" w:cs="Arial"/>
                <w:color w:val="242729"/>
                <w:sz w:val="23"/>
                <w:szCs w:val="23"/>
              </w:rPr>
            </w:pPr>
            <w:r w:rsidRPr="00DA50EE">
              <w:rPr>
                <w:rFonts w:ascii="inherit" w:eastAsia="Times New Roman" w:hAnsi="inherit" w:cs="Arial"/>
                <w:color w:val="242729"/>
                <w:sz w:val="23"/>
                <w:szCs w:val="23"/>
              </w:rPr>
              <w:t>You can delete the volume by running something like </w:t>
            </w:r>
            <w:r w:rsidRPr="00DA50EE">
              <w:rPr>
                <w:rFonts w:ascii="Consolas" w:eastAsia="Times New Roman" w:hAnsi="Consolas" w:cs="Courier New"/>
                <w:color w:val="242729"/>
                <w:sz w:val="20"/>
                <w:szCs w:val="20"/>
                <w:bdr w:val="none" w:sz="0" w:space="0" w:color="auto" w:frame="1"/>
                <w:shd w:val="clear" w:color="auto" w:fill="EFF0F1"/>
              </w:rPr>
              <w:t>docker-compose down -v</w:t>
            </w:r>
            <w:r w:rsidRPr="00DA50EE">
              <w:rPr>
                <w:rFonts w:ascii="inherit" w:eastAsia="Times New Roman" w:hAnsi="inherit" w:cs="Arial"/>
                <w:color w:val="242729"/>
                <w:sz w:val="23"/>
                <w:szCs w:val="23"/>
              </w:rPr>
              <w:t>, which will destroy containers and volumes.</w:t>
            </w:r>
          </w:p>
        </w:tc>
      </w:tr>
    </w:tbl>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lastRenderedPageBreak/>
        <w:t>---you can run mvn compile as part of your docker build and then you push that image to some registry, whenever you pull the image it has your .m2 folder cached in it and running builds should be significantly faster – bjhaid Oct 11 '16 at 13:16</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 xml:space="preserve">  </w:t>
      </w:r>
      <w:r w:rsidRPr="00DA50EE">
        <w:rPr>
          <w:rFonts w:ascii="Arial" w:eastAsia="Times New Roman" w:hAnsi="Arial" w:cs="Arial"/>
          <w:color w:val="242729"/>
          <w:sz w:val="16"/>
          <w:szCs w:val="23"/>
        </w:rPr>
        <w:tab/>
        <w:t xml:space="preserve"> </w:t>
      </w:r>
      <w:r w:rsidRPr="00DA50EE">
        <w:rPr>
          <w:rFonts w:ascii="Arial" w:eastAsia="Times New Roman" w:hAnsi="Arial" w:cs="Arial"/>
          <w:color w:val="242729"/>
          <w:sz w:val="16"/>
          <w:szCs w:val="23"/>
        </w:rPr>
        <w:tab/>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tx, but then i have to manage another image. And things change, – dinesh707 Oct 11 '16 at 13:18</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1</w:t>
      </w:r>
      <w:r w:rsidRPr="00DA50EE">
        <w:rPr>
          <w:rFonts w:ascii="Arial" w:eastAsia="Times New Roman" w:hAnsi="Arial" w:cs="Arial"/>
          <w:color w:val="242729"/>
          <w:sz w:val="16"/>
          <w:szCs w:val="23"/>
        </w:rPr>
        <w:tab/>
        <w:t xml:space="preserve"> </w:t>
      </w:r>
      <w:r w:rsidRPr="00DA50EE">
        <w:rPr>
          <w:rFonts w:ascii="Arial" w:eastAsia="Times New Roman" w:hAnsi="Arial" w:cs="Arial"/>
          <w:color w:val="242729"/>
          <w:sz w:val="16"/>
          <w:szCs w:val="23"/>
        </w:rPr>
        <w:tab/>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 xml:space="preserve">the .m2 folder has to live somewhere for it to move around environments conveniently and my suggestion is making it live in the image to dedup work </w:t>
      </w:r>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 xml:space="preserve">  </w:t>
      </w:r>
      <w:r w:rsidRPr="00DA50EE">
        <w:rPr>
          <w:rFonts w:ascii="Arial" w:eastAsia="Times New Roman" w:hAnsi="Arial" w:cs="Arial"/>
          <w:color w:val="242729"/>
          <w:sz w:val="16"/>
          <w:szCs w:val="23"/>
        </w:rPr>
        <w:tab/>
        <w:t xml:space="preserve"> </w:t>
      </w:r>
      <w:r w:rsidRPr="00DA50EE">
        <w:rPr>
          <w:rFonts w:ascii="Arial" w:eastAsia="Times New Roman" w:hAnsi="Arial" w:cs="Arial"/>
          <w:color w:val="242729"/>
          <w:sz w:val="16"/>
          <w:szCs w:val="23"/>
        </w:rPr>
        <w:tab/>
      </w:r>
    </w:p>
    <w:p w:rsid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r w:rsidRPr="00DA50EE">
        <w:rPr>
          <w:rFonts w:ascii="Arial" w:eastAsia="Times New Roman" w:hAnsi="Arial" w:cs="Arial"/>
          <w:color w:val="242729"/>
          <w:sz w:val="16"/>
          <w:szCs w:val="23"/>
        </w:rPr>
        <w:t xml:space="preserve">Yes, that would work if you want to have a "frozen" version of all of the dependencies included in the image. The dependencies would be downloaded and/or copied into the image at build time of the image. If you want to persist them at run time, please see my answer for a solution using a data volume. – </w:t>
      </w:r>
    </w:p>
    <w:p w:rsidR="00946F4D" w:rsidRPr="00946F4D" w:rsidRDefault="00DA50EE" w:rsidP="00946F4D">
      <w:pPr>
        <w:pStyle w:val="Heading1"/>
        <w:shd w:val="clear" w:color="auto" w:fill="FFFFFF"/>
        <w:spacing w:before="0" w:beforeAutospacing="0" w:after="0" w:afterAutospacing="0"/>
        <w:textAlignment w:val="baseline"/>
        <w:rPr>
          <w:rFonts w:ascii="Arial" w:hAnsi="Arial" w:cs="Arial"/>
          <w:color w:val="242729"/>
          <w:sz w:val="28"/>
          <w:szCs w:val="33"/>
        </w:rPr>
      </w:pPr>
      <w:r w:rsidRPr="00946F4D">
        <w:rPr>
          <w:rFonts w:ascii="Arial" w:hAnsi="Arial" w:cs="Arial"/>
          <w:color w:val="242729"/>
          <w:sz w:val="12"/>
          <w:szCs w:val="23"/>
        </w:rPr>
        <w:t>21.)</w:t>
      </w:r>
      <w:r w:rsidR="00946F4D" w:rsidRPr="00946F4D">
        <w:rPr>
          <w:rFonts w:ascii="Arial" w:hAnsi="Arial" w:cs="Arial"/>
          <w:color w:val="242729"/>
          <w:sz w:val="28"/>
          <w:szCs w:val="33"/>
        </w:rPr>
        <w:t xml:space="preserve"> </w:t>
      </w:r>
      <w:hyperlink r:id="rId141" w:history="1">
        <w:r w:rsidR="00946F4D" w:rsidRPr="00946F4D">
          <w:rPr>
            <w:rFonts w:ascii="inherit" w:hAnsi="inherit" w:cs="Arial"/>
            <w:b w:val="0"/>
            <w:bCs w:val="0"/>
            <w:color w:val="242729"/>
            <w:sz w:val="32"/>
            <w:szCs w:val="36"/>
            <w:highlight w:val="yellow"/>
            <w:u w:val="single"/>
            <w:bdr w:val="none" w:sz="0" w:space="0" w:color="auto" w:frame="1"/>
          </w:rPr>
          <w:t>Docker run script in host on docker-compose up</w:t>
        </w:r>
      </w:hyperlink>
    </w:p>
    <w:p w:rsidR="00DA50EE" w:rsidRPr="00DA50EE" w:rsidRDefault="00DA50EE" w:rsidP="00DA50EE">
      <w:pPr>
        <w:shd w:val="clear" w:color="auto" w:fill="FFFFFF"/>
        <w:spacing w:after="0" w:line="240" w:lineRule="auto"/>
        <w:textAlignment w:val="baseline"/>
        <w:rPr>
          <w:rFonts w:ascii="Arial" w:eastAsia="Times New Roman" w:hAnsi="Arial" w:cs="Arial"/>
          <w:color w:val="242729"/>
          <w:sz w:val="16"/>
          <w:szCs w:val="23"/>
        </w:rPr>
      </w:pP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thank you for watching this question.</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So my question relates to best practices on how to run a script on a docker-compose up directive.</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Currently i'm sharing a volume between host and container to allow for the script changes to be visible to both host and container. Similar to a watching script polling for changes on configuration file.</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The script has to act on host on changes according to predefined rules.</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So my question is:</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How could I start this script on a docker-compose up directive or even from the dockerfile of the service, so that whenever the container goes up the "watcher" can find any changes being made and writing to.</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The container in question will always run over a debian / ubuntu OS and should be architecture independent, meaning it should be able to run on ARM as well.</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Thanks in advance</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I would like to know as well, why was the question downvoted just because some people don't understand it.</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I wish to run a script on the Host, not inside the container.. I need the Host to change its network interface configurations to easily adapt any environment The HOST needs to change I repeat.. This should be seamless to the user, and easily editable on a Web interface running Inside a CONTAINER to adapt to new environments.</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I currently do this with a script running on the host based on crontab. I just wish to know the best practices and examples of how to run a script on HOST from INSIDE a CONTAINER, so that the deploy can be as easy for the installing operator to just run docker-compose up.</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Thank you</w:t>
      </w:r>
    </w:p>
    <w:p w:rsidR="00946F4D" w:rsidRPr="00946F4D" w:rsidRDefault="00946F4D" w:rsidP="00946F4D">
      <w:pPr>
        <w:pStyle w:val="NormalWeb"/>
        <w:shd w:val="clear" w:color="auto" w:fill="FFF8DC"/>
        <w:spacing w:before="0" w:beforeAutospacing="0" w:after="0" w:afterAutospacing="0"/>
        <w:textAlignment w:val="baseline"/>
        <w:rPr>
          <w:rFonts w:ascii="inherit" w:hAnsi="inherit" w:cs="Arial"/>
          <w:color w:val="242729"/>
          <w:sz w:val="21"/>
          <w:szCs w:val="23"/>
        </w:rPr>
      </w:pPr>
      <w:r>
        <w:rPr>
          <w:rFonts w:ascii="Arial" w:hAnsi="Arial" w:cs="Arial"/>
          <w:b/>
          <w:color w:val="242729"/>
          <w:sz w:val="18"/>
          <w:szCs w:val="23"/>
        </w:rPr>
        <w:t>-</w:t>
      </w:r>
      <w:r w:rsidRPr="00946F4D">
        <w:rPr>
          <w:rFonts w:ascii="Arial" w:hAnsi="Arial" w:cs="Arial"/>
          <w:b/>
          <w:color w:val="242729"/>
          <w:sz w:val="18"/>
          <w:szCs w:val="23"/>
        </w:rPr>
        <w:sym w:font="Wingdings" w:char="F0E0"/>
      </w:r>
      <w:r w:rsidRPr="00946F4D">
        <w:rPr>
          <w:rFonts w:ascii="inherit" w:hAnsi="inherit" w:cs="Arial"/>
          <w:color w:val="242729"/>
          <w:sz w:val="23"/>
          <w:szCs w:val="23"/>
        </w:rPr>
        <w:t> </w:t>
      </w:r>
      <w:r w:rsidRPr="00946F4D">
        <w:rPr>
          <w:rFonts w:ascii="inherit" w:hAnsi="inherit" w:cs="Arial"/>
          <w:color w:val="242729"/>
          <w:sz w:val="21"/>
          <w:szCs w:val="23"/>
        </w:rPr>
        <w:t>just wish to know the best practices and examples of how to run a script on HOST from INSIDE a CONTAINER, so that the deploy can be as easy for the installing operator to just run docker-compose up</w:t>
      </w:r>
    </w:p>
    <w:p w:rsidR="00946F4D" w:rsidRPr="00946F4D" w:rsidRDefault="00946F4D" w:rsidP="00946F4D">
      <w:pPr>
        <w:shd w:val="clear" w:color="auto" w:fill="FFFFFF"/>
        <w:spacing w:after="0" w:line="240" w:lineRule="auto"/>
        <w:textAlignment w:val="baseline"/>
        <w:rPr>
          <w:rFonts w:ascii="Arial" w:eastAsia="Times New Roman" w:hAnsi="Arial" w:cs="Arial"/>
          <w:color w:val="242729"/>
          <w:szCs w:val="23"/>
        </w:rPr>
      </w:pPr>
      <w:r w:rsidRPr="00946F4D">
        <w:rPr>
          <w:rFonts w:ascii="Arial" w:eastAsia="Times New Roman" w:hAnsi="Arial" w:cs="Arial"/>
          <w:color w:val="242729"/>
          <w:szCs w:val="23"/>
        </w:rPr>
        <w:t>It seems that there is no best practice that can be applied to your case. A workaround proposed here: </w:t>
      </w:r>
      <w:hyperlink r:id="rId142" w:history="1">
        <w:r w:rsidRPr="00946F4D">
          <w:rPr>
            <w:rFonts w:ascii="inherit" w:eastAsia="Times New Roman" w:hAnsi="inherit" w:cs="Arial"/>
            <w:color w:val="005999"/>
            <w:sz w:val="21"/>
            <w:szCs w:val="23"/>
            <w:u w:val="single"/>
            <w:bdr w:val="none" w:sz="0" w:space="0" w:color="auto" w:frame="1"/>
          </w:rPr>
          <w:t>How to run shell script on host from docker container?</w:t>
        </w:r>
      </w:hyperlink>
      <w:r w:rsidRPr="00946F4D">
        <w:rPr>
          <w:rFonts w:ascii="Arial" w:eastAsia="Times New Roman" w:hAnsi="Arial" w:cs="Arial"/>
          <w:color w:val="242729"/>
          <w:szCs w:val="23"/>
        </w:rPr>
        <w:t> is to use a </w:t>
      </w:r>
      <w:r w:rsidRPr="00946F4D">
        <w:rPr>
          <w:rFonts w:ascii="Consolas" w:eastAsia="Times New Roman" w:hAnsi="Consolas" w:cs="Courier New"/>
          <w:color w:val="242729"/>
          <w:sz w:val="18"/>
          <w:szCs w:val="20"/>
          <w:bdr w:val="none" w:sz="0" w:space="0" w:color="auto" w:frame="1"/>
          <w:shd w:val="clear" w:color="auto" w:fill="EFF0F1"/>
        </w:rPr>
        <w:t>client/server</w:t>
      </w:r>
      <w:r w:rsidRPr="00946F4D">
        <w:rPr>
          <w:rFonts w:ascii="Arial" w:eastAsia="Times New Roman" w:hAnsi="Arial" w:cs="Arial"/>
          <w:color w:val="242729"/>
          <w:szCs w:val="23"/>
        </w:rPr>
        <w:t> trick.</w:t>
      </w:r>
    </w:p>
    <w:p w:rsidR="00946F4D" w:rsidRPr="00946F4D" w:rsidRDefault="00946F4D" w:rsidP="00946F4D">
      <w:pPr>
        <w:numPr>
          <w:ilvl w:val="0"/>
          <w:numId w:val="13"/>
        </w:numPr>
        <w:shd w:val="clear" w:color="auto" w:fill="FFFFFF"/>
        <w:spacing w:line="240" w:lineRule="auto"/>
        <w:ind w:left="450"/>
        <w:textAlignment w:val="baseline"/>
        <w:rPr>
          <w:rFonts w:ascii="inherit" w:eastAsia="Times New Roman" w:hAnsi="inherit" w:cs="Arial"/>
          <w:color w:val="242729"/>
          <w:sz w:val="19"/>
          <w:szCs w:val="23"/>
        </w:rPr>
      </w:pPr>
      <w:r w:rsidRPr="00946F4D">
        <w:rPr>
          <w:rFonts w:ascii="inherit" w:eastAsia="Times New Roman" w:hAnsi="inherit" w:cs="Arial"/>
          <w:color w:val="242729"/>
          <w:sz w:val="19"/>
          <w:szCs w:val="23"/>
        </w:rPr>
        <w:t>The host should run a small server (choose a port and specify a request type that you should be waiting for)</w:t>
      </w:r>
    </w:p>
    <w:p w:rsidR="00946F4D" w:rsidRPr="00946F4D" w:rsidRDefault="00946F4D" w:rsidP="00946F4D">
      <w:pPr>
        <w:numPr>
          <w:ilvl w:val="0"/>
          <w:numId w:val="13"/>
        </w:numPr>
        <w:shd w:val="clear" w:color="auto" w:fill="FFFFFF"/>
        <w:spacing w:line="240" w:lineRule="auto"/>
        <w:ind w:left="450"/>
        <w:textAlignment w:val="baseline"/>
        <w:rPr>
          <w:rFonts w:ascii="inherit" w:eastAsia="Times New Roman" w:hAnsi="inherit" w:cs="Arial"/>
          <w:color w:val="242729"/>
          <w:sz w:val="19"/>
          <w:szCs w:val="23"/>
        </w:rPr>
      </w:pPr>
      <w:r w:rsidRPr="00946F4D">
        <w:rPr>
          <w:rFonts w:ascii="inherit" w:eastAsia="Times New Roman" w:hAnsi="inherit" w:cs="Arial"/>
          <w:color w:val="242729"/>
          <w:sz w:val="19"/>
          <w:szCs w:val="23"/>
        </w:rPr>
        <w:t>The container, after it starts, should send this request to that server</w:t>
      </w:r>
    </w:p>
    <w:p w:rsidR="00946F4D" w:rsidRPr="00946F4D" w:rsidRDefault="00946F4D" w:rsidP="00946F4D">
      <w:pPr>
        <w:numPr>
          <w:ilvl w:val="0"/>
          <w:numId w:val="13"/>
        </w:numPr>
        <w:shd w:val="clear" w:color="auto" w:fill="FFFFFF"/>
        <w:spacing w:after="0" w:line="240" w:lineRule="auto"/>
        <w:ind w:left="450"/>
        <w:textAlignment w:val="baseline"/>
        <w:rPr>
          <w:rFonts w:ascii="inherit" w:eastAsia="Times New Roman" w:hAnsi="inherit" w:cs="Arial"/>
          <w:color w:val="242729"/>
          <w:sz w:val="19"/>
          <w:szCs w:val="23"/>
        </w:rPr>
      </w:pPr>
      <w:r w:rsidRPr="00946F4D">
        <w:rPr>
          <w:rFonts w:ascii="inherit" w:eastAsia="Times New Roman" w:hAnsi="inherit" w:cs="Arial"/>
          <w:color w:val="242729"/>
          <w:sz w:val="19"/>
          <w:szCs w:val="23"/>
        </w:rPr>
        <w:t>The host should then run the script / trigger the changes you want</w:t>
      </w:r>
    </w:p>
    <w:p w:rsidR="00946F4D" w:rsidRPr="00946F4D" w:rsidRDefault="00946F4D" w:rsidP="00946F4D">
      <w:pPr>
        <w:shd w:val="clear" w:color="auto" w:fill="FFFFFF"/>
        <w:spacing w:after="240" w:line="240" w:lineRule="auto"/>
        <w:textAlignment w:val="baseline"/>
        <w:rPr>
          <w:rFonts w:ascii="Arial" w:eastAsia="Times New Roman" w:hAnsi="Arial" w:cs="Arial"/>
          <w:color w:val="242729"/>
          <w:sz w:val="20"/>
          <w:szCs w:val="23"/>
        </w:rPr>
      </w:pPr>
      <w:r w:rsidRPr="00946F4D">
        <w:rPr>
          <w:rFonts w:ascii="Arial" w:eastAsia="Times New Roman" w:hAnsi="Arial" w:cs="Arial"/>
          <w:color w:val="242729"/>
          <w:sz w:val="20"/>
          <w:szCs w:val="23"/>
        </w:rPr>
        <w:t>This is something that might have serious security issues, so use at your own risk.</w:t>
      </w:r>
    </w:p>
    <w:p w:rsidR="00946F4D" w:rsidRPr="00946F4D" w:rsidRDefault="00946F4D" w:rsidP="00946F4D">
      <w:pPr>
        <w:pStyle w:val="NormalWeb"/>
        <w:shd w:val="clear" w:color="auto" w:fill="FFFFFF"/>
        <w:spacing w:before="0" w:beforeAutospacing="0" w:after="0" w:afterAutospacing="0"/>
        <w:textAlignment w:val="baseline"/>
        <w:rPr>
          <w:rFonts w:ascii="Arial" w:hAnsi="Arial" w:cs="Arial"/>
          <w:color w:val="242729"/>
          <w:sz w:val="20"/>
          <w:szCs w:val="23"/>
        </w:rPr>
      </w:pPr>
      <w:r w:rsidRPr="00946F4D">
        <w:rPr>
          <w:rFonts w:ascii="Arial" w:hAnsi="Arial" w:cs="Arial"/>
          <w:b/>
          <w:color w:val="242729"/>
          <w:sz w:val="16"/>
          <w:szCs w:val="23"/>
        </w:rPr>
        <w:t>-</w:t>
      </w:r>
      <w:r w:rsidRPr="00946F4D">
        <w:rPr>
          <w:rFonts w:ascii="Arial" w:hAnsi="Arial" w:cs="Arial"/>
          <w:b/>
          <w:color w:val="242729"/>
          <w:sz w:val="16"/>
          <w:szCs w:val="23"/>
        </w:rPr>
        <w:sym w:font="Wingdings" w:char="F0E0"/>
      </w:r>
      <w:r w:rsidRPr="00946F4D">
        <w:rPr>
          <w:rFonts w:ascii="Arial" w:hAnsi="Arial" w:cs="Arial"/>
          <w:color w:val="242729"/>
          <w:sz w:val="20"/>
          <w:szCs w:val="23"/>
        </w:rPr>
        <w:t>You can create an alias for </w:t>
      </w:r>
      <w:r w:rsidRPr="00946F4D">
        <w:rPr>
          <w:rStyle w:val="HTMLCode"/>
          <w:rFonts w:ascii="Consolas" w:hAnsi="Consolas"/>
          <w:color w:val="242729"/>
          <w:sz w:val="16"/>
          <w:bdr w:val="none" w:sz="0" w:space="0" w:color="auto" w:frame="1"/>
          <w:shd w:val="clear" w:color="auto" w:fill="EFF0F1"/>
        </w:rPr>
        <w:t>docker-compose up</w:t>
      </w:r>
      <w:r w:rsidRPr="00946F4D">
        <w:rPr>
          <w:rFonts w:ascii="Arial" w:hAnsi="Arial" w:cs="Arial"/>
          <w:color w:val="242729"/>
          <w:sz w:val="20"/>
          <w:szCs w:val="23"/>
        </w:rPr>
        <w:t>. Put something like this in </w:t>
      </w:r>
      <w:r w:rsidRPr="00946F4D">
        <w:rPr>
          <w:rStyle w:val="HTMLCode"/>
          <w:rFonts w:ascii="Consolas" w:hAnsi="Consolas"/>
          <w:color w:val="242729"/>
          <w:sz w:val="16"/>
          <w:bdr w:val="none" w:sz="0" w:space="0" w:color="auto" w:frame="1"/>
          <w:shd w:val="clear" w:color="auto" w:fill="EFF0F1"/>
        </w:rPr>
        <w:t>~/.bash_aliases</w:t>
      </w:r>
      <w:r w:rsidRPr="00946F4D">
        <w:rPr>
          <w:rFonts w:ascii="Arial" w:hAnsi="Arial" w:cs="Arial"/>
          <w:color w:val="242729"/>
          <w:sz w:val="20"/>
          <w:szCs w:val="23"/>
        </w:rPr>
        <w:t> (in Ubuntu):</w:t>
      </w:r>
    </w:p>
    <w:p w:rsidR="00946F4D" w:rsidRPr="00946F4D" w:rsidRDefault="00946F4D" w:rsidP="00946F4D">
      <w:pPr>
        <w:pStyle w:val="HTMLPreformatted"/>
        <w:shd w:val="clear" w:color="auto" w:fill="EFF0F1"/>
        <w:textAlignment w:val="baseline"/>
        <w:rPr>
          <w:rFonts w:ascii="Consolas" w:hAnsi="Consolas"/>
          <w:color w:val="393318"/>
          <w:sz w:val="16"/>
        </w:rPr>
      </w:pPr>
      <w:r w:rsidRPr="00946F4D">
        <w:rPr>
          <w:rStyle w:val="pln"/>
          <w:rFonts w:ascii="inherit" w:hAnsi="inherit"/>
          <w:color w:val="303336"/>
          <w:sz w:val="16"/>
          <w:bdr w:val="none" w:sz="0" w:space="0" w:color="auto" w:frame="1"/>
          <w:shd w:val="clear" w:color="auto" w:fill="EFF0F1"/>
        </w:rPr>
        <w:t>alias up</w:t>
      </w:r>
      <w:r w:rsidRPr="00946F4D">
        <w:rPr>
          <w:rStyle w:val="pun"/>
          <w:rFonts w:ascii="inherit" w:hAnsi="inherit"/>
          <w:color w:val="303336"/>
          <w:sz w:val="16"/>
          <w:bdr w:val="none" w:sz="0" w:space="0" w:color="auto" w:frame="1"/>
          <w:shd w:val="clear" w:color="auto" w:fill="EFF0F1"/>
        </w:rPr>
        <w:t>=</w:t>
      </w:r>
      <w:r w:rsidRPr="00946F4D">
        <w:rPr>
          <w:rStyle w:val="str"/>
          <w:rFonts w:ascii="inherit" w:hAnsi="inherit"/>
          <w:color w:val="7D2727"/>
          <w:sz w:val="16"/>
          <w:bdr w:val="none" w:sz="0" w:space="0" w:color="auto" w:frame="1"/>
          <w:shd w:val="clear" w:color="auto" w:fill="EFF0F1"/>
        </w:rPr>
        <w:t>"docker-compose up; ~/your_script.sh"</w:t>
      </w:r>
    </w:p>
    <w:p w:rsidR="00946F4D" w:rsidRPr="00946F4D" w:rsidRDefault="00946F4D" w:rsidP="00946F4D">
      <w:pPr>
        <w:pStyle w:val="NormalWeb"/>
        <w:shd w:val="clear" w:color="auto" w:fill="FFFFFF"/>
        <w:spacing w:before="0" w:beforeAutospacing="0" w:after="240" w:afterAutospacing="0"/>
        <w:textAlignment w:val="baseline"/>
        <w:rPr>
          <w:rFonts w:ascii="Arial" w:hAnsi="Arial" w:cs="Arial"/>
          <w:color w:val="242729"/>
          <w:sz w:val="20"/>
          <w:szCs w:val="23"/>
        </w:rPr>
      </w:pPr>
      <w:r w:rsidRPr="00946F4D">
        <w:rPr>
          <w:rFonts w:ascii="Arial" w:hAnsi="Arial" w:cs="Arial"/>
          <w:color w:val="242729"/>
          <w:sz w:val="20"/>
          <w:szCs w:val="23"/>
        </w:rPr>
        <w:t>I'm not sure if running scripts on the host from a container is possible, but if it's possible, it's a severe security flaw. Containers should be isolated, that's the point of using containers.</w:t>
      </w:r>
    </w:p>
    <w:p w:rsidR="00946F4D" w:rsidRPr="00946F4D" w:rsidRDefault="00946F4D" w:rsidP="00946F4D">
      <w:pPr>
        <w:pStyle w:val="NormalWeb"/>
        <w:shd w:val="clear" w:color="auto" w:fill="FFFFFF"/>
        <w:spacing w:before="0" w:beforeAutospacing="0" w:after="240" w:afterAutospacing="0"/>
        <w:textAlignment w:val="baseline"/>
        <w:rPr>
          <w:rFonts w:ascii="Arial" w:hAnsi="Arial" w:cs="Arial"/>
          <w:color w:val="242729"/>
          <w:sz w:val="20"/>
          <w:szCs w:val="23"/>
        </w:rPr>
      </w:pPr>
      <w:r w:rsidRPr="00946F4D">
        <w:rPr>
          <w:rFonts w:ascii="Arial" w:hAnsi="Arial" w:cs="Arial"/>
          <w:b/>
          <w:color w:val="242729"/>
          <w:sz w:val="14"/>
          <w:szCs w:val="23"/>
        </w:rPr>
        <w:t>-</w:t>
      </w:r>
      <w:r w:rsidRPr="00946F4D">
        <w:rPr>
          <w:rFonts w:ascii="Arial" w:hAnsi="Arial" w:cs="Arial"/>
          <w:b/>
          <w:color w:val="242729"/>
          <w:sz w:val="14"/>
          <w:szCs w:val="23"/>
        </w:rPr>
        <w:sym w:font="Wingdings" w:char="F0E0"/>
      </w:r>
      <w:r w:rsidRPr="00946F4D">
        <w:rPr>
          <w:rFonts w:ascii="Arial" w:hAnsi="Arial" w:cs="Arial"/>
          <w:color w:val="242729"/>
          <w:sz w:val="20"/>
          <w:szCs w:val="23"/>
        </w:rPr>
        <w:t>The script needs to run continuously in the foreground.</w:t>
      </w:r>
    </w:p>
    <w:p w:rsidR="00946F4D" w:rsidRPr="00946F4D" w:rsidRDefault="00946F4D" w:rsidP="00946F4D">
      <w:pPr>
        <w:pStyle w:val="NormalWeb"/>
        <w:shd w:val="clear" w:color="auto" w:fill="FFFFFF"/>
        <w:spacing w:before="0" w:beforeAutospacing="0" w:after="0" w:afterAutospacing="0"/>
        <w:textAlignment w:val="baseline"/>
        <w:rPr>
          <w:rFonts w:ascii="Arial" w:hAnsi="Arial" w:cs="Arial"/>
          <w:color w:val="242729"/>
          <w:sz w:val="20"/>
          <w:szCs w:val="23"/>
        </w:rPr>
      </w:pPr>
      <w:r w:rsidRPr="00946F4D">
        <w:rPr>
          <w:rFonts w:ascii="Arial" w:hAnsi="Arial" w:cs="Arial"/>
          <w:color w:val="242729"/>
          <w:sz w:val="20"/>
          <w:szCs w:val="23"/>
        </w:rPr>
        <w:t>In your Dockerfile use the </w:t>
      </w:r>
      <w:hyperlink r:id="rId143" w:anchor="cmd" w:history="1">
        <w:r w:rsidRPr="00946F4D">
          <w:rPr>
            <w:rStyle w:val="Hyperlink"/>
            <w:rFonts w:ascii="inherit" w:hAnsi="inherit" w:cs="Arial"/>
            <w:color w:val="005999"/>
            <w:sz w:val="19"/>
            <w:szCs w:val="23"/>
            <w:bdr w:val="none" w:sz="0" w:space="0" w:color="auto" w:frame="1"/>
          </w:rPr>
          <w:t>CMD</w:t>
        </w:r>
      </w:hyperlink>
      <w:r w:rsidRPr="00946F4D">
        <w:rPr>
          <w:rFonts w:ascii="Arial" w:hAnsi="Arial" w:cs="Arial"/>
          <w:color w:val="242729"/>
          <w:sz w:val="20"/>
          <w:szCs w:val="23"/>
        </w:rPr>
        <w:t> directive and define the script as the parameter.</w:t>
      </w:r>
    </w:p>
    <w:p w:rsidR="00946F4D" w:rsidRPr="00946F4D" w:rsidRDefault="00946F4D" w:rsidP="00946F4D">
      <w:pPr>
        <w:pStyle w:val="NormalWeb"/>
        <w:shd w:val="clear" w:color="auto" w:fill="FFFFFF"/>
        <w:spacing w:before="0" w:beforeAutospacing="0" w:after="0" w:afterAutospacing="0"/>
        <w:textAlignment w:val="baseline"/>
        <w:rPr>
          <w:rFonts w:ascii="Arial" w:hAnsi="Arial" w:cs="Arial"/>
          <w:color w:val="242729"/>
          <w:sz w:val="20"/>
          <w:szCs w:val="23"/>
        </w:rPr>
      </w:pPr>
      <w:r w:rsidRPr="00946F4D">
        <w:rPr>
          <w:rFonts w:ascii="Arial" w:hAnsi="Arial" w:cs="Arial"/>
          <w:color w:val="242729"/>
          <w:sz w:val="20"/>
          <w:szCs w:val="23"/>
        </w:rPr>
        <w:t>When using the cli, use </w:t>
      </w:r>
      <w:r w:rsidRPr="00946F4D">
        <w:rPr>
          <w:rStyle w:val="HTMLCode"/>
          <w:rFonts w:ascii="Consolas" w:hAnsi="Consolas"/>
          <w:color w:val="242729"/>
          <w:sz w:val="16"/>
          <w:bdr w:val="none" w:sz="0" w:space="0" w:color="auto" w:frame="1"/>
          <w:shd w:val="clear" w:color="auto" w:fill="EFF0F1"/>
        </w:rPr>
        <w:t>docker run -d IMAGE SCRIPT</w:t>
      </w:r>
    </w:p>
    <w:p w:rsidR="00946F4D" w:rsidRDefault="00946F4D" w:rsidP="00DA50EE">
      <w:pPr>
        <w:shd w:val="clear" w:color="auto" w:fill="FFFFFF"/>
        <w:spacing w:after="0" w:line="240" w:lineRule="auto"/>
        <w:textAlignment w:val="baseline"/>
        <w:rPr>
          <w:rFonts w:ascii="Arial" w:eastAsia="Times New Roman" w:hAnsi="Arial" w:cs="Arial"/>
          <w:b/>
          <w:color w:val="242729"/>
          <w:sz w:val="18"/>
          <w:szCs w:val="23"/>
        </w:rPr>
      </w:pPr>
    </w:p>
    <w:p w:rsidR="002444E0" w:rsidRDefault="00946F4D" w:rsidP="002444E0">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b w:val="0"/>
          <w:color w:val="242729"/>
          <w:sz w:val="18"/>
          <w:szCs w:val="23"/>
        </w:rPr>
        <w:lastRenderedPageBreak/>
        <w:t>22.)</w:t>
      </w:r>
      <w:r w:rsidR="002444E0" w:rsidRPr="002444E0">
        <w:rPr>
          <w:rFonts w:ascii="Arial" w:hAnsi="Arial" w:cs="Arial"/>
          <w:color w:val="242729"/>
          <w:sz w:val="33"/>
          <w:szCs w:val="33"/>
        </w:rPr>
        <w:t xml:space="preserve"> </w:t>
      </w:r>
      <w:hyperlink r:id="rId144" w:history="1">
        <w:r w:rsidR="002444E0">
          <w:rPr>
            <w:rStyle w:val="Hyperlink"/>
            <w:rFonts w:ascii="inherit" w:hAnsi="inherit" w:cs="Arial"/>
            <w:b w:val="0"/>
            <w:bCs w:val="0"/>
            <w:color w:val="242729"/>
            <w:sz w:val="36"/>
            <w:szCs w:val="36"/>
            <w:bdr w:val="none" w:sz="0" w:space="0" w:color="auto" w:frame="1"/>
          </w:rPr>
          <w:t>docker executable file not found in $PATH</w:t>
        </w:r>
      </w:hyperlink>
    </w:p>
    <w:p w:rsidR="002444E0" w:rsidRDefault="002444E0" w:rsidP="002444E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Trying to run a rails migration on a running docker compose container throws this error:</w:t>
      </w:r>
    </w:p>
    <w:p w:rsidR="002444E0" w:rsidRDefault="002444E0" w:rsidP="002444E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docker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compose run webapp rails db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migrate</w:t>
      </w:r>
    </w:p>
    <w:p w:rsidR="002444E0" w:rsidRDefault="002444E0" w:rsidP="002444E0">
      <w:pPr>
        <w:pStyle w:val="NormalWeb"/>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ERROR: Cannot start service webapp: invalid header field value "oci runtime error: container_linux.go:247: starting container process caused \"exec: \\"rails\\": executable file not found in $PATH\"\n"</w:t>
      </w:r>
    </w:p>
    <w:p w:rsidR="002444E0" w:rsidRDefault="002444E0" w:rsidP="002444E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However, I can access rails from inside the container:</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docker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compose run webapp bash</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root@3fd3a87275a1</w:t>
      </w:r>
      <w:r w:rsidRPr="002444E0">
        <w:rPr>
          <w:rStyle w:val="pun"/>
          <w:rFonts w:ascii="inherit" w:hAnsi="inherit"/>
          <w:color w:val="303336"/>
          <w:sz w:val="18"/>
          <w:bdr w:val="none" w:sz="0" w:space="0" w:color="auto" w:frame="1"/>
          <w:shd w:val="clear" w:color="auto" w:fill="EFF0F1"/>
        </w:rPr>
        <w:t>:</w:t>
      </w:r>
      <w:r w:rsidRPr="002444E0">
        <w:rPr>
          <w:rStyle w:val="str"/>
          <w:rFonts w:ascii="inherit" w:hAnsi="inherit"/>
          <w:color w:val="7D2727"/>
          <w:sz w:val="18"/>
          <w:bdr w:val="none" w:sz="0" w:space="0" w:color="auto" w:frame="1"/>
          <w:shd w:val="clear" w:color="auto" w:fill="EFF0F1"/>
        </w:rPr>
        <w:t>/home/</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r w:rsidRPr="002444E0">
        <w:rPr>
          <w:rStyle w:val="com"/>
          <w:rFonts w:ascii="inherit" w:hAnsi="inherit"/>
          <w:color w:val="858C93"/>
          <w:sz w:val="18"/>
          <w:bdr w:val="none" w:sz="0" w:space="0" w:color="auto" w:frame="1"/>
          <w:shd w:val="clear" w:color="auto" w:fill="EFF0F1"/>
        </w:rPr>
        <w:t># which rails</w:t>
      </w:r>
    </w:p>
    <w:p w:rsidR="002444E0" w:rsidRPr="002444E0" w:rsidRDefault="002444E0" w:rsidP="002444E0">
      <w:pPr>
        <w:pStyle w:val="HTMLPreformatted"/>
        <w:shd w:val="clear" w:color="auto" w:fill="EFF0F1"/>
        <w:textAlignment w:val="baseline"/>
        <w:rPr>
          <w:rFonts w:ascii="Consolas" w:hAnsi="Consolas"/>
          <w:color w:val="393318"/>
          <w:sz w:val="18"/>
        </w:rPr>
      </w:pP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usr</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local</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rvm</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gems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ruby</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2.3</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1</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bin</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rails</w:t>
      </w:r>
    </w:p>
    <w:p w:rsidR="002444E0" w:rsidRPr="002444E0" w:rsidRDefault="002444E0" w:rsidP="002444E0">
      <w:pPr>
        <w:pStyle w:val="NormalWeb"/>
        <w:shd w:val="clear" w:color="auto" w:fill="FFFFFF"/>
        <w:spacing w:before="0" w:beforeAutospacing="0" w:after="240" w:afterAutospacing="0"/>
        <w:textAlignment w:val="baseline"/>
        <w:rPr>
          <w:rFonts w:ascii="Arial" w:hAnsi="Arial" w:cs="Arial"/>
          <w:color w:val="242729"/>
          <w:sz w:val="22"/>
          <w:szCs w:val="23"/>
        </w:rPr>
      </w:pPr>
      <w:r w:rsidRPr="002444E0">
        <w:rPr>
          <w:rFonts w:ascii="Arial" w:hAnsi="Arial" w:cs="Arial"/>
          <w:color w:val="242729"/>
          <w:sz w:val="22"/>
          <w:szCs w:val="23"/>
        </w:rPr>
        <w:t>My container is already running and I can GET the page: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curl http</w:t>
      </w:r>
      <w:r w:rsidRPr="002444E0">
        <w:rPr>
          <w:rStyle w:val="pun"/>
          <w:rFonts w:ascii="inherit" w:hAnsi="inherit"/>
          <w:color w:val="303336"/>
          <w:sz w:val="18"/>
          <w:bdr w:val="none" w:sz="0" w:space="0" w:color="auto" w:frame="1"/>
          <w:shd w:val="clear" w:color="auto" w:fill="EFF0F1"/>
        </w:rPr>
        <w:t>:</w:t>
      </w:r>
      <w:r w:rsidRPr="002444E0">
        <w:rPr>
          <w:rStyle w:val="com"/>
          <w:rFonts w:ascii="inherit" w:hAnsi="inherit"/>
          <w:color w:val="858C93"/>
          <w:sz w:val="18"/>
          <w:bdr w:val="none" w:sz="0" w:space="0" w:color="auto" w:frame="1"/>
          <w:shd w:val="clear" w:color="auto" w:fill="EFF0F1"/>
        </w:rPr>
        <w:t>//localhost -i</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HTTP</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1.1</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200</w:t>
      </w:r>
      <w:r w:rsidRPr="002444E0">
        <w:rPr>
          <w:rStyle w:val="pln"/>
          <w:rFonts w:ascii="inherit" w:hAnsi="inherit"/>
          <w:color w:val="303336"/>
          <w:sz w:val="18"/>
          <w:bdr w:val="none" w:sz="0" w:space="0" w:color="auto" w:frame="1"/>
          <w:shd w:val="clear" w:color="auto" w:fill="EFF0F1"/>
        </w:rPr>
        <w:t xml:space="preserve"> OK</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Content</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Type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text</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html</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charset</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utf</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8</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Transfer</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Encoding</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chunked</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Connection</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keep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alive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Status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200</w:t>
      </w:r>
      <w:r w:rsidRPr="002444E0">
        <w:rPr>
          <w:rStyle w:val="pln"/>
          <w:rFonts w:ascii="inherit" w:hAnsi="inherit"/>
          <w:color w:val="303336"/>
          <w:sz w:val="18"/>
          <w:bdr w:val="none" w:sz="0" w:space="0" w:color="auto" w:frame="1"/>
          <w:shd w:val="clear" w:color="auto" w:fill="EFF0F1"/>
        </w:rPr>
        <w:t xml:space="preserve"> OK</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Cache</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Control</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max</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age</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0</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kwd"/>
          <w:rFonts w:ascii="inherit" w:eastAsiaTheme="majorEastAsia" w:hAnsi="inherit"/>
          <w:color w:val="101094"/>
          <w:sz w:val="18"/>
          <w:bdr w:val="none" w:sz="0" w:space="0" w:color="auto" w:frame="1"/>
          <w:shd w:val="clear" w:color="auto" w:fill="EFF0F1"/>
        </w:rPr>
        <w:t>private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must</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revalidate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ETag</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w:t>
      </w:r>
      <w:r w:rsidRPr="002444E0">
        <w:rPr>
          <w:rStyle w:val="pun"/>
          <w:rFonts w:ascii="inherit" w:hAnsi="inherit"/>
          <w:color w:val="303336"/>
          <w:sz w:val="18"/>
          <w:bdr w:val="none" w:sz="0" w:space="0" w:color="auto" w:frame="1"/>
          <w:shd w:val="clear" w:color="auto" w:fill="EFF0F1"/>
        </w:rPr>
        <w:t>/</w:t>
      </w:r>
      <w:r w:rsidRPr="002444E0">
        <w:rPr>
          <w:rStyle w:val="str"/>
          <w:rFonts w:ascii="inherit" w:hAnsi="inherit"/>
          <w:color w:val="7D2727"/>
          <w:sz w:val="18"/>
          <w:bdr w:val="none" w:sz="0" w:space="0" w:color="auto" w:frame="1"/>
          <w:shd w:val="clear" w:color="auto" w:fill="EFF0F1"/>
        </w:rPr>
        <w:t>"b62d4f67b7b823c017534cd9727752cd"</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Frame</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Options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SAMEORIGIN</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XSS</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Protection</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1</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mode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block</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Content</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Type</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Options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nosniff</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Runtime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0.019881</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Request</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Id</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eb32ec21</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3a8f</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4caa</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a27b</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2e42f0b2bce9</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typ"/>
          <w:rFonts w:ascii="inherit" w:hAnsi="inherit"/>
          <w:color w:val="2B91AF"/>
          <w:sz w:val="18"/>
          <w:bdr w:val="none" w:sz="0" w:space="0" w:color="auto" w:frame="1"/>
          <w:shd w:val="clear" w:color="auto" w:fill="EFF0F1"/>
        </w:rPr>
        <w:t>Date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Thu</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15</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Dec</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2016</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15</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15</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59</w:t>
      </w:r>
      <w:r w:rsidRPr="002444E0">
        <w:rPr>
          <w:rStyle w:val="pln"/>
          <w:rFonts w:ascii="inherit" w:hAnsi="inherit"/>
          <w:color w:val="303336"/>
          <w:sz w:val="18"/>
          <w:bdr w:val="none" w:sz="0" w:space="0" w:color="auto" w:frame="1"/>
          <w:shd w:val="clear" w:color="auto" w:fill="EFF0F1"/>
        </w:rPr>
        <w:t xml:space="preserve"> GMT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X</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Powered</w:t>
      </w:r>
      <w:r w:rsidRPr="002444E0">
        <w:rPr>
          <w:rStyle w:val="pun"/>
          <w:rFonts w:ascii="inherit" w:hAnsi="inherit"/>
          <w:color w:val="303336"/>
          <w:sz w:val="18"/>
          <w:bdr w:val="none" w:sz="0" w:space="0" w:color="auto" w:frame="1"/>
          <w:shd w:val="clear" w:color="auto" w:fill="EFF0F1"/>
        </w:rPr>
        <w:t>-</w:t>
      </w:r>
      <w:r w:rsidRPr="002444E0">
        <w:rPr>
          <w:rStyle w:val="typ"/>
          <w:rFonts w:ascii="inherit" w:hAnsi="inherit"/>
          <w:color w:val="2B91AF"/>
          <w:sz w:val="18"/>
          <w:bdr w:val="none" w:sz="0" w:space="0" w:color="auto" w:frame="1"/>
          <w:shd w:val="clear" w:color="auto" w:fill="EFF0F1"/>
        </w:rPr>
        <w:t>By</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Phusion</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Passenger</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5.0</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29</w:t>
      </w:r>
    </w:p>
    <w:p w:rsidR="002444E0" w:rsidRPr="002444E0" w:rsidRDefault="002444E0" w:rsidP="002444E0">
      <w:pPr>
        <w:pStyle w:val="HTMLPreformatted"/>
        <w:shd w:val="clear" w:color="auto" w:fill="EFF0F1"/>
        <w:textAlignment w:val="baseline"/>
        <w:rPr>
          <w:rFonts w:ascii="Consolas" w:hAnsi="Consolas"/>
          <w:color w:val="393318"/>
          <w:sz w:val="18"/>
        </w:rPr>
      </w:pPr>
      <w:r w:rsidRPr="002444E0">
        <w:rPr>
          <w:rStyle w:val="typ"/>
          <w:rFonts w:ascii="inherit" w:hAnsi="inherit"/>
          <w:color w:val="2B91AF"/>
          <w:sz w:val="18"/>
          <w:bdr w:val="none" w:sz="0" w:space="0" w:color="auto" w:frame="1"/>
          <w:shd w:val="clear" w:color="auto" w:fill="EFF0F1"/>
        </w:rPr>
        <w:t>Server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nginx</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1.10</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1</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Phusion</w:t>
      </w:r>
      <w:r w:rsidRPr="002444E0">
        <w:rPr>
          <w:rStyle w:val="pln"/>
          <w:rFonts w:ascii="inherit" w:hAnsi="inherit"/>
          <w:color w:val="303336"/>
          <w:sz w:val="18"/>
          <w:bdr w:val="none" w:sz="0" w:space="0" w:color="auto" w:frame="1"/>
          <w:shd w:val="clear" w:color="auto" w:fill="EFF0F1"/>
        </w:rPr>
        <w:t xml:space="preserve"> </w:t>
      </w:r>
      <w:r w:rsidRPr="002444E0">
        <w:rPr>
          <w:rStyle w:val="typ"/>
          <w:rFonts w:ascii="inherit" w:hAnsi="inherit"/>
          <w:color w:val="2B91AF"/>
          <w:sz w:val="18"/>
          <w:bdr w:val="none" w:sz="0" w:space="0" w:color="auto" w:frame="1"/>
          <w:shd w:val="clear" w:color="auto" w:fill="EFF0F1"/>
        </w:rPr>
        <w:t>Passenger</w:t>
      </w:r>
      <w:r w:rsidRPr="002444E0">
        <w:rPr>
          <w:rStyle w:val="pln"/>
          <w:rFonts w:ascii="inherit" w:hAnsi="inherit"/>
          <w:color w:val="303336"/>
          <w:sz w:val="18"/>
          <w:bdr w:val="none" w:sz="0" w:space="0" w:color="auto" w:frame="1"/>
          <w:shd w:val="clear" w:color="auto" w:fill="EFF0F1"/>
        </w:rPr>
        <w:t xml:space="preserve"> </w:t>
      </w:r>
      <w:r w:rsidRPr="002444E0">
        <w:rPr>
          <w:rStyle w:val="lit"/>
          <w:rFonts w:ascii="inherit" w:hAnsi="inherit"/>
          <w:color w:val="7D2727"/>
          <w:sz w:val="18"/>
          <w:bdr w:val="none" w:sz="0" w:space="0" w:color="auto" w:frame="1"/>
          <w:shd w:val="clear" w:color="auto" w:fill="EFF0F1"/>
        </w:rPr>
        <w:t>5.0</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29</w:t>
      </w:r>
    </w:p>
    <w:p w:rsidR="002444E0" w:rsidRPr="002444E0" w:rsidRDefault="002444E0" w:rsidP="002444E0">
      <w:pPr>
        <w:pStyle w:val="NormalWeb"/>
        <w:shd w:val="clear" w:color="auto" w:fill="FFFFFF"/>
        <w:spacing w:before="0" w:beforeAutospacing="0" w:after="0" w:afterAutospacing="0"/>
        <w:textAlignment w:val="baseline"/>
        <w:rPr>
          <w:rFonts w:ascii="Arial" w:hAnsi="Arial" w:cs="Arial"/>
          <w:color w:val="242729"/>
          <w:sz w:val="22"/>
          <w:szCs w:val="23"/>
        </w:rPr>
      </w:pPr>
      <w:r w:rsidRPr="002444E0">
        <w:rPr>
          <w:rFonts w:ascii="Arial" w:hAnsi="Arial" w:cs="Arial"/>
          <w:color w:val="242729"/>
          <w:sz w:val="22"/>
          <w:szCs w:val="23"/>
        </w:rPr>
        <w:t>How do I </w:t>
      </w:r>
      <w:r w:rsidRPr="002444E0">
        <w:rPr>
          <w:rStyle w:val="HTMLCode"/>
          <w:rFonts w:ascii="Consolas" w:hAnsi="Consolas"/>
          <w:color w:val="242729"/>
          <w:sz w:val="18"/>
          <w:bdr w:val="none" w:sz="0" w:space="0" w:color="auto" w:frame="1"/>
          <w:shd w:val="clear" w:color="auto" w:fill="EFF0F1"/>
        </w:rPr>
        <w:t>run rails db:migrate</w:t>
      </w:r>
      <w:r w:rsidRPr="002444E0">
        <w:rPr>
          <w:rFonts w:ascii="Arial" w:hAnsi="Arial" w:cs="Arial"/>
          <w:color w:val="242729"/>
          <w:sz w:val="22"/>
          <w:szCs w:val="23"/>
        </w:rPr>
        <w:t> in my container?</w:t>
      </w:r>
    </w:p>
    <w:p w:rsidR="002444E0" w:rsidRPr="002444E0" w:rsidRDefault="002444E0" w:rsidP="002444E0">
      <w:pPr>
        <w:pStyle w:val="Heading2"/>
        <w:shd w:val="clear" w:color="auto" w:fill="FFFFFF"/>
        <w:spacing w:before="0" w:after="240"/>
        <w:textAlignment w:val="baseline"/>
        <w:rPr>
          <w:rFonts w:ascii="Arial" w:hAnsi="Arial" w:cs="Arial"/>
          <w:color w:val="242729"/>
          <w:sz w:val="28"/>
          <w:szCs w:val="29"/>
        </w:rPr>
      </w:pPr>
      <w:r w:rsidRPr="002444E0">
        <w:rPr>
          <w:rFonts w:ascii="Arial" w:hAnsi="Arial" w:cs="Arial"/>
          <w:b/>
          <w:bCs/>
          <w:color w:val="242729"/>
          <w:sz w:val="28"/>
          <w:szCs w:val="29"/>
        </w:rPr>
        <w:t>Dockerfile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FROM phusion</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passenger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ruby23</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Set correct environment variables.</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ENV HOME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root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Use baseimage-docker's init process.</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CMD </w:t>
      </w:r>
      <w:r w:rsidRPr="002444E0">
        <w:rPr>
          <w:rStyle w:val="pun"/>
          <w:rFonts w:ascii="inherit" w:hAnsi="inherit"/>
          <w:color w:val="303336"/>
          <w:sz w:val="18"/>
          <w:bdr w:val="none" w:sz="0" w:space="0" w:color="auto" w:frame="1"/>
          <w:shd w:val="clear" w:color="auto" w:fill="EFF0F1"/>
        </w:rPr>
        <w:t>[</w:t>
      </w:r>
      <w:r w:rsidRPr="002444E0">
        <w:rPr>
          <w:rStyle w:val="str"/>
          <w:rFonts w:ascii="inherit" w:hAnsi="inherit"/>
          <w:color w:val="7D2727"/>
          <w:sz w:val="18"/>
          <w:bdr w:val="none" w:sz="0" w:space="0" w:color="auto" w:frame="1"/>
          <w:shd w:val="clear" w:color="auto" w:fill="EFF0F1"/>
        </w:rPr>
        <w:t>"/sbin/my_init"</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additional packages</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RUN apt</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get</w:t>
      </w:r>
      <w:r w:rsidRPr="002444E0">
        <w:rPr>
          <w:rStyle w:val="pln"/>
          <w:rFonts w:ascii="inherit" w:hAnsi="inherit"/>
          <w:color w:val="303336"/>
          <w:sz w:val="18"/>
          <w:bdr w:val="none" w:sz="0" w:space="0" w:color="auto" w:frame="1"/>
          <w:shd w:val="clear" w:color="auto" w:fill="EFF0F1"/>
        </w:rPr>
        <w:t xml:space="preserve"> update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Active nginx</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RUN rm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f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etc</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service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nginx</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down</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Install bundle of gems</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WORKDIR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tmp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ADD </w:t>
      </w:r>
      <w:r w:rsidRPr="002444E0">
        <w:rPr>
          <w:rStyle w:val="typ"/>
          <w:rFonts w:ascii="inherit" w:hAnsi="inherit"/>
          <w:color w:val="2B91AF"/>
          <w:sz w:val="18"/>
          <w:bdr w:val="none" w:sz="0" w:space="0" w:color="auto" w:frame="1"/>
          <w:shd w:val="clear" w:color="auto" w:fill="EFF0F1"/>
        </w:rPr>
        <w:t>Gemfile</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tmp</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ADD </w:t>
      </w:r>
      <w:r w:rsidRPr="002444E0">
        <w:rPr>
          <w:rStyle w:val="typ"/>
          <w:rFonts w:ascii="inherit" w:hAnsi="inherit"/>
          <w:color w:val="2B91AF"/>
          <w:sz w:val="18"/>
          <w:bdr w:val="none" w:sz="0" w:space="0" w:color="auto" w:frame="1"/>
          <w:shd w:val="clear" w:color="auto" w:fill="EFF0F1"/>
        </w:rPr>
        <w:t>Gemfile</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lock</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tmp</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RUN bundle install</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Copy the nginx template for configuration and preserve environment variables</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RUN rm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etc</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nginx</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sites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enabled</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default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Add the nginx site and config</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ADD webapp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conf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etc</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nginx</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sites</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enabled</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conf</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RUN mkdir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home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COPY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home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RUN usermod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u </w:t>
      </w:r>
      <w:r w:rsidRPr="002444E0">
        <w:rPr>
          <w:rStyle w:val="lit"/>
          <w:rFonts w:ascii="inherit" w:hAnsi="inherit"/>
          <w:color w:val="7D2727"/>
          <w:sz w:val="18"/>
          <w:bdr w:val="none" w:sz="0" w:space="0" w:color="auto" w:frame="1"/>
          <w:shd w:val="clear" w:color="auto" w:fill="EFF0F1"/>
        </w:rPr>
        <w:t>1000</w:t>
      </w:r>
      <w:r w:rsidRPr="002444E0">
        <w:rPr>
          <w:rStyle w:val="pln"/>
          <w:rFonts w:ascii="inherit" w:hAnsi="inherit"/>
          <w:color w:val="303336"/>
          <w:sz w:val="18"/>
          <w:bdr w:val="none" w:sz="0" w:space="0" w:color="auto" w:frame="1"/>
          <w:shd w:val="clear" w:color="auto" w:fill="EFF0F1"/>
        </w:rPr>
        <w:t xml:space="preserve"> 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lastRenderedPageBreak/>
        <w:t xml:space="preserve">RUN chown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R 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app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home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WORKDIR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home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com"/>
          <w:rFonts w:ascii="inherit" w:hAnsi="inherit"/>
          <w:color w:val="858C93"/>
          <w:sz w:val="18"/>
          <w:bdr w:val="none" w:sz="0" w:space="0" w:color="auto" w:frame="1"/>
          <w:shd w:val="clear" w:color="auto" w:fill="EFF0F1"/>
        </w:rPr>
        <w:t># Clean up APT when done.</w:t>
      </w:r>
    </w:p>
    <w:p w:rsidR="002444E0" w:rsidRPr="002444E0" w:rsidRDefault="002444E0" w:rsidP="002444E0">
      <w:pPr>
        <w:pStyle w:val="HTMLPreformatted"/>
        <w:shd w:val="clear" w:color="auto" w:fill="EFF0F1"/>
        <w:textAlignment w:val="baseline"/>
        <w:rPr>
          <w:rStyle w:val="com"/>
          <w:rFonts w:ascii="inherit" w:hAnsi="inherit"/>
          <w:color w:val="858C93"/>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RUN apt</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get</w:t>
      </w:r>
      <w:r w:rsidRPr="002444E0">
        <w:rPr>
          <w:rStyle w:val="pln"/>
          <w:rFonts w:ascii="inherit" w:hAnsi="inherit"/>
          <w:color w:val="303336"/>
          <w:sz w:val="18"/>
          <w:bdr w:val="none" w:sz="0" w:space="0" w:color="auto" w:frame="1"/>
          <w:shd w:val="clear" w:color="auto" w:fill="EFF0F1"/>
        </w:rPr>
        <w:t xml:space="preserve"> clean </w:t>
      </w:r>
      <w:r w:rsidRPr="002444E0">
        <w:rPr>
          <w:rStyle w:val="pun"/>
          <w:rFonts w:ascii="inherit" w:hAnsi="inherit"/>
          <w:color w:val="303336"/>
          <w:sz w:val="18"/>
          <w:bdr w:val="none" w:sz="0" w:space="0" w:color="auto" w:frame="1"/>
          <w:shd w:val="clear" w:color="auto" w:fill="EFF0F1"/>
        </w:rPr>
        <w:t>&amp;&amp;</w:t>
      </w:r>
      <w:r w:rsidRPr="002444E0">
        <w:rPr>
          <w:rStyle w:val="pln"/>
          <w:rFonts w:ascii="inherit" w:hAnsi="inherit"/>
          <w:color w:val="303336"/>
          <w:sz w:val="18"/>
          <w:bdr w:val="none" w:sz="0" w:space="0" w:color="auto" w:frame="1"/>
          <w:shd w:val="clear" w:color="auto" w:fill="EFF0F1"/>
        </w:rPr>
        <w:t xml:space="preserve"> rm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rf </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var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lib</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apt</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lists</w:t>
      </w:r>
      <w:r w:rsidRPr="002444E0">
        <w:rPr>
          <w:rStyle w:val="com"/>
          <w:rFonts w:ascii="inherit" w:hAnsi="inherit"/>
          <w:color w:val="858C93"/>
          <w:sz w:val="18"/>
          <w:bdr w:val="none" w:sz="0" w:space="0" w:color="auto" w:frame="1"/>
          <w:shd w:val="clear" w:color="auto" w:fill="EFF0F1"/>
        </w:rPr>
        <w:t>/* /tmp/* /var/tmp/*</w:t>
      </w:r>
    </w:p>
    <w:p w:rsidR="002444E0" w:rsidRPr="002444E0" w:rsidRDefault="002444E0" w:rsidP="002444E0">
      <w:pPr>
        <w:pStyle w:val="HTMLPreformatted"/>
        <w:shd w:val="clear" w:color="auto" w:fill="EFF0F1"/>
        <w:textAlignment w:val="baseline"/>
        <w:rPr>
          <w:rFonts w:ascii="Consolas" w:hAnsi="Consolas"/>
          <w:color w:val="393318"/>
          <w:sz w:val="18"/>
        </w:rPr>
      </w:pPr>
      <w:r w:rsidRPr="002444E0">
        <w:rPr>
          <w:rStyle w:val="com"/>
          <w:rFonts w:ascii="inherit" w:hAnsi="inherit"/>
          <w:color w:val="858C93"/>
          <w:sz w:val="18"/>
          <w:bdr w:val="none" w:sz="0" w:space="0" w:color="auto" w:frame="1"/>
          <w:shd w:val="clear" w:color="auto" w:fill="EFF0F1"/>
        </w:rPr>
        <w:t>EXPOSE 80</w:t>
      </w:r>
    </w:p>
    <w:p w:rsidR="002444E0" w:rsidRPr="002444E0" w:rsidRDefault="002444E0" w:rsidP="002444E0">
      <w:pPr>
        <w:pStyle w:val="Heading2"/>
        <w:shd w:val="clear" w:color="auto" w:fill="FFFFFF"/>
        <w:spacing w:before="0" w:after="240"/>
        <w:textAlignment w:val="baseline"/>
        <w:rPr>
          <w:rFonts w:ascii="Arial" w:hAnsi="Arial" w:cs="Arial"/>
          <w:color w:val="242729"/>
          <w:sz w:val="28"/>
          <w:szCs w:val="29"/>
        </w:rPr>
      </w:pPr>
      <w:r w:rsidRPr="002444E0">
        <w:rPr>
          <w:rFonts w:ascii="Arial" w:hAnsi="Arial" w:cs="Arial"/>
          <w:b/>
          <w:bCs/>
          <w:color w:val="242729"/>
          <w:sz w:val="28"/>
          <w:szCs w:val="29"/>
        </w:rPr>
        <w:t>Docker Compose</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version</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str"/>
          <w:rFonts w:ascii="inherit" w:hAnsi="inherit"/>
          <w:color w:val="7D2727"/>
          <w:sz w:val="18"/>
          <w:bdr w:val="none" w:sz="0" w:space="0" w:color="auto" w:frame="1"/>
          <w:shd w:val="clear" w:color="auto" w:fill="EFF0F1"/>
        </w:rPr>
        <w:t>'2'</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services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webapp</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build</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container_name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myapp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working_dir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str"/>
          <w:rFonts w:ascii="inherit" w:hAnsi="inherit"/>
          <w:color w:val="7D2727"/>
          <w:sz w:val="18"/>
          <w:bdr w:val="none" w:sz="0" w:space="0" w:color="auto" w:frame="1"/>
          <w:shd w:val="clear" w:color="auto" w:fill="EFF0F1"/>
        </w:rPr>
        <w:t>/home/</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ports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str"/>
          <w:rFonts w:ascii="inherit" w:hAnsi="inherit"/>
          <w:color w:val="7D2727"/>
          <w:sz w:val="18"/>
          <w:bdr w:val="none" w:sz="0" w:space="0" w:color="auto" w:frame="1"/>
          <w:shd w:val="clear" w:color="auto" w:fill="EFF0F1"/>
        </w:rPr>
        <w:t>"80:80"</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environment</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PASSENGER_APP_ENV</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development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volumes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str"/>
          <w:rFonts w:ascii="inherit" w:hAnsi="inherit"/>
          <w:color w:val="7D2727"/>
          <w:sz w:val="18"/>
          <w:bdr w:val="none" w:sz="0" w:space="0" w:color="auto" w:frame="1"/>
          <w:shd w:val="clear" w:color="auto" w:fill="EFF0F1"/>
        </w:rPr>
        <w:t>/home/</w:t>
      </w:r>
      <w:r w:rsidRPr="002444E0">
        <w:rPr>
          <w:rStyle w:val="pln"/>
          <w:rFonts w:ascii="inherit" w:hAnsi="inherit"/>
          <w:color w:val="303336"/>
          <w:sz w:val="18"/>
          <w:bdr w:val="none" w:sz="0" w:space="0" w:color="auto" w:frame="1"/>
          <w:shd w:val="clear" w:color="auto" w:fill="EFF0F1"/>
        </w:rPr>
        <w:t>app</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webapp</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networks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back</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end</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db</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container_name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db</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image</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postgres</w:t>
      </w:r>
      <w:r w:rsidRPr="002444E0">
        <w:rPr>
          <w:rStyle w:val="pun"/>
          <w:rFonts w:ascii="inherit" w:hAnsi="inherit"/>
          <w:color w:val="303336"/>
          <w:sz w:val="18"/>
          <w:bdr w:val="none" w:sz="0" w:space="0" w:color="auto" w:frame="1"/>
          <w:shd w:val="clear" w:color="auto" w:fill="EFF0F1"/>
        </w:rPr>
        <w:t>:</w:t>
      </w:r>
      <w:r w:rsidRPr="002444E0">
        <w:rPr>
          <w:rStyle w:val="lit"/>
          <w:rFonts w:ascii="inherit" w:hAnsi="inherit"/>
          <w:color w:val="7D2727"/>
          <w:sz w:val="18"/>
          <w:bdr w:val="none" w:sz="0" w:space="0" w:color="auto" w:frame="1"/>
          <w:shd w:val="clear" w:color="auto" w:fill="EFF0F1"/>
        </w:rPr>
        <w:t>9.4</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networks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back</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end</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networks</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444E0">
        <w:rPr>
          <w:rStyle w:val="pln"/>
          <w:rFonts w:ascii="inherit" w:hAnsi="inherit"/>
          <w:color w:val="303336"/>
          <w:sz w:val="18"/>
          <w:bdr w:val="none" w:sz="0" w:space="0" w:color="auto" w:frame="1"/>
          <w:shd w:val="clear" w:color="auto" w:fill="EFF0F1"/>
        </w:rPr>
        <w:t xml:space="preserve">  back</w:t>
      </w:r>
      <w:r w:rsidRPr="002444E0">
        <w:rPr>
          <w:rStyle w:val="pun"/>
          <w:rFonts w:ascii="inherit" w:hAnsi="inherit"/>
          <w:color w:val="303336"/>
          <w:sz w:val="18"/>
          <w:bdr w:val="none" w:sz="0" w:space="0" w:color="auto" w:frame="1"/>
          <w:shd w:val="clear" w:color="auto" w:fill="EFF0F1"/>
        </w:rPr>
        <w:t>-</w:t>
      </w:r>
      <w:r w:rsidRPr="002444E0">
        <w:rPr>
          <w:rStyle w:val="kwd"/>
          <w:rFonts w:ascii="inherit" w:eastAsiaTheme="majorEastAsia" w:hAnsi="inherit"/>
          <w:color w:val="101094"/>
          <w:sz w:val="18"/>
          <w:bdr w:val="none" w:sz="0" w:space="0" w:color="auto" w:frame="1"/>
          <w:shd w:val="clear" w:color="auto" w:fill="EFF0F1"/>
        </w:rPr>
        <w:t>end</w:t>
      </w:r>
      <w:r w:rsidRPr="002444E0">
        <w:rPr>
          <w:rStyle w:val="pun"/>
          <w:rFonts w:ascii="inherit" w:hAnsi="inherit"/>
          <w:color w:val="303336"/>
          <w:sz w:val="18"/>
          <w:bdr w:val="none" w:sz="0" w:space="0" w:color="auto" w:frame="1"/>
          <w:shd w:val="clear" w:color="auto" w:fill="EFF0F1"/>
        </w:rPr>
        <w:t>:</w:t>
      </w:r>
    </w:p>
    <w:p w:rsidR="002444E0" w:rsidRPr="002444E0" w:rsidRDefault="002444E0" w:rsidP="002444E0">
      <w:pPr>
        <w:pStyle w:val="HTMLPreformatted"/>
        <w:shd w:val="clear" w:color="auto" w:fill="EFF0F1"/>
        <w:textAlignment w:val="baseline"/>
        <w:rPr>
          <w:rFonts w:ascii="Consolas" w:hAnsi="Consolas"/>
          <w:color w:val="393318"/>
          <w:sz w:val="18"/>
        </w:rPr>
      </w:pPr>
      <w:r w:rsidRPr="002444E0">
        <w:rPr>
          <w:rStyle w:val="pln"/>
          <w:rFonts w:ascii="inherit" w:hAnsi="inherit"/>
          <w:color w:val="303336"/>
          <w:sz w:val="18"/>
          <w:bdr w:val="none" w:sz="0" w:space="0" w:color="auto" w:frame="1"/>
          <w:shd w:val="clear" w:color="auto" w:fill="EFF0F1"/>
        </w:rPr>
        <w:t xml:space="preserve">    driver</w:t>
      </w:r>
      <w:r w:rsidRPr="002444E0">
        <w:rPr>
          <w:rStyle w:val="pun"/>
          <w:rFonts w:ascii="inherit" w:hAnsi="inherit"/>
          <w:color w:val="303336"/>
          <w:sz w:val="18"/>
          <w:bdr w:val="none" w:sz="0" w:space="0" w:color="auto" w:frame="1"/>
          <w:shd w:val="clear" w:color="auto" w:fill="EFF0F1"/>
        </w:rPr>
        <w:t>:</w:t>
      </w:r>
      <w:r w:rsidRPr="002444E0">
        <w:rPr>
          <w:rStyle w:val="pln"/>
          <w:rFonts w:ascii="inherit" w:hAnsi="inherit"/>
          <w:color w:val="303336"/>
          <w:sz w:val="18"/>
          <w:bdr w:val="none" w:sz="0" w:space="0" w:color="auto" w:frame="1"/>
          <w:shd w:val="clear" w:color="auto" w:fill="EFF0F1"/>
        </w:rPr>
        <w:t xml:space="preserve"> bridge</w:t>
      </w:r>
    </w:p>
    <w:p w:rsidR="002444E0" w:rsidRPr="002444E0" w:rsidRDefault="002444E0" w:rsidP="002444E0">
      <w:pPr>
        <w:shd w:val="clear" w:color="auto" w:fill="FFFFFF"/>
        <w:spacing w:after="0" w:line="240" w:lineRule="auto"/>
        <w:textAlignment w:val="baseline"/>
        <w:rPr>
          <w:rFonts w:ascii="Arial" w:eastAsia="Times New Roman" w:hAnsi="Arial" w:cs="Arial"/>
          <w:b/>
          <w:color w:val="242729"/>
          <w:sz w:val="18"/>
          <w:szCs w:val="23"/>
        </w:rPr>
      </w:pPr>
      <w:r>
        <w:rPr>
          <w:rFonts w:ascii="Arial" w:eastAsia="Times New Roman" w:hAnsi="Arial" w:cs="Arial"/>
          <w:b/>
          <w:color w:val="242729"/>
          <w:sz w:val="18"/>
          <w:szCs w:val="23"/>
        </w:rPr>
        <w:t>--</w:t>
      </w:r>
      <w:r w:rsidRPr="002444E0">
        <w:rPr>
          <w:rFonts w:ascii="Arial" w:eastAsia="Times New Roman" w:hAnsi="Arial" w:cs="Arial"/>
          <w:b/>
          <w:color w:val="242729"/>
          <w:sz w:val="18"/>
          <w:szCs w:val="23"/>
        </w:rPr>
        <w:sym w:font="Wingdings" w:char="F0E0"/>
      </w:r>
      <w:r w:rsidRPr="002444E0">
        <w:rPr>
          <w:rFonts w:ascii="Arial" w:eastAsia="Times New Roman" w:hAnsi="Arial" w:cs="Arial"/>
          <w:b/>
          <w:color w:val="242729"/>
          <w:sz w:val="18"/>
          <w:szCs w:val="23"/>
        </w:rPr>
        <w:tab/>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 xml:space="preserve">post your Dockerfile (ENTRYPOINT and CMD may be enough), and your docker run command – user2915097 Dec 15 '16 at 15:12 </w:t>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 xml:space="preserve">  </w:t>
      </w:r>
      <w:r w:rsidRPr="002444E0">
        <w:rPr>
          <w:rFonts w:ascii="Arial" w:eastAsia="Times New Roman" w:hAnsi="Arial" w:cs="Arial"/>
          <w:color w:val="242729"/>
          <w:sz w:val="18"/>
          <w:szCs w:val="23"/>
        </w:rPr>
        <w:tab/>
        <w:t xml:space="preserve"> </w:t>
      </w:r>
      <w:r w:rsidRPr="002444E0">
        <w:rPr>
          <w:rFonts w:ascii="Arial" w:eastAsia="Times New Roman" w:hAnsi="Arial" w:cs="Arial"/>
          <w:color w:val="242729"/>
          <w:sz w:val="18"/>
          <w:szCs w:val="23"/>
        </w:rPr>
        <w:tab/>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@user2915097 added. – amingilani Dec 15 '16 at 15:15</w:t>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 xml:space="preserve">  </w:t>
      </w:r>
      <w:r w:rsidRPr="002444E0">
        <w:rPr>
          <w:rFonts w:ascii="Arial" w:eastAsia="Times New Roman" w:hAnsi="Arial" w:cs="Arial"/>
          <w:color w:val="242729"/>
          <w:sz w:val="18"/>
          <w:szCs w:val="23"/>
        </w:rPr>
        <w:tab/>
        <w:t xml:space="preserve"> </w:t>
      </w:r>
      <w:r w:rsidRPr="002444E0">
        <w:rPr>
          <w:rFonts w:ascii="Arial" w:eastAsia="Times New Roman" w:hAnsi="Arial" w:cs="Arial"/>
          <w:color w:val="242729"/>
          <w:sz w:val="18"/>
          <w:szCs w:val="23"/>
        </w:rPr>
        <w:tab/>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I suppose you have read docs.docker.com/compose/rails – user2915097 Dec 15 '16 at 15:46</w:t>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1</w:t>
      </w:r>
      <w:r w:rsidRPr="002444E0">
        <w:rPr>
          <w:rFonts w:ascii="Arial" w:eastAsia="Times New Roman" w:hAnsi="Arial" w:cs="Arial"/>
          <w:color w:val="242729"/>
          <w:sz w:val="18"/>
          <w:szCs w:val="23"/>
        </w:rPr>
        <w:tab/>
        <w:t xml:space="preserve"> </w:t>
      </w:r>
      <w:r w:rsidRPr="002444E0">
        <w:rPr>
          <w:rFonts w:ascii="Arial" w:eastAsia="Times New Roman" w:hAnsi="Arial" w:cs="Arial"/>
          <w:color w:val="242729"/>
          <w:sz w:val="18"/>
          <w:szCs w:val="23"/>
        </w:rPr>
        <w:tab/>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 xml:space="preserve">I just faced the same error, and docker-compose run webapp rake db:migrate resolved it for me. – Drew Ogryzek Dec 16 '16 at 2:07 </w:t>
      </w:r>
    </w:p>
    <w:p w:rsidR="002444E0" w:rsidRP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 xml:space="preserve">  </w:t>
      </w:r>
      <w:r w:rsidRPr="002444E0">
        <w:rPr>
          <w:rFonts w:ascii="Arial" w:eastAsia="Times New Roman" w:hAnsi="Arial" w:cs="Arial"/>
          <w:color w:val="242729"/>
          <w:sz w:val="18"/>
          <w:szCs w:val="23"/>
        </w:rPr>
        <w:tab/>
        <w:t xml:space="preserve"> </w:t>
      </w:r>
      <w:r w:rsidRPr="002444E0">
        <w:rPr>
          <w:rFonts w:ascii="Arial" w:eastAsia="Times New Roman" w:hAnsi="Arial" w:cs="Arial"/>
          <w:color w:val="242729"/>
          <w:sz w:val="18"/>
          <w:szCs w:val="23"/>
        </w:rPr>
        <w:tab/>
      </w:r>
    </w:p>
    <w:p w:rsidR="00DA50EE" w:rsidRDefault="002444E0" w:rsidP="002444E0">
      <w:pPr>
        <w:shd w:val="clear" w:color="auto" w:fill="FFFFFF"/>
        <w:spacing w:after="0" w:line="240" w:lineRule="auto"/>
        <w:textAlignment w:val="baseline"/>
        <w:rPr>
          <w:rFonts w:ascii="Arial" w:eastAsia="Times New Roman" w:hAnsi="Arial" w:cs="Arial"/>
          <w:color w:val="242729"/>
          <w:sz w:val="18"/>
          <w:szCs w:val="23"/>
        </w:rPr>
      </w:pPr>
      <w:r w:rsidRPr="002444E0">
        <w:rPr>
          <w:rFonts w:ascii="Arial" w:eastAsia="Times New Roman" w:hAnsi="Arial" w:cs="Arial"/>
          <w:color w:val="242729"/>
          <w:sz w:val="18"/>
          <w:szCs w:val="23"/>
        </w:rPr>
        <w:t>@DrewOgryzek it works! But that's just weird, I think I sho</w:t>
      </w:r>
      <w:r>
        <w:rPr>
          <w:rFonts w:ascii="Arial" w:eastAsia="Times New Roman" w:hAnsi="Arial" w:cs="Arial"/>
          <w:color w:val="242729"/>
          <w:sz w:val="18"/>
          <w:szCs w:val="23"/>
        </w:rPr>
        <w:t xml:space="preserve">uld file this as a bug report. </w:t>
      </w:r>
    </w:p>
    <w:p w:rsidR="002444E0" w:rsidRDefault="002444E0" w:rsidP="002444E0">
      <w:pPr>
        <w:shd w:val="clear" w:color="auto" w:fill="FFFFFF"/>
        <w:spacing w:after="0" w:line="240" w:lineRule="auto"/>
        <w:textAlignment w:val="baseline"/>
        <w:rPr>
          <w:rFonts w:ascii="Arial" w:eastAsia="Times New Roman" w:hAnsi="Arial" w:cs="Arial"/>
          <w:color w:val="242729"/>
          <w:sz w:val="18"/>
          <w:szCs w:val="23"/>
        </w:rPr>
      </w:pPr>
    </w:p>
    <w:p w:rsidR="002444E0" w:rsidRPr="002444E0" w:rsidRDefault="002444E0" w:rsidP="002444E0">
      <w:pPr>
        <w:pStyle w:val="NormalWeb"/>
        <w:shd w:val="clear" w:color="auto" w:fill="FFFFFF"/>
        <w:spacing w:before="0" w:beforeAutospacing="0" w:after="0" w:afterAutospacing="0"/>
        <w:textAlignment w:val="baseline"/>
        <w:rPr>
          <w:rFonts w:ascii="Arial" w:hAnsi="Arial" w:cs="Arial"/>
          <w:b/>
          <w:color w:val="242729"/>
          <w:sz w:val="23"/>
          <w:szCs w:val="23"/>
        </w:rPr>
      </w:pPr>
      <w:r>
        <w:rPr>
          <w:rFonts w:ascii="Arial" w:hAnsi="Arial" w:cs="Arial"/>
          <w:color w:val="242729"/>
          <w:sz w:val="18"/>
          <w:szCs w:val="23"/>
        </w:rPr>
        <w:t>--</w:t>
      </w:r>
      <w:r w:rsidRPr="002444E0">
        <w:rPr>
          <w:rFonts w:ascii="Arial" w:hAnsi="Arial" w:cs="Arial"/>
          <w:color w:val="242729"/>
          <w:sz w:val="18"/>
          <w:szCs w:val="23"/>
        </w:rPr>
        <w:sym w:font="Wingdings" w:char="F0E0"/>
      </w:r>
      <w:r>
        <w:rPr>
          <w:rFonts w:ascii="Arial" w:hAnsi="Arial" w:cs="Arial"/>
          <w:color w:val="242729"/>
          <w:sz w:val="23"/>
          <w:szCs w:val="23"/>
        </w:rPr>
        <w:t>I don't know why this is happening, and I've filed an </w:t>
      </w:r>
      <w:hyperlink r:id="rId145" w:history="1">
        <w:r>
          <w:rPr>
            <w:rStyle w:val="Hyperlink"/>
            <w:rFonts w:ascii="inherit" w:hAnsi="inherit" w:cs="Arial"/>
            <w:color w:val="005999"/>
            <w:sz w:val="23"/>
            <w:szCs w:val="23"/>
            <w:bdr w:val="none" w:sz="0" w:space="0" w:color="auto" w:frame="1"/>
          </w:rPr>
          <w:t>issue</w:t>
        </w:r>
      </w:hyperlink>
      <w:r>
        <w:rPr>
          <w:rFonts w:ascii="Arial" w:hAnsi="Arial" w:cs="Arial"/>
          <w:color w:val="242729"/>
          <w:sz w:val="23"/>
          <w:szCs w:val="23"/>
        </w:rPr>
        <w:t xml:space="preserve">, but in the meantime, here's a </w:t>
      </w:r>
      <w:r w:rsidRPr="002444E0">
        <w:rPr>
          <w:rFonts w:ascii="Arial" w:hAnsi="Arial" w:cs="Arial"/>
          <w:b/>
          <w:color w:val="242729"/>
          <w:sz w:val="23"/>
          <w:szCs w:val="23"/>
        </w:rPr>
        <w:t>workaround:</w:t>
      </w:r>
    </w:p>
    <w:p w:rsidR="002444E0" w:rsidRDefault="002444E0" w:rsidP="002444E0">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docker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compose run webapp bundle </w:t>
      </w:r>
      <w:r>
        <w:rPr>
          <w:rStyle w:val="kwd"/>
          <w:rFonts w:ascii="inherit" w:eastAsiaTheme="majorEastAsia" w:hAnsi="inherit"/>
          <w:color w:val="101094"/>
          <w:bdr w:val="none" w:sz="0" w:space="0" w:color="auto" w:frame="1"/>
          <w:shd w:val="clear" w:color="auto" w:fill="EFF0F1"/>
        </w:rPr>
        <w:t>exec</w:t>
      </w:r>
      <w:r>
        <w:rPr>
          <w:rStyle w:val="pln"/>
          <w:rFonts w:ascii="inherit" w:hAnsi="inherit"/>
          <w:color w:val="303336"/>
          <w:bdr w:val="none" w:sz="0" w:space="0" w:color="auto" w:frame="1"/>
          <w:shd w:val="clear" w:color="auto" w:fill="EFF0F1"/>
        </w:rPr>
        <w:t xml:space="preserve"> rails db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migrate</w:t>
      </w:r>
    </w:p>
    <w:p w:rsidR="002444E0" w:rsidRDefault="002444E0" w:rsidP="002444E0">
      <w:pPr>
        <w:pStyle w:val="Heading1"/>
        <w:shd w:val="clear" w:color="auto" w:fill="FFFFFF"/>
        <w:spacing w:before="0" w:beforeAutospacing="0" w:after="0" w:afterAutospacing="0"/>
        <w:textAlignment w:val="baseline"/>
        <w:rPr>
          <w:rFonts w:ascii="Arial" w:hAnsi="Arial" w:cs="Arial"/>
          <w:color w:val="242729"/>
          <w:sz w:val="33"/>
          <w:szCs w:val="33"/>
        </w:rPr>
      </w:pPr>
      <w:r w:rsidRPr="002444E0">
        <w:rPr>
          <w:rFonts w:ascii="Arial" w:hAnsi="Arial" w:cs="Arial"/>
          <w:color w:val="242729"/>
          <w:sz w:val="18"/>
          <w:szCs w:val="23"/>
          <w:highlight w:val="yellow"/>
        </w:rPr>
        <w:t>23.)</w:t>
      </w:r>
      <w:r w:rsidRPr="002444E0">
        <w:rPr>
          <w:rFonts w:ascii="Arial" w:hAnsi="Arial" w:cs="Arial"/>
          <w:color w:val="242729"/>
          <w:sz w:val="33"/>
          <w:szCs w:val="33"/>
        </w:rPr>
        <w:t xml:space="preserve"> </w:t>
      </w:r>
      <w:hyperlink r:id="rId146" w:history="1">
        <w:r>
          <w:rPr>
            <w:rStyle w:val="Hyperlink"/>
            <w:rFonts w:ascii="inherit" w:hAnsi="inherit" w:cs="Arial"/>
            <w:b w:val="0"/>
            <w:bCs w:val="0"/>
            <w:color w:val="242729"/>
            <w:sz w:val="36"/>
            <w:szCs w:val="36"/>
            <w:bdr w:val="none" w:sz="0" w:space="0" w:color="auto" w:frame="1"/>
          </w:rPr>
          <w:t>Can't delete Docker Image from Registry</w:t>
        </w:r>
      </w:hyperlink>
    </w:p>
    <w:p w:rsidR="002444E0" w:rsidRDefault="002444E0" w:rsidP="002444E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Hi I want to delete a docker image from my private registry the steps that I did was:</w:t>
      </w:r>
    </w:p>
    <w:p w:rsidR="002444E0" w:rsidRDefault="002444E0" w:rsidP="002444E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already did what the solution of </w:t>
      </w:r>
      <w:hyperlink r:id="rId147" w:history="1">
        <w:r>
          <w:rPr>
            <w:rStyle w:val="Hyperlink"/>
            <w:rFonts w:ascii="inherit" w:hAnsi="inherit" w:cs="Arial"/>
            <w:color w:val="005999"/>
            <w:sz w:val="23"/>
            <w:szCs w:val="23"/>
            <w:bdr w:val="none" w:sz="0" w:space="0" w:color="auto" w:frame="1"/>
          </w:rPr>
          <w:t>How can I use the Docker Registry API V2 to delete an image from a private registry?</w:t>
        </w:r>
      </w:hyperlink>
      <w:r>
        <w:rPr>
          <w:rFonts w:ascii="Arial" w:hAnsi="Arial" w:cs="Arial"/>
          <w:color w:val="242729"/>
          <w:sz w:val="23"/>
          <w:szCs w:val="23"/>
        </w:rPr>
        <w:t> </w:t>
      </w:r>
      <w:r w:rsidR="004C2860">
        <w:rPr>
          <w:rFonts w:ascii="Arial" w:hAnsi="Arial" w:cs="Arial"/>
          <w:color w:val="242729"/>
          <w:sz w:val="23"/>
          <w:szCs w:val="23"/>
        </w:rPr>
        <w:t>Recommended</w:t>
      </w:r>
      <w:r>
        <w:rPr>
          <w:rFonts w:ascii="Arial" w:hAnsi="Arial" w:cs="Arial"/>
          <w:color w:val="242729"/>
          <w:sz w:val="23"/>
          <w:szCs w:val="23"/>
        </w:rPr>
        <w:t xml:space="preserve"> and it did not work</w:t>
      </w:r>
    </w:p>
    <w:p w:rsidR="002444E0" w:rsidRDefault="002444E0" w:rsidP="002444E0">
      <w:pPr>
        <w:pStyle w:val="NormalWeb"/>
        <w:numPr>
          <w:ilvl w:val="0"/>
          <w:numId w:val="14"/>
        </w:numPr>
        <w:shd w:val="clear" w:color="auto" w:fill="FFFFFF"/>
        <w:spacing w:before="0" w:beforeAutospacing="0" w:after="240" w:afterAutospacing="0"/>
        <w:ind w:left="450"/>
        <w:textAlignment w:val="baseline"/>
        <w:rPr>
          <w:rFonts w:ascii="inherit" w:hAnsi="inherit" w:cs="Arial"/>
          <w:color w:val="242729"/>
          <w:sz w:val="23"/>
          <w:szCs w:val="23"/>
        </w:rPr>
      </w:pPr>
      <w:r>
        <w:rPr>
          <w:rFonts w:ascii="inherit" w:hAnsi="inherit" w:cs="Arial"/>
          <w:color w:val="242729"/>
          <w:sz w:val="23"/>
          <w:szCs w:val="23"/>
        </w:rPr>
        <w:t>I did a HEAD request to get the Docker-Content-Digest</w:t>
      </w:r>
    </w:p>
    <w:p w:rsidR="002444E0" w:rsidRDefault="002444E0" w:rsidP="002444E0">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Pr>
          <w:rStyle w:val="HTMLCode"/>
          <w:rFonts w:ascii="Consolas" w:hAnsi="Consolas"/>
          <w:color w:val="242729"/>
          <w:bdr w:val="none" w:sz="0" w:space="0" w:color="auto" w:frame="1"/>
          <w:shd w:val="clear" w:color="auto" w:fill="EFF0F1"/>
        </w:rPr>
        <w:t>curl --cacert ~/Documents/certificates//ca.pem --key ~/Documents/certificates//key.pem --cert ~/Documents/certificates/certificate.p12 --pass certpass -I https://myprivateregistry/v2/imagename/manifests/tag</w:t>
      </w:r>
    </w:p>
    <w:p w:rsidR="002444E0" w:rsidRDefault="002444E0" w:rsidP="002444E0">
      <w:pPr>
        <w:pStyle w:val="NormalWeb"/>
        <w:numPr>
          <w:ilvl w:val="0"/>
          <w:numId w:val="14"/>
        </w:numPr>
        <w:shd w:val="clear" w:color="auto" w:fill="FFFFFF"/>
        <w:spacing w:before="0" w:beforeAutospacing="0" w:after="240" w:afterAutospacing="0"/>
        <w:ind w:left="450"/>
        <w:textAlignment w:val="baseline"/>
        <w:rPr>
          <w:rFonts w:ascii="inherit" w:hAnsi="inherit" w:cs="Arial"/>
          <w:color w:val="242729"/>
          <w:sz w:val="23"/>
          <w:szCs w:val="23"/>
        </w:rPr>
      </w:pPr>
      <w:r>
        <w:rPr>
          <w:rFonts w:ascii="inherit" w:hAnsi="inherit" w:cs="Arial"/>
          <w:color w:val="242729"/>
          <w:sz w:val="23"/>
          <w:szCs w:val="23"/>
        </w:rPr>
        <w:t>Then using the Dcker-content-digest from the previous step I did a delete request:</w:t>
      </w:r>
    </w:p>
    <w:p w:rsidR="002444E0" w:rsidRDefault="002444E0" w:rsidP="002444E0">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Pr>
          <w:rStyle w:val="HTMLCode"/>
          <w:rFonts w:ascii="Consolas" w:hAnsi="Consolas"/>
          <w:color w:val="242729"/>
          <w:bdr w:val="none" w:sz="0" w:space="0" w:color="auto" w:frame="1"/>
          <w:shd w:val="clear" w:color="auto" w:fill="EFF0F1"/>
        </w:rPr>
        <w:t>curl --cacert ~/Documents/certificates//ca.pem --key ~/Documents/certificates//key.pem --cert ~/Documents/certificates/certificate.p12 --pass certpass --header "Accept: application/vnd.docker.distribution.manifest.v2+json" -X DELETE https://myprivateregisty/v2/imagename/manifests/dockercontentdigestgotfrompreviousstep</w:t>
      </w:r>
    </w:p>
    <w:p w:rsidR="002444E0" w:rsidRDefault="002444E0" w:rsidP="002444E0">
      <w:pPr>
        <w:pStyle w:val="NormalWeb"/>
        <w:numPr>
          <w:ilvl w:val="0"/>
          <w:numId w:val="14"/>
        </w:numPr>
        <w:shd w:val="clear" w:color="auto" w:fill="FFFFFF"/>
        <w:spacing w:before="0" w:beforeAutospacing="0" w:after="240" w:afterAutospacing="0"/>
        <w:ind w:left="450"/>
        <w:textAlignment w:val="baseline"/>
        <w:rPr>
          <w:rFonts w:ascii="inherit" w:hAnsi="inherit" w:cs="Arial"/>
          <w:color w:val="242729"/>
          <w:sz w:val="23"/>
          <w:szCs w:val="23"/>
        </w:rPr>
      </w:pPr>
      <w:r>
        <w:rPr>
          <w:rFonts w:ascii="inherit" w:hAnsi="inherit" w:cs="Arial"/>
          <w:color w:val="242729"/>
          <w:sz w:val="23"/>
          <w:szCs w:val="23"/>
        </w:rPr>
        <w:t>I got this error:</w:t>
      </w:r>
    </w:p>
    <w:p w:rsidR="002444E0" w:rsidRDefault="002444E0" w:rsidP="002444E0">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Pr>
          <w:rStyle w:val="HTMLCode"/>
          <w:rFonts w:ascii="Consolas" w:hAnsi="Consolas"/>
          <w:color w:val="242729"/>
          <w:bdr w:val="none" w:sz="0" w:space="0" w:color="auto" w:frame="1"/>
          <w:shd w:val="clear" w:color="auto" w:fill="EFF0F1"/>
        </w:rPr>
        <w:lastRenderedPageBreak/>
        <w:t>{"errors":[{"code":"MANIFEST_UNKNOWN","message":"manifest unknown"}]}</w:t>
      </w:r>
    </w:p>
    <w:p w:rsidR="004C2860" w:rsidRDefault="004C2860" w:rsidP="004C286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18"/>
          <w:szCs w:val="23"/>
        </w:rPr>
        <w:t>-</w:t>
      </w:r>
      <w:r w:rsidRPr="004C2860">
        <w:rPr>
          <w:rFonts w:ascii="Arial" w:hAnsi="Arial" w:cs="Arial"/>
          <w:color w:val="242729"/>
          <w:sz w:val="18"/>
          <w:szCs w:val="23"/>
        </w:rPr>
        <w:sym w:font="Wingdings" w:char="F0E0"/>
      </w:r>
      <w:r>
        <w:rPr>
          <w:rFonts w:ascii="Arial" w:hAnsi="Arial" w:cs="Arial"/>
          <w:color w:val="242729"/>
          <w:sz w:val="23"/>
          <w:szCs w:val="23"/>
        </w:rPr>
        <w:t>In all likelihood, it means, that you have deleted the manifest, and this is right first step. To delete actual data from disk, you need to run docker registry garbage collector on registry host machine.</w:t>
      </w:r>
    </w:p>
    <w:p w:rsidR="004C2860" w:rsidRDefault="004C2860" w:rsidP="004C2860">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 exec -it registry bin/registry garbage-collect /etc/docker/registry/config.yml</w:t>
      </w:r>
    </w:p>
    <w:p w:rsidR="004C2860" w:rsidRDefault="004C2860" w:rsidP="004C286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info is from </w:t>
      </w:r>
      <w:hyperlink r:id="rId148" w:anchor="issuecomment-224280919" w:history="1">
        <w:r>
          <w:rPr>
            <w:rStyle w:val="Hyperlink"/>
            <w:rFonts w:ascii="inherit" w:hAnsi="inherit" w:cs="Arial"/>
            <w:color w:val="005999"/>
            <w:sz w:val="23"/>
            <w:szCs w:val="23"/>
            <w:bdr w:val="none" w:sz="0" w:space="0" w:color="auto" w:frame="1"/>
          </w:rPr>
          <w:t>that comment</w:t>
        </w:r>
      </w:hyperlink>
    </w:p>
    <w:p w:rsidR="004C2860" w:rsidRDefault="004C2860" w:rsidP="004C286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Also, as some adv, I want to propose you to check my </w:t>
      </w:r>
      <w:hyperlink r:id="rId149" w:history="1">
        <w:r>
          <w:rPr>
            <w:rStyle w:val="Hyperlink"/>
            <w:rFonts w:ascii="inherit" w:hAnsi="inherit" w:cs="Arial"/>
            <w:color w:val="005999"/>
            <w:sz w:val="23"/>
            <w:szCs w:val="23"/>
            <w:bdr w:val="none" w:sz="0" w:space="0" w:color="auto" w:frame="1"/>
          </w:rPr>
          <w:t>docker registry web UI</w:t>
        </w:r>
      </w:hyperlink>
      <w:r>
        <w:rPr>
          <w:rFonts w:ascii="Arial" w:hAnsi="Arial" w:cs="Arial"/>
          <w:color w:val="242729"/>
          <w:sz w:val="23"/>
          <w:szCs w:val="23"/>
        </w:rPr>
        <w:t> =) There is the possibility to delete an images from registry right with that UI.</w:t>
      </w:r>
    </w:p>
    <w:p w:rsidR="004C2860" w:rsidRPr="004C2860" w:rsidRDefault="004C2860" w:rsidP="004C2860">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8"/>
          <w:szCs w:val="23"/>
        </w:rPr>
        <w:t>24.)</w:t>
      </w:r>
      <w:r w:rsidRPr="004C2860">
        <w:rPr>
          <w:rFonts w:ascii="Arial" w:hAnsi="Arial" w:cs="Arial"/>
          <w:color w:val="242729"/>
          <w:sz w:val="33"/>
          <w:szCs w:val="33"/>
        </w:rPr>
        <w:t xml:space="preserve"> </w:t>
      </w:r>
      <w:hyperlink r:id="rId150" w:history="1">
        <w:r w:rsidRPr="004C2860">
          <w:rPr>
            <w:rFonts w:ascii="inherit" w:hAnsi="inherit" w:cs="Arial"/>
            <w:b w:val="0"/>
            <w:bCs w:val="0"/>
            <w:color w:val="242729"/>
            <w:sz w:val="30"/>
            <w:szCs w:val="36"/>
            <w:highlight w:val="yellow"/>
            <w:u w:val="single"/>
            <w:bdr w:val="none" w:sz="0" w:space="0" w:color="auto" w:frame="1"/>
          </w:rPr>
          <w:t>Docker Compose - How reference many schemas in one mysql container</w:t>
        </w:r>
      </w:hyperlink>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I'm trying to use two schemas into one mysql container. I have two flyway services that connect to two different schemas. The .yml file of Docker Compose looks like: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version: </w:t>
      </w:r>
      <w:r w:rsidRPr="004C2860">
        <w:rPr>
          <w:rFonts w:ascii="inherit" w:eastAsia="Times New Roman" w:hAnsi="inherit" w:cs="Courier New"/>
          <w:color w:val="7D2727"/>
          <w:sz w:val="20"/>
          <w:szCs w:val="20"/>
          <w:bdr w:val="none" w:sz="0" w:space="0" w:color="auto" w:frame="1"/>
          <w:shd w:val="clear" w:color="auto" w:fill="EFF0F1"/>
        </w:rPr>
        <w:t>'2'</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services: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mysqldb: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image: mysql:</w:t>
      </w:r>
      <w:r w:rsidRPr="004C2860">
        <w:rPr>
          <w:rFonts w:ascii="inherit" w:eastAsia="Times New Roman" w:hAnsi="inherit" w:cs="Courier New"/>
          <w:color w:val="7D2727"/>
          <w:sz w:val="20"/>
          <w:szCs w:val="20"/>
          <w:bdr w:val="none" w:sz="0" w:space="0" w:color="auto" w:frame="1"/>
          <w:shd w:val="clear" w:color="auto" w:fill="EFF0F1"/>
        </w:rPr>
        <w:t>5.6.26</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environment: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MYSQL_USER: </w:t>
      </w:r>
      <w:r w:rsidRPr="004C2860">
        <w:rPr>
          <w:rFonts w:ascii="inherit" w:eastAsia="Times New Roman" w:hAnsi="inherit" w:cs="Courier New"/>
          <w:color w:val="101094"/>
          <w:sz w:val="20"/>
          <w:szCs w:val="20"/>
          <w:bdr w:val="none" w:sz="0" w:space="0" w:color="auto" w:frame="1"/>
          <w:shd w:val="clear" w:color="auto" w:fill="EFF0F1"/>
        </w:rPr>
        <w:t>user</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MYSQL_PASSWORD: password</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MYSQL_ROOT_PASSWORD: password</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MYSQL_DATABASE: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my_post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ports: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w:t>
      </w:r>
      <w:r w:rsidRPr="004C2860">
        <w:rPr>
          <w:rFonts w:ascii="inherit" w:eastAsia="Times New Roman" w:hAnsi="inherit" w:cs="Courier New"/>
          <w:color w:val="7D2727"/>
          <w:sz w:val="20"/>
          <w:szCs w:val="20"/>
          <w:bdr w:val="none" w:sz="0" w:space="0" w:color="auto" w:frame="1"/>
          <w:shd w:val="clear" w:color="auto" w:fill="EFF0F1"/>
        </w:rPr>
        <w:t>"3306:3306"</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flyway-service1-i:</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image: mik/flyway-service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w:t>
      </w:r>
      <w:r w:rsidRPr="004C2860">
        <w:rPr>
          <w:rFonts w:ascii="inherit" w:eastAsia="Times New Roman" w:hAnsi="inherit" w:cs="Courier New"/>
          <w:color w:val="7D2727"/>
          <w:sz w:val="20"/>
          <w:szCs w:val="20"/>
          <w:bdr w:val="none" w:sz="0" w:space="0" w:color="auto" w:frame="1"/>
          <w:shd w:val="clear" w:color="auto" w:fill="EFF0F1"/>
        </w:rPr>
        <w:t>"../resources/db/migration:/migrations/ro"</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depends_on: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mysqldb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mysqldb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command: migrate -url=jdbc:mysql://mysqldb:</w:t>
      </w:r>
      <w:r w:rsidRPr="004C2860">
        <w:rPr>
          <w:rFonts w:ascii="inherit" w:eastAsia="Times New Roman" w:hAnsi="inherit" w:cs="Courier New"/>
          <w:color w:val="7D2727"/>
          <w:sz w:val="20"/>
          <w:szCs w:val="20"/>
          <w:bdr w:val="none" w:sz="0" w:space="0" w:color="auto" w:frame="1"/>
          <w:shd w:val="clear" w:color="auto" w:fill="EFF0F1"/>
        </w:rPr>
        <w:t>3306</w:t>
      </w:r>
      <w:r w:rsidRPr="004C2860">
        <w:rPr>
          <w:rFonts w:ascii="inherit" w:eastAsia="Times New Roman" w:hAnsi="inherit" w:cs="Courier New"/>
          <w:color w:val="303336"/>
          <w:sz w:val="20"/>
          <w:szCs w:val="20"/>
          <w:bdr w:val="none" w:sz="0" w:space="0" w:color="auto" w:frame="1"/>
          <w:shd w:val="clear" w:color="auto" w:fill="EFF0F1"/>
        </w:rPr>
        <w:t>/mi -</w:t>
      </w:r>
      <w:r w:rsidRPr="004C2860">
        <w:rPr>
          <w:rFonts w:ascii="inherit" w:eastAsia="Times New Roman" w:hAnsi="inherit" w:cs="Courier New"/>
          <w:color w:val="101094"/>
          <w:sz w:val="20"/>
          <w:szCs w:val="20"/>
          <w:bdr w:val="none" w:sz="0" w:space="0" w:color="auto" w:frame="1"/>
          <w:shd w:val="clear" w:color="auto" w:fill="EFF0F1"/>
        </w:rPr>
        <w:t>user</w:t>
      </w:r>
      <w:r w:rsidRPr="004C2860">
        <w:rPr>
          <w:rFonts w:ascii="inherit" w:eastAsia="Times New Roman" w:hAnsi="inherit" w:cs="Courier New"/>
          <w:color w:val="303336"/>
          <w:sz w:val="20"/>
          <w:szCs w:val="20"/>
          <w:bdr w:val="none" w:sz="0" w:space="0" w:color="auto" w:frame="1"/>
          <w:shd w:val="clear" w:color="auto" w:fill="EFF0F1"/>
        </w:rPr>
        <w:t>=</w:t>
      </w:r>
      <w:r w:rsidRPr="004C2860">
        <w:rPr>
          <w:rFonts w:ascii="inherit" w:eastAsia="Times New Roman" w:hAnsi="inherit" w:cs="Courier New"/>
          <w:color w:val="101094"/>
          <w:sz w:val="20"/>
          <w:szCs w:val="20"/>
          <w:bdr w:val="none" w:sz="0" w:space="0" w:color="auto" w:frame="1"/>
          <w:shd w:val="clear" w:color="auto" w:fill="EFF0F1"/>
        </w:rPr>
        <w:t>user</w:t>
      </w:r>
      <w:r w:rsidRPr="004C2860">
        <w:rPr>
          <w:rFonts w:ascii="inherit" w:eastAsia="Times New Roman" w:hAnsi="inherit" w:cs="Courier New"/>
          <w:color w:val="303336"/>
          <w:sz w:val="20"/>
          <w:szCs w:val="20"/>
          <w:bdr w:val="none" w:sz="0" w:space="0" w:color="auto" w:frame="1"/>
          <w:shd w:val="clear" w:color="auto" w:fill="EFF0F1"/>
        </w:rPr>
        <w:t xml:space="preserve"> -password=password -baselineOnMigrate=true -locations=</w:t>
      </w:r>
      <w:r w:rsidRPr="004C2860">
        <w:rPr>
          <w:rFonts w:ascii="inherit" w:eastAsia="Times New Roman" w:hAnsi="inherit" w:cs="Courier New"/>
          <w:color w:val="7D2727"/>
          <w:sz w:val="20"/>
          <w:szCs w:val="20"/>
          <w:bdr w:val="none" w:sz="0" w:space="0" w:color="auto" w:frame="1"/>
          <w:shd w:val="clear" w:color="auto" w:fill="EFF0F1"/>
        </w:rPr>
        <w:t>'filesystem:/migrations'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flyway-service2-i:</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image: mialk/flyway-post-service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w:t>
      </w:r>
      <w:r w:rsidRPr="004C2860">
        <w:rPr>
          <w:rFonts w:ascii="inherit" w:eastAsia="Times New Roman" w:hAnsi="inherit" w:cs="Courier New"/>
          <w:color w:val="7D2727"/>
          <w:sz w:val="20"/>
          <w:szCs w:val="20"/>
          <w:bdr w:val="none" w:sz="0" w:space="0" w:color="auto" w:frame="1"/>
          <w:shd w:val="clear" w:color="auto" w:fill="EFF0F1"/>
        </w:rPr>
        <w:t>"../../../service2/src/main/resources/db/migration:/migrations/ro"</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depends_on: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mysqldb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C2860">
        <w:rPr>
          <w:rFonts w:ascii="inherit" w:eastAsia="Times New Roman" w:hAnsi="inherit" w:cs="Courier New"/>
          <w:color w:val="303336"/>
          <w:sz w:val="20"/>
          <w:szCs w:val="20"/>
          <w:bdr w:val="none" w:sz="0" w:space="0" w:color="auto" w:frame="1"/>
          <w:shd w:val="clear" w:color="auto" w:fill="EFF0F1"/>
        </w:rPr>
        <w:t xml:space="preserve"> - mysqldb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C2860">
        <w:rPr>
          <w:rFonts w:ascii="inherit" w:eastAsia="Times New Roman" w:hAnsi="inherit" w:cs="Courier New"/>
          <w:color w:val="303336"/>
          <w:sz w:val="20"/>
          <w:szCs w:val="20"/>
          <w:bdr w:val="none" w:sz="0" w:space="0" w:color="auto" w:frame="1"/>
          <w:shd w:val="clear" w:color="auto" w:fill="EFF0F1"/>
        </w:rPr>
        <w:t>command: migrate -url=jdbc:mysql://mysqldb:</w:t>
      </w:r>
      <w:r w:rsidRPr="004C2860">
        <w:rPr>
          <w:rFonts w:ascii="inherit" w:eastAsia="Times New Roman" w:hAnsi="inherit" w:cs="Courier New"/>
          <w:color w:val="7D2727"/>
          <w:sz w:val="20"/>
          <w:szCs w:val="20"/>
          <w:bdr w:val="none" w:sz="0" w:space="0" w:color="auto" w:frame="1"/>
          <w:shd w:val="clear" w:color="auto" w:fill="EFF0F1"/>
        </w:rPr>
        <w:t>3306</w:t>
      </w:r>
      <w:r w:rsidRPr="004C2860">
        <w:rPr>
          <w:rFonts w:ascii="inherit" w:eastAsia="Times New Roman" w:hAnsi="inherit" w:cs="Courier New"/>
          <w:color w:val="303336"/>
          <w:sz w:val="20"/>
          <w:szCs w:val="20"/>
          <w:bdr w:val="none" w:sz="0" w:space="0" w:color="auto" w:frame="1"/>
          <w:shd w:val="clear" w:color="auto" w:fill="EFF0F1"/>
        </w:rPr>
        <w:t>/mi_post -</w:t>
      </w:r>
      <w:r w:rsidRPr="004C2860">
        <w:rPr>
          <w:rFonts w:ascii="inherit" w:eastAsia="Times New Roman" w:hAnsi="inherit" w:cs="Courier New"/>
          <w:color w:val="101094"/>
          <w:sz w:val="20"/>
          <w:szCs w:val="20"/>
          <w:bdr w:val="none" w:sz="0" w:space="0" w:color="auto" w:frame="1"/>
          <w:shd w:val="clear" w:color="auto" w:fill="EFF0F1"/>
        </w:rPr>
        <w:t>user</w:t>
      </w:r>
      <w:r w:rsidRPr="004C2860">
        <w:rPr>
          <w:rFonts w:ascii="inherit" w:eastAsia="Times New Roman" w:hAnsi="inherit" w:cs="Courier New"/>
          <w:color w:val="303336"/>
          <w:sz w:val="20"/>
          <w:szCs w:val="20"/>
          <w:bdr w:val="none" w:sz="0" w:space="0" w:color="auto" w:frame="1"/>
          <w:shd w:val="clear" w:color="auto" w:fill="EFF0F1"/>
        </w:rPr>
        <w:t>=</w:t>
      </w:r>
      <w:r w:rsidRPr="004C2860">
        <w:rPr>
          <w:rFonts w:ascii="inherit" w:eastAsia="Times New Roman" w:hAnsi="inherit" w:cs="Courier New"/>
          <w:color w:val="101094"/>
          <w:sz w:val="20"/>
          <w:szCs w:val="20"/>
          <w:bdr w:val="none" w:sz="0" w:space="0" w:color="auto" w:frame="1"/>
          <w:shd w:val="clear" w:color="auto" w:fill="EFF0F1"/>
        </w:rPr>
        <w:t>user</w:t>
      </w:r>
      <w:r w:rsidRPr="004C2860">
        <w:rPr>
          <w:rFonts w:ascii="inherit" w:eastAsia="Times New Roman" w:hAnsi="inherit" w:cs="Courier New"/>
          <w:color w:val="303336"/>
          <w:sz w:val="20"/>
          <w:szCs w:val="20"/>
          <w:bdr w:val="none" w:sz="0" w:space="0" w:color="auto" w:frame="1"/>
          <w:shd w:val="clear" w:color="auto" w:fill="EFF0F1"/>
        </w:rPr>
        <w:t xml:space="preserve"> -password=password -baselineOnMigrate=true -locations=</w:t>
      </w:r>
      <w:r w:rsidRPr="004C2860">
        <w:rPr>
          <w:rFonts w:ascii="inherit" w:eastAsia="Times New Roman" w:hAnsi="inherit" w:cs="Courier New"/>
          <w:color w:val="7D2727"/>
          <w:sz w:val="20"/>
          <w:szCs w:val="20"/>
          <w:bdr w:val="none" w:sz="0" w:space="0" w:color="auto" w:frame="1"/>
          <w:shd w:val="clear" w:color="auto" w:fill="EFF0F1"/>
        </w:rPr>
        <w:t>'filesystem:/migrations'</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But when I run the command sudo docker-compose up the terminal show this message:</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23"/>
          <w:szCs w:val="23"/>
        </w:rPr>
      </w:pPr>
      <w:r w:rsidRPr="004C2860">
        <w:rPr>
          <w:rFonts w:ascii="inherit" w:eastAsia="Times New Roman" w:hAnsi="inherit" w:cs="Arial"/>
          <w:b/>
          <w:bCs/>
          <w:color w:val="242729"/>
          <w:sz w:val="23"/>
          <w:szCs w:val="23"/>
          <w:bdr w:val="none" w:sz="0" w:space="0" w:color="auto" w:frame="1"/>
        </w:rPr>
        <w:t>ERROR: The Compose file './docker-compose.yml' is invalid because: services.mysqldb.environment.MYSQL_DATABASE contains ["mialquiler", "mialquiler_post"], which is an invalid type, it should be a string, number, or a null</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 traid without specifying MYSQL_DATABASE property, but it didn't work.</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lastRenderedPageBreak/>
        <w:t>Is there any way to do that?</w:t>
      </w:r>
    </w:p>
    <w:p w:rsidR="004C2860" w:rsidRPr="004C2860" w:rsidRDefault="004C2860" w:rsidP="004C286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t>-</w:t>
      </w:r>
      <w:r w:rsidRPr="004C2860">
        <w:rPr>
          <w:rFonts w:ascii="Arial" w:hAnsi="Arial" w:cs="Arial"/>
          <w:color w:val="242729"/>
          <w:sz w:val="18"/>
          <w:szCs w:val="23"/>
        </w:rPr>
        <w:sym w:font="Wingdings" w:char="F0E0"/>
      </w:r>
      <w:r w:rsidRPr="004C2860">
        <w:rPr>
          <w:rFonts w:ascii="Arial" w:hAnsi="Arial" w:cs="Arial"/>
          <w:color w:val="242729"/>
          <w:sz w:val="23"/>
          <w:szCs w:val="23"/>
        </w:rPr>
        <w:t>The </w:t>
      </w:r>
      <w:r w:rsidRPr="004C2860">
        <w:rPr>
          <w:rFonts w:ascii="Consolas" w:hAnsi="Consolas" w:cs="Courier New"/>
          <w:color w:val="242729"/>
          <w:sz w:val="20"/>
          <w:szCs w:val="20"/>
          <w:bdr w:val="none" w:sz="0" w:space="0" w:color="auto" w:frame="1"/>
          <w:shd w:val="clear" w:color="auto" w:fill="EFF0F1"/>
        </w:rPr>
        <w:t>MYSQL_DATABASE</w:t>
      </w:r>
      <w:r w:rsidRPr="004C2860">
        <w:rPr>
          <w:rFonts w:ascii="Arial" w:hAnsi="Arial" w:cs="Arial"/>
          <w:color w:val="242729"/>
          <w:sz w:val="23"/>
          <w:szCs w:val="23"/>
        </w:rPr>
        <w:t> variable allows a single database to be created, and permissions granted on the database to the </w:t>
      </w:r>
      <w:r w:rsidRPr="004C2860">
        <w:rPr>
          <w:rFonts w:ascii="Consolas" w:hAnsi="Consolas" w:cs="Courier New"/>
          <w:color w:val="242729"/>
          <w:sz w:val="20"/>
          <w:szCs w:val="20"/>
          <w:bdr w:val="none" w:sz="0" w:space="0" w:color="auto" w:frame="1"/>
          <w:shd w:val="clear" w:color="auto" w:fill="EFF0F1"/>
        </w:rPr>
        <w:t>MYSQL_USER</w:t>
      </w:r>
      <w:r w:rsidRPr="004C2860">
        <w:rPr>
          <w:rFonts w:ascii="Arial" w:hAnsi="Arial" w:cs="Arial"/>
          <w:color w:val="242729"/>
          <w:sz w:val="23"/>
          <w:szCs w:val="23"/>
        </w:rPr>
        <w:t> if specified.</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You can use a single database to house multiple schema's.</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If you need to create multiple databases you may need to run some custom SQL as flyway can't do database creation for you. The </w:t>
      </w:r>
      <w:hyperlink r:id="rId151" w:history="1">
        <w:r w:rsidRPr="004C2860">
          <w:rPr>
            <w:rFonts w:ascii="inherit" w:eastAsia="Times New Roman" w:hAnsi="inherit" w:cs="Arial"/>
            <w:color w:val="005999"/>
            <w:sz w:val="23"/>
            <w:szCs w:val="23"/>
            <w:u w:val="single"/>
            <w:bdr w:val="none" w:sz="0" w:space="0" w:color="auto" w:frame="1"/>
          </w:rPr>
          <w:t>flyway test resources include a mysql example</w:t>
        </w:r>
      </w:hyperlink>
      <w:r w:rsidRPr="004C2860">
        <w:rPr>
          <w:rFonts w:ascii="Arial" w:eastAsia="Times New Roman" w:hAnsi="Arial" w:cs="Arial"/>
          <w:color w:val="242729"/>
          <w:sz w:val="23"/>
          <w:szCs w:val="23"/>
        </w:rPr>
        <w:t>.</w:t>
      </w:r>
    </w:p>
    <w:p w:rsidR="002444E0" w:rsidRDefault="004C2860" w:rsidP="002444E0">
      <w:pPr>
        <w:shd w:val="clear" w:color="auto" w:fill="FFFFFF"/>
        <w:spacing w:after="0" w:line="240" w:lineRule="auto"/>
        <w:textAlignment w:val="baseline"/>
        <w:rPr>
          <w:rFonts w:ascii="Arial" w:hAnsi="Arial" w:cs="Arial"/>
          <w:color w:val="242729"/>
          <w:sz w:val="20"/>
          <w:szCs w:val="20"/>
          <w:shd w:val="clear" w:color="auto" w:fill="FFFFFF"/>
        </w:rPr>
      </w:pPr>
      <w:r>
        <w:rPr>
          <w:rFonts w:ascii="Arial" w:eastAsia="Times New Roman" w:hAnsi="Arial" w:cs="Arial"/>
          <w:color w:val="242729"/>
          <w:sz w:val="18"/>
          <w:szCs w:val="23"/>
        </w:rPr>
        <w:t>----</w:t>
      </w:r>
      <w:r>
        <w:rPr>
          <w:rFonts w:ascii="Arial" w:hAnsi="Arial" w:cs="Arial"/>
          <w:color w:val="242729"/>
          <w:sz w:val="20"/>
          <w:szCs w:val="20"/>
          <w:shd w:val="clear" w:color="auto" w:fill="FFFFFF"/>
        </w:rPr>
        <w:t>Thank you very much for your answer @Matt :) . So, I can use flyway in the .yml file in this way for example:</w:t>
      </w:r>
      <w:r>
        <w:rPr>
          <w:rFonts w:ascii="Arial" w:hAnsi="Arial" w:cs="Arial"/>
          <w:b/>
          <w:bCs/>
          <w:color w:val="242729"/>
          <w:sz w:val="20"/>
          <w:szCs w:val="20"/>
          <w:bdr w:val="none" w:sz="0" w:space="0" w:color="auto" w:frame="1"/>
          <w:shd w:val="clear" w:color="auto" w:fill="FFFFFF"/>
        </w:rPr>
        <w:t>command: migrate -url=jdbc:mysql://mysqldb:3306/mi_post -user=user -password=password -eschemas=my_post_schema1 -baselineOnMigrate=true -locations='filesystem:/migrations'</w:t>
      </w:r>
      <w:r>
        <w:rPr>
          <w:rFonts w:ascii="Arial" w:hAnsi="Arial" w:cs="Arial"/>
          <w:color w:val="242729"/>
          <w:sz w:val="20"/>
          <w:szCs w:val="20"/>
          <w:shd w:val="clear" w:color="auto" w:fill="FFFFFF"/>
        </w:rPr>
        <w:t> Thanks! :</w:t>
      </w:r>
    </w:p>
    <w:p w:rsidR="004C2860" w:rsidRPr="004C2860" w:rsidRDefault="004C2860" w:rsidP="004C2860">
      <w:pPr>
        <w:pStyle w:val="Heading1"/>
        <w:shd w:val="clear" w:color="auto" w:fill="FFFFFF"/>
        <w:spacing w:before="0" w:beforeAutospacing="0" w:after="0" w:afterAutospacing="0"/>
        <w:textAlignment w:val="baseline"/>
        <w:rPr>
          <w:rFonts w:ascii="Arial" w:hAnsi="Arial" w:cs="Arial"/>
          <w:color w:val="242729"/>
          <w:sz w:val="28"/>
          <w:szCs w:val="33"/>
        </w:rPr>
      </w:pPr>
      <w:r>
        <w:rPr>
          <w:rFonts w:ascii="Arial" w:hAnsi="Arial" w:cs="Arial"/>
          <w:color w:val="242729"/>
          <w:sz w:val="20"/>
          <w:szCs w:val="20"/>
          <w:shd w:val="clear" w:color="auto" w:fill="FFFFFF"/>
        </w:rPr>
        <w:t>25.)</w:t>
      </w:r>
      <w:r w:rsidRPr="004C2860">
        <w:rPr>
          <w:rFonts w:ascii="Arial" w:hAnsi="Arial" w:cs="Arial"/>
          <w:color w:val="242729"/>
          <w:sz w:val="33"/>
          <w:szCs w:val="33"/>
        </w:rPr>
        <w:t xml:space="preserve"> </w:t>
      </w:r>
      <w:hyperlink r:id="rId152" w:history="1">
        <w:r w:rsidRPr="004C2860">
          <w:rPr>
            <w:rFonts w:ascii="inherit" w:hAnsi="inherit" w:cs="Arial"/>
            <w:b w:val="0"/>
            <w:bCs w:val="0"/>
            <w:color w:val="242729"/>
            <w:sz w:val="32"/>
            <w:szCs w:val="36"/>
            <w:highlight w:val="yellow"/>
            <w:u w:val="single"/>
            <w:bdr w:val="none" w:sz="0" w:space="0" w:color="auto" w:frame="1"/>
          </w:rPr>
          <w:t>Using Docker-Compose, how to execute multiple commands</w:t>
        </w:r>
      </w:hyperlink>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 want to do something like this where I can run multiple commands in order.</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image: postgres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build: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command: python manage.py migrate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command: python manage.py runserver 0.0.0.0:8000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.:/code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ports: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"8000:8000"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C2860">
        <w:rPr>
          <w:rFonts w:ascii="Consolas" w:eastAsia="Times New Roman" w:hAnsi="Consolas" w:cs="Courier New"/>
          <w:color w:val="242729"/>
          <w:sz w:val="20"/>
          <w:szCs w:val="20"/>
          <w:bdr w:val="none" w:sz="0" w:space="0" w:color="auto" w:frame="1"/>
          <w:shd w:val="clear" w:color="auto" w:fill="EFF0F1"/>
        </w:rPr>
        <w:t xml:space="preserve">    - db</w:t>
      </w:r>
    </w:p>
    <w:p w:rsidR="004C2860" w:rsidRPr="004C2860" w:rsidRDefault="004C2860" w:rsidP="004C286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t>-</w:t>
      </w:r>
      <w:r w:rsidRPr="004C2860">
        <w:rPr>
          <w:rFonts w:ascii="Arial" w:hAnsi="Arial" w:cs="Arial"/>
          <w:color w:val="242729"/>
          <w:sz w:val="18"/>
          <w:szCs w:val="23"/>
        </w:rPr>
        <w:sym w:font="Wingdings" w:char="F0E0"/>
      </w:r>
      <w:r w:rsidRPr="004C2860">
        <w:rPr>
          <w:rFonts w:ascii="Arial" w:hAnsi="Arial" w:cs="Arial"/>
          <w:color w:val="242729"/>
          <w:sz w:val="23"/>
          <w:szCs w:val="23"/>
        </w:rPr>
        <w:t>As of Docker Compose version 2 (and incl. 3), you can specify a </w:t>
      </w:r>
      <w:r w:rsidRPr="004C2860">
        <w:rPr>
          <w:rFonts w:ascii="inherit" w:hAnsi="inherit" w:cs="Arial"/>
          <w:i/>
          <w:iCs/>
          <w:color w:val="242729"/>
          <w:sz w:val="23"/>
          <w:szCs w:val="23"/>
          <w:bdr w:val="none" w:sz="0" w:space="0" w:color="auto" w:frame="1"/>
        </w:rPr>
        <w:t>list</w:t>
      </w:r>
      <w:r w:rsidRPr="004C2860">
        <w:rPr>
          <w:rFonts w:ascii="Arial" w:hAnsi="Arial" w:cs="Arial"/>
          <w:color w:val="242729"/>
          <w:sz w:val="23"/>
          <w:szCs w:val="23"/>
        </w:rPr>
        <w:t> of arguments as in a </w:t>
      </w:r>
      <w:r w:rsidRPr="004C2860">
        <w:rPr>
          <w:rFonts w:ascii="Consolas" w:hAnsi="Consolas" w:cs="Courier New"/>
          <w:color w:val="242729"/>
          <w:sz w:val="20"/>
          <w:szCs w:val="20"/>
          <w:bdr w:val="none" w:sz="0" w:space="0" w:color="auto" w:frame="1"/>
          <w:shd w:val="clear" w:color="auto" w:fill="EFF0F1"/>
        </w:rPr>
        <w:t>Dockerfile</w:t>
      </w:r>
      <w:r w:rsidRPr="004C2860">
        <w:rPr>
          <w:rFonts w:ascii="Arial" w:hAnsi="Arial" w:cs="Arial"/>
          <w:color w:val="242729"/>
          <w:sz w:val="23"/>
          <w:szCs w:val="23"/>
        </w:rPr>
        <w: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version: '3'</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version: '2'</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services: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app:</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image: foo:1-bar</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C2860">
        <w:rPr>
          <w:rFonts w:ascii="Consolas" w:eastAsia="Times New Roman" w:hAnsi="Consolas" w:cs="Courier New"/>
          <w:color w:val="242729"/>
          <w:sz w:val="20"/>
          <w:szCs w:val="20"/>
          <w:bdr w:val="none" w:sz="0" w:space="0" w:color="auto" w:frame="1"/>
          <w:shd w:val="clear" w:color="auto" w:fill="EFF0F1"/>
        </w:rPr>
        <w:t xml:space="preserve">    command: ["foo", "bar", "baz"]</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Pr>
          <w:rFonts w:ascii="Arial" w:eastAsia="Times New Roman" w:hAnsi="Arial" w:cs="Arial"/>
          <w:color w:val="242729"/>
          <w:sz w:val="18"/>
          <w:szCs w:val="23"/>
        </w:rPr>
        <w:t>---</w:t>
      </w:r>
      <w:r w:rsidRPr="004C2860">
        <w:rPr>
          <w:rFonts w:ascii="Arial" w:eastAsia="Times New Roman" w:hAnsi="Arial" w:cs="Arial"/>
          <w:color w:val="242729"/>
          <w:sz w:val="18"/>
          <w:szCs w:val="23"/>
        </w:rPr>
        <w:tab/>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 xml:space="preserve">docker compose v2 also uses lists docs.docker.com/compose/compose-file/compose-file-v2/#comman‌​d – Stephen Cochran Jul 21 at </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3</w:t>
      </w:r>
      <w:r w:rsidRPr="004C2860">
        <w:rPr>
          <w:rFonts w:ascii="Arial" w:eastAsia="Times New Roman" w:hAnsi="Arial" w:cs="Arial"/>
          <w:color w:val="242729"/>
          <w:sz w:val="18"/>
          <w:szCs w:val="23"/>
        </w:rPr>
        <w:tab/>
        <w:t xml:space="preserve"> </w:t>
      </w:r>
      <w:r w:rsidRPr="004C2860">
        <w:rPr>
          <w:rFonts w:ascii="Arial" w:eastAsia="Times New Roman" w:hAnsi="Arial" w:cs="Arial"/>
          <w:color w:val="242729"/>
          <w:sz w:val="18"/>
          <w:szCs w:val="23"/>
        </w:rPr>
        <w:tab/>
      </w:r>
    </w:p>
    <w:p w:rsid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That list is an ARGV of a single command, not multiple commands to run in succession. – Chris Hillery Sep 12 at 22:07</w:t>
      </w:r>
    </w:p>
    <w:p w:rsidR="004C2860" w:rsidRPr="002444E0" w:rsidRDefault="004C2860" w:rsidP="004C2860">
      <w:pPr>
        <w:shd w:val="clear" w:color="auto" w:fill="FFFFFF"/>
        <w:spacing w:after="0" w:line="240" w:lineRule="auto"/>
        <w:textAlignment w:val="baseline"/>
        <w:rPr>
          <w:rFonts w:ascii="Arial" w:eastAsia="Times New Roman" w:hAnsi="Arial" w:cs="Arial"/>
          <w:color w:val="242729"/>
          <w:sz w:val="18"/>
          <w:szCs w:val="23"/>
        </w:rPr>
      </w:pPr>
      <w:r>
        <w:rPr>
          <w:rFonts w:ascii="Arial" w:eastAsia="Times New Roman" w:hAnsi="Arial" w:cs="Arial"/>
          <w:color w:val="242729"/>
          <w:sz w:val="18"/>
          <w:szCs w:val="23"/>
        </w:rPr>
        <w:t>-</w:t>
      </w:r>
      <w:r w:rsidRPr="004C2860">
        <w:rPr>
          <w:rFonts w:ascii="Arial" w:eastAsia="Times New Roman" w:hAnsi="Arial" w:cs="Arial"/>
          <w:color w:val="242729"/>
          <w:sz w:val="18"/>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4C2860" w:rsidRPr="004C2860" w:rsidTr="004C2860">
        <w:tc>
          <w:tcPr>
            <w:tcW w:w="0" w:type="auto"/>
            <w:tcBorders>
              <w:top w:val="nil"/>
              <w:left w:val="nil"/>
              <w:bottom w:val="nil"/>
              <w:right w:val="nil"/>
            </w:tcBorders>
            <w:shd w:val="clear" w:color="auto" w:fill="FFFFFF"/>
            <w:tcMar>
              <w:top w:w="0" w:type="dxa"/>
              <w:left w:w="0" w:type="dxa"/>
              <w:bottom w:w="0" w:type="dxa"/>
              <w:right w:w="225" w:type="dxa"/>
            </w:tcMar>
            <w:hideMark/>
          </w:tcPr>
          <w:p w:rsidR="004C2860" w:rsidRPr="004C2860" w:rsidRDefault="004C2860" w:rsidP="004C2860">
            <w:pPr>
              <w:spacing w:after="0" w:line="240" w:lineRule="auto"/>
              <w:jc w:val="center"/>
              <w:textAlignment w:val="baseline"/>
              <w:rPr>
                <w:rFonts w:ascii="inherit" w:eastAsia="Times New Roman" w:hAnsi="inherit" w:cs="Arial"/>
                <w:color w:val="242729"/>
                <w:sz w:val="20"/>
                <w:szCs w:val="20"/>
              </w:rPr>
            </w:pPr>
            <w:r w:rsidRPr="004C2860">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4C2860" w:rsidRPr="004C2860" w:rsidRDefault="004C2860" w:rsidP="004C2860">
            <w:pPr>
              <w:spacing w:after="24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I run pre-startup stuff like migrations in a separate ephemeral container, like so (note, compose file has to be of version '2' type):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image: postgres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image: app</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command: python manage.py runserver 0.0.0.0:8000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.:/code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ports: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"8000:8000"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depends_on: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migration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migration: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build: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lastRenderedPageBreak/>
              <w:t xml:space="preserve">  image: app</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command: python manage.py migrate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.:/code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db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depends_on:</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db</w:t>
            </w:r>
          </w:p>
          <w:p w:rsidR="004C2860" w:rsidRPr="004C2860" w:rsidRDefault="004C2860" w:rsidP="004C2860">
            <w:pPr>
              <w:spacing w:after="24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This helps things keeping clean and separate. Two things to consider:</w:t>
            </w:r>
          </w:p>
          <w:p w:rsidR="004C2860" w:rsidRPr="004C2860" w:rsidRDefault="004C2860" w:rsidP="004C2860">
            <w:pPr>
              <w:numPr>
                <w:ilvl w:val="0"/>
                <w:numId w:val="15"/>
              </w:numPr>
              <w:spacing w:after="0" w:line="240" w:lineRule="auto"/>
              <w:ind w:left="450"/>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You have to ensure the correct startup sequence (using depends_on)</w:t>
            </w:r>
          </w:p>
          <w:p w:rsidR="004C2860" w:rsidRPr="004C2860" w:rsidRDefault="004C2860" w:rsidP="004C2860">
            <w:pPr>
              <w:numPr>
                <w:ilvl w:val="0"/>
                <w:numId w:val="15"/>
              </w:numPr>
              <w:spacing w:after="75" w:line="240" w:lineRule="auto"/>
              <w:ind w:left="450"/>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you want to avoid multiple builds which is achieved by tagging it the first time round using build and image; you can refer to image in other containers then</w:t>
            </w:r>
          </w:p>
        </w:tc>
      </w:tr>
    </w:tbl>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Pr>
          <w:rFonts w:ascii="Arial" w:eastAsia="Times New Roman" w:hAnsi="Arial" w:cs="Arial"/>
          <w:color w:val="242729"/>
          <w:sz w:val="18"/>
          <w:szCs w:val="23"/>
        </w:rPr>
        <w:lastRenderedPageBreak/>
        <w:t>---</w:t>
      </w:r>
      <w:r w:rsidRPr="004C2860">
        <w:rPr>
          <w:rFonts w:ascii="Arial" w:eastAsia="Times New Roman" w:hAnsi="Arial" w:cs="Arial"/>
          <w:color w:val="242729"/>
          <w:sz w:val="18"/>
          <w:szCs w:val="23"/>
        </w:rPr>
        <w:t>This seems like the best option to me, and I would like to use it. Can you elaborate on your tagging setup to avoid multiple builds? I would prefer to avoid extra steps, so if this needs some, I might go with bash -c above. – Stavros Korokithakis Apr 28 '16 at 12:21</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 xml:space="preserve">  </w:t>
      </w:r>
      <w:r w:rsidRPr="004C2860">
        <w:rPr>
          <w:rFonts w:ascii="Arial" w:eastAsia="Times New Roman" w:hAnsi="Arial" w:cs="Arial"/>
          <w:color w:val="242729"/>
          <w:sz w:val="18"/>
          <w:szCs w:val="23"/>
        </w:rPr>
        <w:tab/>
        <w:t xml:space="preserve"> </w:t>
      </w:r>
      <w:r w:rsidRPr="004C2860">
        <w:rPr>
          <w:rFonts w:ascii="Arial" w:eastAsia="Times New Roman" w:hAnsi="Arial" w:cs="Arial"/>
          <w:color w:val="242729"/>
          <w:sz w:val="18"/>
          <w:szCs w:val="23"/>
        </w:rPr>
        <w:tab/>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In the yaml above, the build and tagging happens in the migration section. It's not really obvious at first sight, but docker-compose tags it when you specify the build AND image properties - whereby the image property specifies the tag for that build. That can then be used subsequently without triggering a new build (if you look at web, you see it has no build but only an image property). Here's some more details docs.docker.com/compose/compose-file) – Bjoern Stiel Apr 28 '16 at 12:35</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 xml:space="preserve">  </w:t>
      </w:r>
      <w:r w:rsidRPr="004C2860">
        <w:rPr>
          <w:rFonts w:ascii="Arial" w:eastAsia="Times New Roman" w:hAnsi="Arial" w:cs="Arial"/>
          <w:color w:val="242729"/>
          <w:sz w:val="18"/>
          <w:szCs w:val="23"/>
        </w:rPr>
        <w:tab/>
        <w:t xml:space="preserve"> </w:t>
      </w:r>
      <w:r w:rsidRPr="004C2860">
        <w:rPr>
          <w:rFonts w:ascii="Arial" w:eastAsia="Times New Roman" w:hAnsi="Arial" w:cs="Arial"/>
          <w:color w:val="242729"/>
          <w:sz w:val="18"/>
          <w:szCs w:val="23"/>
        </w:rPr>
        <w:tab/>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That's very informative (and I completely missed that in the docs), thank you. – Stavros Korokithakis Apr 30 '16 at 10:35</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4</w:t>
      </w:r>
      <w:r w:rsidRPr="004C2860">
        <w:rPr>
          <w:rFonts w:ascii="Arial" w:eastAsia="Times New Roman" w:hAnsi="Arial" w:cs="Arial"/>
          <w:color w:val="242729"/>
          <w:sz w:val="18"/>
          <w:szCs w:val="23"/>
        </w:rPr>
        <w:tab/>
        <w:t xml:space="preserve"> </w:t>
      </w:r>
      <w:r w:rsidRPr="004C2860">
        <w:rPr>
          <w:rFonts w:ascii="Arial" w:eastAsia="Times New Roman" w:hAnsi="Arial" w:cs="Arial"/>
          <w:color w:val="242729"/>
          <w:sz w:val="18"/>
          <w:szCs w:val="23"/>
        </w:rPr>
        <w:tab/>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While I like the idea of this, the problem is that depends_on only ensures they start in that order, not that they are ready in that order. wait-for-it.sh may be the solution some people need. – traday Oct 26 '16 at 1:40</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1</w:t>
      </w:r>
      <w:r w:rsidRPr="004C2860">
        <w:rPr>
          <w:rFonts w:ascii="Arial" w:eastAsia="Times New Roman" w:hAnsi="Arial" w:cs="Arial"/>
          <w:color w:val="242729"/>
          <w:sz w:val="18"/>
          <w:szCs w:val="23"/>
        </w:rPr>
        <w:tab/>
        <w:t xml:space="preserve"> </w:t>
      </w:r>
      <w:r w:rsidRPr="004C2860">
        <w:rPr>
          <w:rFonts w:ascii="Arial" w:eastAsia="Times New Roman" w:hAnsi="Arial" w:cs="Arial"/>
          <w:color w:val="242729"/>
          <w:sz w:val="18"/>
          <w:szCs w:val="23"/>
        </w:rPr>
        <w:tab/>
      </w:r>
    </w:p>
    <w:p w:rsidR="004C2860" w:rsidRDefault="004C2860" w:rsidP="004C2860">
      <w:pPr>
        <w:shd w:val="clear" w:color="auto" w:fill="FFFFFF"/>
        <w:spacing w:after="0" w:line="240" w:lineRule="auto"/>
        <w:textAlignment w:val="baseline"/>
        <w:rPr>
          <w:rFonts w:ascii="Arial" w:eastAsia="Times New Roman" w:hAnsi="Arial" w:cs="Arial"/>
          <w:color w:val="242729"/>
          <w:sz w:val="18"/>
          <w:szCs w:val="23"/>
        </w:rPr>
      </w:pPr>
      <w:r w:rsidRPr="004C2860">
        <w:rPr>
          <w:rFonts w:ascii="Arial" w:eastAsia="Times New Roman" w:hAnsi="Arial" w:cs="Arial"/>
          <w:color w:val="242729"/>
          <w:sz w:val="18"/>
          <w:szCs w:val="23"/>
        </w:rPr>
        <w:t>That is absolutely correct and a bit of a shame that docker-compose doesn't support any fine grained control like waiting for a container to exit or start listening on a port. But yes, a custom script does solve this, good point! – Bjoern Stiel Oct 26 '16 at 4:22</w:t>
      </w:r>
    </w:p>
    <w:p w:rsidR="004C2860" w:rsidRPr="004C2860" w:rsidRDefault="004C2860" w:rsidP="004C286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18"/>
          <w:szCs w:val="23"/>
        </w:rPr>
        <w:t>--</w:t>
      </w:r>
      <w:r w:rsidRPr="004C2860">
        <w:rPr>
          <w:rFonts w:ascii="Arial" w:hAnsi="Arial" w:cs="Arial"/>
          <w:color w:val="242729"/>
          <w:sz w:val="18"/>
          <w:szCs w:val="23"/>
        </w:rPr>
        <w:sym w:font="Wingdings" w:char="F0E0"/>
      </w:r>
      <w:r w:rsidRPr="004C2860">
        <w:rPr>
          <w:rFonts w:ascii="Arial" w:hAnsi="Arial" w:cs="Arial"/>
          <w:color w:val="242729"/>
          <w:sz w:val="23"/>
          <w:szCs w:val="23"/>
        </w:rPr>
        <w:t>You can use entrypoint here. entrypoint in docker is executed before the command while command is the default command that should be run when container starts. So most of the applications generally carry setup procedure in entrypoint file and in the last they allow command to run.</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make a shell script file may be as </w:t>
      </w:r>
      <w:r w:rsidRPr="004C2860">
        <w:rPr>
          <w:rFonts w:ascii="Consolas" w:eastAsia="Times New Roman" w:hAnsi="Consolas" w:cs="Courier New"/>
          <w:color w:val="242729"/>
          <w:sz w:val="20"/>
          <w:szCs w:val="20"/>
          <w:bdr w:val="none" w:sz="0" w:space="0" w:color="auto" w:frame="1"/>
          <w:shd w:val="clear" w:color="auto" w:fill="EFF0F1"/>
        </w:rPr>
        <w:t>docker-entrypoint.sh</w:t>
      </w:r>
      <w:r w:rsidRPr="004C2860">
        <w:rPr>
          <w:rFonts w:ascii="Arial" w:eastAsia="Times New Roman" w:hAnsi="Arial" w:cs="Arial"/>
          <w:color w:val="242729"/>
          <w:sz w:val="23"/>
          <w:szCs w:val="23"/>
        </w:rPr>
        <w:t> (name does not matter) with following contents in it.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#!/bin/bash</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python manage.py migrate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exec "$@"</w:t>
      </w:r>
    </w:p>
    <w:p w:rsidR="004C2860" w:rsidRPr="004C2860" w:rsidRDefault="004C2860" w:rsidP="004C2860">
      <w:pPr>
        <w:shd w:val="clear" w:color="auto" w:fill="FFFFFF"/>
        <w:spacing w:after="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in docker-compose.yml file use it with </w:t>
      </w:r>
      <w:r w:rsidRPr="004C2860">
        <w:rPr>
          <w:rFonts w:ascii="Consolas" w:eastAsia="Times New Roman" w:hAnsi="Consolas" w:cs="Courier New"/>
          <w:color w:val="242729"/>
          <w:sz w:val="20"/>
          <w:szCs w:val="20"/>
          <w:bdr w:val="none" w:sz="0" w:space="0" w:color="auto" w:frame="1"/>
          <w:shd w:val="clear" w:color="auto" w:fill="EFF0F1"/>
        </w:rPr>
        <w:t>entrypoint: /docker-entrypoint.sh</w:t>
      </w:r>
      <w:r w:rsidRPr="004C2860">
        <w:rPr>
          <w:rFonts w:ascii="Arial" w:eastAsia="Times New Roman" w:hAnsi="Arial" w:cs="Arial"/>
          <w:color w:val="242729"/>
          <w:sz w:val="23"/>
          <w:szCs w:val="23"/>
        </w:rPr>
        <w:t> and register command as </w:t>
      </w:r>
      <w:r w:rsidRPr="004C2860">
        <w:rPr>
          <w:rFonts w:ascii="Consolas" w:eastAsia="Times New Roman" w:hAnsi="Consolas" w:cs="Courier New"/>
          <w:color w:val="242729"/>
          <w:sz w:val="20"/>
          <w:szCs w:val="20"/>
          <w:bdr w:val="none" w:sz="0" w:space="0" w:color="auto" w:frame="1"/>
          <w:shd w:val="clear" w:color="auto" w:fill="EFF0F1"/>
        </w:rPr>
        <w:t>command: python manage.py runserver 0.0.0.0:8000</w:t>
      </w:r>
      <w:r w:rsidRPr="004C2860">
        <w:rPr>
          <w:rFonts w:ascii="Arial" w:eastAsia="Times New Roman" w:hAnsi="Arial" w:cs="Arial"/>
          <w:color w:val="242729"/>
          <w:sz w:val="23"/>
          <w:szCs w:val="23"/>
        </w:rPr>
        <w:t> P.S : do not forget to copy </w:t>
      </w:r>
      <w:r w:rsidRPr="004C2860">
        <w:rPr>
          <w:rFonts w:ascii="Consolas" w:eastAsia="Times New Roman" w:hAnsi="Consolas" w:cs="Courier New"/>
          <w:color w:val="242729"/>
          <w:sz w:val="20"/>
          <w:szCs w:val="20"/>
          <w:bdr w:val="none" w:sz="0" w:space="0" w:color="auto" w:frame="1"/>
          <w:shd w:val="clear" w:color="auto" w:fill="EFF0F1"/>
        </w:rPr>
        <w:t>docker-entrypoint.sh</w:t>
      </w:r>
      <w:r w:rsidRPr="004C2860">
        <w:rPr>
          <w:rFonts w:ascii="Arial" w:eastAsia="Times New Roman" w:hAnsi="Arial" w:cs="Arial"/>
          <w:color w:val="242729"/>
          <w:sz w:val="23"/>
          <w:szCs w:val="23"/>
        </w:rPr>
        <w:t> along with your code.</w:t>
      </w:r>
    </w:p>
    <w:p w:rsidR="004C2860" w:rsidRDefault="004C2860" w:rsidP="004C2860">
      <w:pPr>
        <w:shd w:val="clear" w:color="auto" w:fill="FFFFFF"/>
        <w:spacing w:after="0" w:line="240" w:lineRule="auto"/>
        <w:textAlignment w:val="baseline"/>
      </w:pPr>
      <w:r>
        <w:rPr>
          <w:rFonts w:ascii="Arial" w:eastAsia="Times New Roman" w:hAnsi="Arial" w:cs="Arial"/>
          <w:color w:val="242729"/>
          <w:sz w:val="18"/>
          <w:szCs w:val="23"/>
        </w:rPr>
        <w:t>-</w:t>
      </w:r>
      <w:r w:rsidRPr="004C2860">
        <w:rPr>
          <w:rFonts w:ascii="Arial" w:eastAsia="Times New Roman" w:hAnsi="Arial" w:cs="Arial"/>
          <w:color w:val="242729"/>
          <w:sz w:val="18"/>
          <w:szCs w:val="23"/>
        </w:rPr>
        <w:sym w:font="Wingdings" w:char="F0E0"/>
      </w:r>
      <w:r w:rsidRPr="004C2860">
        <w:rPr>
          <w:rFonts w:ascii="Arial" w:hAnsi="Arial" w:cs="Arial"/>
          <w:color w:val="242729"/>
          <w:sz w:val="23"/>
          <w:szCs w:val="23"/>
          <w:shd w:val="clear" w:color="auto" w:fill="FFFFFF"/>
        </w:rPr>
        <w:t>Use a tool such as wait-for-it or </w:t>
      </w:r>
      <w:hyperlink r:id="rId153" w:history="1">
        <w:r w:rsidRPr="004C2860">
          <w:rPr>
            <w:rFonts w:ascii="Arial" w:hAnsi="Arial" w:cs="Arial"/>
            <w:color w:val="005999"/>
            <w:sz w:val="23"/>
            <w:szCs w:val="23"/>
            <w:u w:val="single"/>
            <w:bdr w:val="none" w:sz="0" w:space="0" w:color="auto" w:frame="1"/>
            <w:shd w:val="clear" w:color="auto" w:fill="FFFFFF"/>
          </w:rPr>
          <w:t>dockerize</w:t>
        </w:r>
      </w:hyperlink>
      <w:r w:rsidRPr="004C2860">
        <w:rPr>
          <w:rFonts w:ascii="Arial" w:hAnsi="Arial" w:cs="Arial"/>
          <w:color w:val="242729"/>
          <w:sz w:val="23"/>
          <w:szCs w:val="23"/>
          <w:shd w:val="clear" w:color="auto" w:fill="FFFFFF"/>
        </w:rPr>
        <w:t>. These are small wrapper scripts which you can include in your application’s image. Or write your own wrapper script to perform a more application-specific commands. according to: </w:t>
      </w:r>
      <w:hyperlink r:id="rId154" w:history="1">
        <w:r w:rsidRPr="004C2860">
          <w:rPr>
            <w:rFonts w:ascii="Arial" w:hAnsi="Arial" w:cs="Arial"/>
            <w:color w:val="005999"/>
            <w:sz w:val="23"/>
            <w:szCs w:val="23"/>
            <w:u w:val="single"/>
            <w:bdr w:val="none" w:sz="0" w:space="0" w:color="auto" w:frame="1"/>
            <w:shd w:val="clear" w:color="auto" w:fill="FFFFFF"/>
          </w:rPr>
          <w:t>https://docs.docker.com/compose/startup-order/</w:t>
        </w:r>
      </w:hyperlink>
    </w:p>
    <w:p w:rsidR="004C2860" w:rsidRPr="002444E0" w:rsidRDefault="004C2860" w:rsidP="004C2860">
      <w:pPr>
        <w:shd w:val="clear" w:color="auto" w:fill="FFFFFF"/>
        <w:spacing w:after="0" w:line="240" w:lineRule="auto"/>
        <w:textAlignment w:val="baseline"/>
        <w:rPr>
          <w:rFonts w:ascii="Arial" w:eastAsia="Times New Roman" w:hAnsi="Arial" w:cs="Arial"/>
          <w:color w:val="242729"/>
          <w:sz w:val="18"/>
          <w:szCs w:val="23"/>
        </w:rPr>
      </w:pPr>
      <w:r>
        <w:t>-</w:t>
      </w:r>
      <w: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4C2860" w:rsidTr="004C2860">
        <w:tc>
          <w:tcPr>
            <w:tcW w:w="0" w:type="auto"/>
            <w:tcBorders>
              <w:top w:val="nil"/>
              <w:left w:val="nil"/>
              <w:bottom w:val="nil"/>
              <w:right w:val="nil"/>
            </w:tcBorders>
            <w:shd w:val="clear" w:color="auto" w:fill="FFFFFF"/>
            <w:tcMar>
              <w:top w:w="0" w:type="dxa"/>
              <w:left w:w="0" w:type="dxa"/>
              <w:bottom w:w="0" w:type="dxa"/>
              <w:right w:w="225" w:type="dxa"/>
            </w:tcMar>
            <w:hideMark/>
          </w:tcPr>
          <w:p w:rsidR="004C2860" w:rsidRDefault="004C2860" w:rsidP="004C2860">
            <w:pPr>
              <w:jc w:val="center"/>
              <w:textAlignment w:val="baseline"/>
              <w:rPr>
                <w:rFonts w:ascii="inherit" w:hAnsi="inherit" w:cs="Arial"/>
                <w:color w:val="242729"/>
                <w:sz w:val="20"/>
                <w:szCs w:val="20"/>
              </w:rPr>
            </w:pPr>
            <w:r>
              <w:rPr>
                <w:rFonts w:ascii="inherit"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4C2860" w:rsidRDefault="004C2860" w:rsidP="004C2860">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If you need to run more than one daemon process, there's a </w:t>
            </w:r>
            <w:hyperlink r:id="rId155" w:history="1">
              <w:r>
                <w:rPr>
                  <w:rStyle w:val="Hyperlink"/>
                  <w:rFonts w:ascii="inherit" w:hAnsi="inherit" w:cs="Arial"/>
                  <w:color w:val="005999"/>
                  <w:sz w:val="23"/>
                  <w:szCs w:val="23"/>
                  <w:bdr w:val="none" w:sz="0" w:space="0" w:color="auto" w:frame="1"/>
                </w:rPr>
                <w:t>suggestion in the Docker documentation to use Supervisord</w:t>
              </w:r>
            </w:hyperlink>
            <w:r>
              <w:rPr>
                <w:rFonts w:ascii="inherit" w:hAnsi="inherit" w:cs="Arial"/>
                <w:color w:val="242729"/>
                <w:sz w:val="23"/>
                <w:szCs w:val="23"/>
              </w:rPr>
              <w:t> in an un-detached mode so all the sub-daemons will output to the stdout.</w:t>
            </w:r>
          </w:p>
          <w:p w:rsidR="004C2860" w:rsidRDefault="004C2860" w:rsidP="004C2860">
            <w:pPr>
              <w:pStyle w:val="NormalWeb"/>
              <w:spacing w:before="0" w:beforeAutospacing="0" w:after="0" w:afterAutospacing="0"/>
              <w:textAlignment w:val="baseline"/>
              <w:rPr>
                <w:rFonts w:ascii="inherit" w:hAnsi="inherit" w:cs="Arial"/>
                <w:color w:val="242729"/>
                <w:sz w:val="23"/>
                <w:szCs w:val="23"/>
              </w:rPr>
            </w:pPr>
            <w:hyperlink r:id="rId156" w:history="1">
              <w:r>
                <w:rPr>
                  <w:rStyle w:val="Hyperlink"/>
                  <w:rFonts w:ascii="inherit" w:hAnsi="inherit" w:cs="Arial"/>
                  <w:color w:val="005999"/>
                  <w:sz w:val="23"/>
                  <w:szCs w:val="23"/>
                  <w:bdr w:val="none" w:sz="0" w:space="0" w:color="auto" w:frame="1"/>
                </w:rPr>
                <w:t>From another SO question, I discovered you can redirect the child processes output to the stdout.</w:t>
              </w:r>
            </w:hyperlink>
            <w:r>
              <w:rPr>
                <w:rFonts w:ascii="inherit" w:hAnsi="inherit" w:cs="Arial"/>
                <w:color w:val="242729"/>
                <w:sz w:val="23"/>
                <w:szCs w:val="23"/>
              </w:rPr>
              <w:t>That way you can see all the output!</w:t>
            </w:r>
          </w:p>
          <w:p w:rsidR="004C2860" w:rsidRDefault="004C2860" w:rsidP="004C286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inherit" w:hAnsi="inherit" w:cs="Arial"/>
                <w:color w:val="242729"/>
                <w:sz w:val="23"/>
                <w:szCs w:val="23"/>
              </w:rPr>
              <w:t>-</w:t>
            </w:r>
            <w:r w:rsidRPr="004C2860">
              <w:rPr>
                <w:rFonts w:ascii="inherit" w:hAnsi="inherit" w:cs="Arial"/>
                <w:color w:val="242729"/>
                <w:sz w:val="23"/>
                <w:szCs w:val="23"/>
              </w:rPr>
              <w:sym w:font="Wingdings" w:char="F0E0"/>
            </w:r>
            <w:r>
              <w:rPr>
                <w:rFonts w:ascii="Arial" w:hAnsi="Arial" w:cs="Arial"/>
                <w:color w:val="242729"/>
                <w:sz w:val="23"/>
                <w:szCs w:val="23"/>
              </w:rPr>
              <w:t>Another idea:</w:t>
            </w:r>
          </w:p>
          <w:p w:rsidR="004C2860" w:rsidRDefault="004C2860" w:rsidP="004C286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If, as in this case, you build the container just place a startup script in it and run this with command. Or mount the startup script as volume.</w:t>
            </w:r>
          </w:p>
          <w:p w:rsidR="004C2860" w:rsidRDefault="004C2860" w:rsidP="004C2860">
            <w:pPr>
              <w:pStyle w:val="NormalWeb"/>
              <w:shd w:val="clear" w:color="auto" w:fill="FFFFFF"/>
              <w:spacing w:before="0" w:beforeAutospacing="0" w:after="240" w:afterAutospacing="0"/>
              <w:textAlignment w:val="baseline"/>
              <w:rPr>
                <w:rFonts w:ascii="inherit" w:hAnsi="inherit" w:cs="Arial"/>
                <w:color w:val="242729"/>
                <w:sz w:val="20"/>
                <w:szCs w:val="20"/>
              </w:rPr>
            </w:pPr>
            <w:r>
              <w:rPr>
                <w:rFonts w:ascii="Arial" w:hAnsi="Arial" w:cs="Arial"/>
                <w:color w:val="242729"/>
                <w:sz w:val="23"/>
                <w:szCs w:val="23"/>
              </w:rPr>
              <w:t>---</w:t>
            </w:r>
            <w:r>
              <w:rPr>
                <w:rStyle w:val="comment-copy"/>
                <w:rFonts w:ascii="inherit" w:hAnsi="inherit" w:cs="Arial"/>
                <w:color w:val="242729"/>
                <w:sz w:val="20"/>
                <w:szCs w:val="20"/>
                <w:bdr w:val="none" w:sz="0" w:space="0" w:color="auto" w:frame="1"/>
              </w:rPr>
              <w:t>Yup, this too works!</w:t>
            </w:r>
            <w:r>
              <w:rPr>
                <w:rFonts w:ascii="inherit" w:hAnsi="inherit" w:cs="Arial"/>
                <w:color w:val="242729"/>
                <w:sz w:val="20"/>
                <w:szCs w:val="20"/>
              </w:rPr>
              <w:t> – </w:t>
            </w:r>
            <w:hyperlink r:id="rId157" w:tooltip="458 reputation" w:history="1">
              <w:r>
                <w:rPr>
                  <w:rStyle w:val="Hyperlink"/>
                  <w:rFonts w:ascii="inherit" w:hAnsi="inherit" w:cs="Arial"/>
                  <w:color w:val="33AAFF"/>
                  <w:sz w:val="20"/>
                  <w:szCs w:val="20"/>
                  <w:bdr w:val="none" w:sz="0" w:space="0" w:color="auto" w:frame="1"/>
                </w:rPr>
                <w:t>Bhargav Nanekalva</w:t>
              </w:r>
            </w:hyperlink>
          </w:p>
          <w:p w:rsidR="004C2860" w:rsidRPr="004C2860" w:rsidRDefault="004C2860" w:rsidP="004C286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0"/>
                <w:szCs w:val="20"/>
              </w:rPr>
              <w:t>-</w:t>
            </w:r>
            <w:r w:rsidRPr="004C2860">
              <w:rPr>
                <w:rFonts w:ascii="inherit" w:hAnsi="inherit" w:cs="Arial"/>
                <w:color w:val="242729"/>
                <w:sz w:val="20"/>
                <w:szCs w:val="20"/>
              </w:rPr>
              <w:sym w:font="Wingdings" w:char="F0E0"/>
            </w:r>
            <w:r w:rsidRPr="004C2860">
              <w:rPr>
                <w:rFonts w:ascii="Arial" w:hAnsi="Arial" w:cs="Arial"/>
                <w:color w:val="242729"/>
                <w:sz w:val="23"/>
                <w:szCs w:val="23"/>
              </w:rPr>
              <w:t>Figured it out, use </w:t>
            </w:r>
            <w:r w:rsidRPr="004C2860">
              <w:rPr>
                <w:rFonts w:ascii="Consolas" w:hAnsi="Consolas" w:cs="Courier New"/>
                <w:color w:val="242729"/>
                <w:sz w:val="20"/>
                <w:szCs w:val="20"/>
                <w:bdr w:val="none" w:sz="0" w:space="0" w:color="auto" w:frame="1"/>
                <w:shd w:val="clear" w:color="auto" w:fill="EFF0F1"/>
              </w:rPr>
              <w:t>bash -c</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lastRenderedPageBreak/>
              <w:t>example: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C2860">
              <w:rPr>
                <w:rFonts w:ascii="Consolas" w:eastAsia="Times New Roman" w:hAnsi="Consolas" w:cs="Courier New"/>
                <w:color w:val="242729"/>
                <w:sz w:val="20"/>
                <w:szCs w:val="20"/>
                <w:bdr w:val="none" w:sz="0" w:space="0" w:color="auto" w:frame="1"/>
                <w:shd w:val="clear" w:color="auto" w:fill="EFF0F1"/>
              </w:rPr>
              <w:t>command: bash -c "python manage.py migrate &amp;&amp; python manage.py runserver 0.0.0.0:8000"</w:t>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w:t>
            </w:r>
            <w:r w:rsidRPr="004C2860">
              <w:rPr>
                <w:rFonts w:ascii="inherit" w:hAnsi="inherit" w:cs="Arial"/>
                <w:color w:val="242729"/>
                <w:sz w:val="20"/>
                <w:szCs w:val="20"/>
              </w:rPr>
              <w:t>didn't work for me. – Pedram Apr 5 '16 at 19:08</w:t>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1</w:t>
            </w:r>
            <w:r w:rsidRPr="004C2860">
              <w:rPr>
                <w:rFonts w:ascii="inherit" w:hAnsi="inherit" w:cs="Arial"/>
                <w:color w:val="242729"/>
                <w:sz w:val="20"/>
                <w:szCs w:val="20"/>
              </w:rPr>
              <w:tab/>
              <w:t xml:space="preserve"> </w:t>
            </w:r>
            <w:r w:rsidRPr="004C2860">
              <w:rPr>
                <w:rFonts w:ascii="inherit" w:hAnsi="inherit" w:cs="Arial"/>
                <w:color w:val="242729"/>
                <w:sz w:val="20"/>
                <w:szCs w:val="20"/>
              </w:rPr>
              <w:tab/>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@ecoding5 Yes, I'm using version 2 – Pedram Apr 15 '16 at 19:20</w:t>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3</w:t>
            </w:r>
            <w:r w:rsidRPr="004C2860">
              <w:rPr>
                <w:rFonts w:ascii="inherit" w:hAnsi="inherit" w:cs="Arial"/>
                <w:color w:val="242729"/>
                <w:sz w:val="20"/>
                <w:szCs w:val="20"/>
              </w:rPr>
              <w:tab/>
              <w:t xml:space="preserve"> </w:t>
            </w:r>
            <w:r w:rsidRPr="004C2860">
              <w:rPr>
                <w:rFonts w:ascii="inherit" w:hAnsi="inherit" w:cs="Arial"/>
                <w:color w:val="242729"/>
                <w:sz w:val="20"/>
                <w:szCs w:val="20"/>
              </w:rPr>
              <w:tab/>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 xml:space="preserve">@Pedram Make sure you are using an image that actually has bash installed. Some images may also require a direct path to bash e.g. /bin/bash – codemaven May 10 '16 at 20:57 </w:t>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2</w:t>
            </w:r>
            <w:r w:rsidRPr="004C2860">
              <w:rPr>
                <w:rFonts w:ascii="inherit" w:hAnsi="inherit" w:cs="Arial"/>
                <w:color w:val="242729"/>
                <w:sz w:val="20"/>
                <w:szCs w:val="20"/>
              </w:rPr>
              <w:tab/>
              <w:t xml:space="preserve"> </w:t>
            </w:r>
            <w:r w:rsidRPr="004C2860">
              <w:rPr>
                <w:rFonts w:ascii="inherit" w:hAnsi="inherit" w:cs="Arial"/>
                <w:color w:val="242729"/>
                <w:sz w:val="20"/>
                <w:szCs w:val="20"/>
              </w:rPr>
              <w:tab/>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When I do this the command gets interpreted like bash -c python instead of bash -c "python ...". Anybody else run into this? – Aaron Bruce Sep 20 '16 at 20:15</w:t>
            </w:r>
          </w:p>
          <w:p w:rsidR="004C2860" w:rsidRP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2</w:t>
            </w:r>
            <w:r w:rsidRPr="004C2860">
              <w:rPr>
                <w:rFonts w:ascii="inherit" w:hAnsi="inherit" w:cs="Arial"/>
                <w:color w:val="242729"/>
                <w:sz w:val="20"/>
                <w:szCs w:val="20"/>
              </w:rPr>
              <w:tab/>
              <w:t xml:space="preserve"> </w:t>
            </w:r>
            <w:r w:rsidRPr="004C2860">
              <w:rPr>
                <w:rFonts w:ascii="inherit" w:hAnsi="inherit" w:cs="Arial"/>
                <w:color w:val="242729"/>
                <w:sz w:val="20"/>
                <w:szCs w:val="20"/>
              </w:rPr>
              <w:tab/>
            </w:r>
          </w:p>
          <w:p w:rsid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Alpine-based images actually seem to have no bash installed - do like @Chaoste recommends and use sh instead: [sh, -c, "cd /usr/src/app &amp;&amp; npm start"] – Florian Loch Feb 20 at 23:02</w:t>
            </w:r>
          </w:p>
          <w:p w:rsidR="004C2860" w:rsidRPr="004C2860" w:rsidRDefault="004C2860" w:rsidP="004C2860">
            <w:pPr>
              <w:pStyle w:val="Heading1"/>
              <w:shd w:val="clear" w:color="auto" w:fill="FFFFFF"/>
              <w:spacing w:before="0" w:beforeAutospacing="0" w:after="0" w:afterAutospacing="0"/>
              <w:textAlignment w:val="baseline"/>
              <w:rPr>
                <w:rFonts w:ascii="Arial" w:hAnsi="Arial" w:cs="Arial"/>
                <w:color w:val="242729"/>
                <w:sz w:val="24"/>
                <w:szCs w:val="33"/>
              </w:rPr>
            </w:pPr>
            <w:r w:rsidRPr="004C2860">
              <w:rPr>
                <w:rFonts w:ascii="inherit" w:hAnsi="inherit" w:cs="Arial"/>
                <w:color w:val="242729"/>
                <w:sz w:val="14"/>
                <w:szCs w:val="20"/>
              </w:rPr>
              <w:t>26.)</w:t>
            </w:r>
            <w:r w:rsidRPr="004C2860">
              <w:rPr>
                <w:rFonts w:ascii="Arial" w:hAnsi="Arial" w:cs="Arial"/>
                <w:color w:val="242729"/>
                <w:sz w:val="24"/>
                <w:szCs w:val="33"/>
              </w:rPr>
              <w:t xml:space="preserve"> </w:t>
            </w:r>
            <w:hyperlink r:id="rId158" w:history="1">
              <w:r w:rsidRPr="004C2860">
                <w:rPr>
                  <w:rFonts w:ascii="inherit" w:hAnsi="inherit" w:cs="Arial"/>
                  <w:b w:val="0"/>
                  <w:bCs w:val="0"/>
                  <w:color w:val="242729"/>
                  <w:sz w:val="30"/>
                  <w:szCs w:val="36"/>
                  <w:highlight w:val="yellow"/>
                  <w:u w:val="single"/>
                  <w:bdr w:val="none" w:sz="0" w:space="0" w:color="auto" w:frame="1"/>
                </w:rPr>
                <w:t>How do links and scaling work together in docker compose?</w:t>
              </w:r>
            </w:hyperlink>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Here's my understanding of docker compose:</w:t>
            </w:r>
          </w:p>
          <w:p w:rsidR="004C2860" w:rsidRPr="004C2860" w:rsidRDefault="004C2860" w:rsidP="004C2860">
            <w:pPr>
              <w:numPr>
                <w:ilvl w:val="0"/>
                <w:numId w:val="16"/>
              </w:numPr>
              <w:shd w:val="clear" w:color="auto" w:fill="FFFFFF"/>
              <w:spacing w:after="0" w:line="240" w:lineRule="auto"/>
              <w:ind w:left="450"/>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You can "scale" a service to run it in multiple containers at once.</w:t>
            </w:r>
          </w:p>
          <w:p w:rsidR="004C2860" w:rsidRPr="004C2860" w:rsidRDefault="004C2860" w:rsidP="004C2860">
            <w:pPr>
              <w:numPr>
                <w:ilvl w:val="0"/>
                <w:numId w:val="16"/>
              </w:numPr>
              <w:shd w:val="clear" w:color="auto" w:fill="FFFFFF"/>
              <w:spacing w:after="0" w:line="240" w:lineRule="auto"/>
              <w:ind w:left="450"/>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If you link service A to service B, service A has access to a container running service B.</w:t>
            </w:r>
          </w:p>
          <w:p w:rsidR="004C2860" w:rsidRPr="004C2860" w:rsidRDefault="004C2860" w:rsidP="004C2860">
            <w:pPr>
              <w:shd w:val="clear" w:color="auto" w:fill="FFFFFF"/>
              <w:spacing w:after="240" w:line="240" w:lineRule="auto"/>
              <w:textAlignment w:val="baseline"/>
              <w:rPr>
                <w:rFonts w:ascii="Arial" w:eastAsia="Times New Roman" w:hAnsi="Arial" w:cs="Arial"/>
                <w:color w:val="242729"/>
                <w:sz w:val="23"/>
                <w:szCs w:val="23"/>
              </w:rPr>
            </w:pPr>
            <w:r w:rsidRPr="004C2860">
              <w:rPr>
                <w:rFonts w:ascii="Arial" w:eastAsia="Times New Roman" w:hAnsi="Arial" w:cs="Arial"/>
                <w:color w:val="242729"/>
                <w:sz w:val="23"/>
                <w:szCs w:val="23"/>
              </w:rPr>
              <w:t>Is my understanding correct, and if so, where does a link connect if there are multiple containers running the service?</w:t>
            </w:r>
          </w:p>
          <w:p w:rsid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Pr>
                <w:rFonts w:ascii="inherit" w:hAnsi="inherit" w:cs="Arial"/>
                <w:color w:val="242729"/>
                <w:sz w:val="20"/>
                <w:szCs w:val="20"/>
              </w:rPr>
              <w:t>-</w:t>
            </w:r>
            <w:r w:rsidRPr="004C2860">
              <w:rPr>
                <w:rFonts w:ascii="inherit" w:hAnsi="inherit" w:cs="Arial"/>
                <w:color w:val="242729"/>
                <w:sz w:val="20"/>
                <w:szCs w:val="20"/>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158"/>
            </w:tblGrid>
            <w:tr w:rsidR="004C2860" w:rsidRPr="004C2860" w:rsidTr="004C2860">
              <w:tc>
                <w:tcPr>
                  <w:tcW w:w="0" w:type="auto"/>
                  <w:tcBorders>
                    <w:top w:val="nil"/>
                    <w:left w:val="nil"/>
                    <w:bottom w:val="nil"/>
                    <w:right w:val="nil"/>
                  </w:tcBorders>
                  <w:shd w:val="clear" w:color="auto" w:fill="FFFFFF"/>
                  <w:tcMar>
                    <w:top w:w="0" w:type="dxa"/>
                    <w:left w:w="0" w:type="dxa"/>
                    <w:bottom w:w="0" w:type="dxa"/>
                    <w:right w:w="225" w:type="dxa"/>
                  </w:tcMar>
                  <w:hideMark/>
                </w:tcPr>
                <w:p w:rsidR="004C2860" w:rsidRPr="004C2860" w:rsidRDefault="004C2860" w:rsidP="004C2860">
                  <w:pPr>
                    <w:spacing w:after="0" w:line="240" w:lineRule="auto"/>
                    <w:jc w:val="center"/>
                    <w:textAlignment w:val="baseline"/>
                    <w:rPr>
                      <w:rFonts w:ascii="inherit" w:eastAsia="Times New Roman" w:hAnsi="inherit" w:cs="Arial"/>
                      <w:color w:val="242729"/>
                      <w:sz w:val="20"/>
                      <w:szCs w:val="20"/>
                    </w:rPr>
                  </w:pPr>
                </w:p>
              </w:tc>
              <w:tc>
                <w:tcPr>
                  <w:tcW w:w="0" w:type="auto"/>
                  <w:tcBorders>
                    <w:top w:val="nil"/>
                    <w:left w:val="nil"/>
                    <w:bottom w:val="nil"/>
                    <w:right w:val="nil"/>
                  </w:tcBorders>
                  <w:shd w:val="clear" w:color="auto" w:fill="FFFFFF"/>
                  <w:hideMark/>
                </w:tcPr>
                <w:p w:rsidR="004C2860" w:rsidRPr="004C2860" w:rsidRDefault="004C2860" w:rsidP="004C2860">
                  <w:pPr>
                    <w:spacing w:after="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First of all I would clarify that, by default, with or without linking a container with other, all container has visibility to other containers running in the same host (using the container IP). You can change this behavior using the </w:t>
                  </w:r>
                  <w:r w:rsidRPr="004C2860">
                    <w:rPr>
                      <w:rFonts w:ascii="Consolas" w:eastAsia="Times New Roman" w:hAnsi="Consolas" w:cs="Courier New"/>
                      <w:color w:val="242729"/>
                      <w:sz w:val="20"/>
                      <w:szCs w:val="20"/>
                      <w:bdr w:val="none" w:sz="0" w:space="0" w:color="auto" w:frame="1"/>
                      <w:shd w:val="clear" w:color="auto" w:fill="EFF0F1"/>
                    </w:rPr>
                    <w:t>icc=true</w:t>
                  </w:r>
                  <w:r w:rsidRPr="004C2860">
                    <w:rPr>
                      <w:rFonts w:ascii="inherit" w:eastAsia="Times New Roman" w:hAnsi="inherit" w:cs="Arial"/>
                      <w:color w:val="242729"/>
                      <w:sz w:val="23"/>
                      <w:szCs w:val="23"/>
                    </w:rPr>
                    <w:t> flag in docker daemon.</w:t>
                  </w:r>
                </w:p>
                <w:p w:rsidR="004C2860" w:rsidRPr="004C2860" w:rsidRDefault="004C2860" w:rsidP="004C2860">
                  <w:pPr>
                    <w:spacing w:after="24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In respect of the links with docker-compose, these are generated when the container with the links are created. Let's see it with an example. Using this docker-compose.yml</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build: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command: python app.py</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ports: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"5000:5000"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volumes: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.:/code</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redis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redis: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image: redis</w:t>
                  </w:r>
                </w:p>
                <w:p w:rsidR="004C2860" w:rsidRPr="004C2860" w:rsidRDefault="004C2860" w:rsidP="004C2860">
                  <w:pPr>
                    <w:spacing w:after="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After running </w:t>
                  </w:r>
                  <w:r w:rsidRPr="004C2860">
                    <w:rPr>
                      <w:rFonts w:ascii="Consolas" w:eastAsia="Times New Roman" w:hAnsi="Consolas" w:cs="Courier New"/>
                      <w:color w:val="242729"/>
                      <w:sz w:val="20"/>
                      <w:szCs w:val="20"/>
                      <w:bdr w:val="none" w:sz="0" w:space="0" w:color="auto" w:frame="1"/>
                      <w:shd w:val="clear" w:color="auto" w:fill="EFF0F1"/>
                    </w:rPr>
                    <w:t>docker-compose up -d</w:t>
                  </w:r>
                  <w:r w:rsidRPr="004C2860">
                    <w:rPr>
                      <w:rFonts w:ascii="inherit" w:eastAsia="Times New Roman" w:hAnsi="inherit" w:cs="Arial"/>
                      <w:color w:val="242729"/>
                      <w:sz w:val="23"/>
                      <w:szCs w:val="23"/>
                    </w:rPr>
                    <w:t> the </w:t>
                  </w:r>
                  <w:r w:rsidRPr="004C2860">
                    <w:rPr>
                      <w:rFonts w:ascii="Consolas" w:eastAsia="Times New Roman" w:hAnsi="Consolas" w:cs="Courier New"/>
                      <w:color w:val="242729"/>
                      <w:sz w:val="20"/>
                      <w:szCs w:val="20"/>
                      <w:bdr w:val="none" w:sz="0" w:space="0" w:color="auto" w:frame="1"/>
                      <w:shd w:val="clear" w:color="auto" w:fill="EFF0F1"/>
                    </w:rPr>
                    <w:t>web_1</w:t>
                  </w:r>
                  <w:r w:rsidRPr="004C2860">
                    <w:rPr>
                      <w:rFonts w:ascii="inherit" w:eastAsia="Times New Roman" w:hAnsi="inherit" w:cs="Arial"/>
                      <w:color w:val="242729"/>
                      <w:sz w:val="23"/>
                      <w:szCs w:val="23"/>
                    </w:rPr>
                    <w:t> container is linked with the container with </w:t>
                  </w:r>
                  <w:r w:rsidRPr="004C2860">
                    <w:rPr>
                      <w:rFonts w:ascii="Consolas" w:eastAsia="Times New Roman" w:hAnsi="Consolas" w:cs="Courier New"/>
                      <w:color w:val="242729"/>
                      <w:sz w:val="20"/>
                      <w:szCs w:val="20"/>
                      <w:bdr w:val="none" w:sz="0" w:space="0" w:color="auto" w:frame="1"/>
                      <w:shd w:val="clear" w:color="auto" w:fill="EFF0F1"/>
                    </w:rPr>
                    <w:t>redis_1</w:t>
                  </w:r>
                  <w:r w:rsidRPr="004C2860">
                    <w:rPr>
                      <w:rFonts w:ascii="inherit" w:eastAsia="Times New Roman" w:hAnsi="inherit" w:cs="Arial"/>
                      <w:color w:val="242729"/>
                      <w:sz w:val="23"/>
                      <w:szCs w:val="23"/>
                    </w:rPr>
                    <w: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"/compose_redis_1:/compose_web_1/compose_redis_1",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"/compose_redis_1:/compose_web_1/redis",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 (...)</w:t>
                  </w:r>
                </w:p>
                <w:p w:rsidR="004C2860" w:rsidRPr="004C2860" w:rsidRDefault="004C2860" w:rsidP="004C2860">
                  <w:pPr>
                    <w:spacing w:after="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Now we want to scale the </w:t>
                  </w:r>
                  <w:r w:rsidRPr="004C2860">
                    <w:rPr>
                      <w:rFonts w:ascii="Consolas" w:eastAsia="Times New Roman" w:hAnsi="Consolas" w:cs="Courier New"/>
                      <w:color w:val="242729"/>
                      <w:sz w:val="20"/>
                      <w:szCs w:val="20"/>
                      <w:bdr w:val="none" w:sz="0" w:space="0" w:color="auto" w:frame="1"/>
                      <w:shd w:val="clear" w:color="auto" w:fill="EFF0F1"/>
                    </w:rPr>
                    <w:t>redis</w:t>
                  </w:r>
                  <w:r w:rsidRPr="004C2860">
                    <w:rPr>
                      <w:rFonts w:ascii="inherit" w:eastAsia="Times New Roman" w:hAnsi="inherit" w:cs="Arial"/>
                      <w:color w:val="242729"/>
                      <w:sz w:val="23"/>
                      <w:szCs w:val="23"/>
                    </w:rPr>
                    <w:t> service using </w:t>
                  </w:r>
                  <w:r w:rsidRPr="004C2860">
                    <w:rPr>
                      <w:rFonts w:ascii="Consolas" w:eastAsia="Times New Roman" w:hAnsi="Consolas" w:cs="Courier New"/>
                      <w:color w:val="242729"/>
                      <w:sz w:val="20"/>
                      <w:szCs w:val="20"/>
                      <w:bdr w:val="none" w:sz="0" w:space="0" w:color="auto" w:frame="1"/>
                      <w:shd w:val="clear" w:color="auto" w:fill="EFF0F1"/>
                    </w:rPr>
                    <w:t>docker-compose scale redis=2</w:t>
                  </w:r>
                  <w:r w:rsidRPr="004C2860">
                    <w:rPr>
                      <w:rFonts w:ascii="inherit" w:eastAsia="Times New Roman" w:hAnsi="inherit" w:cs="Arial"/>
                      <w:color w:val="242729"/>
                      <w:sz w:val="23"/>
                      <w:szCs w:val="23"/>
                    </w:rPr>
                    <w:t>. After running it (and create a new container </w:t>
                  </w:r>
                  <w:r w:rsidRPr="004C2860">
                    <w:rPr>
                      <w:rFonts w:ascii="Consolas" w:eastAsia="Times New Roman" w:hAnsi="Consolas" w:cs="Courier New"/>
                      <w:color w:val="242729"/>
                      <w:sz w:val="20"/>
                      <w:szCs w:val="20"/>
                      <w:bdr w:val="none" w:sz="0" w:space="0" w:color="auto" w:frame="1"/>
                      <w:shd w:val="clear" w:color="auto" w:fill="EFF0F1"/>
                    </w:rPr>
                    <w:t>redis_2</w:t>
                  </w:r>
                  <w:r w:rsidRPr="004C2860">
                    <w:rPr>
                      <w:rFonts w:ascii="inherit" w:eastAsia="Times New Roman" w:hAnsi="inherit" w:cs="Arial"/>
                      <w:color w:val="242729"/>
                      <w:sz w:val="23"/>
                      <w:szCs w:val="23"/>
                    </w:rPr>
                    <w:t>), the links in </w:t>
                  </w:r>
                  <w:r w:rsidRPr="004C2860">
                    <w:rPr>
                      <w:rFonts w:ascii="Consolas" w:eastAsia="Times New Roman" w:hAnsi="Consolas" w:cs="Courier New"/>
                      <w:color w:val="242729"/>
                      <w:sz w:val="20"/>
                      <w:szCs w:val="20"/>
                      <w:bdr w:val="none" w:sz="0" w:space="0" w:color="auto" w:frame="1"/>
                      <w:shd w:val="clear" w:color="auto" w:fill="EFF0F1"/>
                    </w:rPr>
                    <w:t>web_1</w:t>
                  </w:r>
                  <w:r w:rsidRPr="004C2860">
                    <w:rPr>
                      <w:rFonts w:ascii="inherit" w:eastAsia="Times New Roman" w:hAnsi="inherit" w:cs="Arial"/>
                      <w:color w:val="242729"/>
                      <w:sz w:val="23"/>
                      <w:szCs w:val="23"/>
                    </w:rPr>
                    <w:t> keeps unchanged.</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"Links":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"/compose_redis_1:/compose_web_1/compose_redis_1",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"/compose_redis_1:/compose_web_1/redis",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"/compose_redis_1:/compose_web_1/redis_1"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lastRenderedPageBreak/>
                    <w:t xml:space="preserve">    ], (...)</w:t>
                  </w:r>
                </w:p>
                <w:p w:rsidR="004C2860" w:rsidRPr="004C2860" w:rsidRDefault="004C2860" w:rsidP="004C2860">
                  <w:pPr>
                    <w:spacing w:after="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It is needed to stop, remove and run </w:t>
                  </w:r>
                  <w:r w:rsidRPr="004C2860">
                    <w:rPr>
                      <w:rFonts w:ascii="Consolas" w:eastAsia="Times New Roman" w:hAnsi="Consolas" w:cs="Courier New"/>
                      <w:color w:val="242729"/>
                      <w:sz w:val="20"/>
                      <w:szCs w:val="20"/>
                      <w:bdr w:val="none" w:sz="0" w:space="0" w:color="auto" w:frame="1"/>
                      <w:shd w:val="clear" w:color="auto" w:fill="EFF0F1"/>
                    </w:rPr>
                    <w:t>web_1</w:t>
                  </w:r>
                  <w:r w:rsidRPr="004C2860">
                    <w:rPr>
                      <w:rFonts w:ascii="inherit" w:eastAsia="Times New Roman" w:hAnsi="inherit" w:cs="Arial"/>
                      <w:color w:val="242729"/>
                      <w:sz w:val="23"/>
                      <w:szCs w:val="23"/>
                    </w:rPr>
                    <w:t> to see these links created:</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docker-compose stop 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docker-compose rm 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docker-compose run -d web</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docker inspect compose_web_run_2</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"Links": [</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"/compose_redis_1:/compose_web_run_2/compose_redis_1",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"/compose_redis_2:/compose_web_run_2/compose_redis_2",</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"/compose_redis_1:/compose_web_run_2/redis",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"/compose_redis_1:/compose_web_run_2/redis_1",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"/compose_redis_2:/compose_web_run_2/redis_2"</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 xml:space="preserve">    ],(...)</w:t>
                  </w:r>
                </w:p>
                <w:p w:rsidR="004C2860" w:rsidRPr="004C2860" w:rsidRDefault="004C2860" w:rsidP="004C2860">
                  <w:pPr>
                    <w:spacing w:after="0" w:line="240" w:lineRule="auto"/>
                    <w:textAlignment w:val="baseline"/>
                    <w:rPr>
                      <w:rFonts w:ascii="inherit" w:eastAsia="Times New Roman" w:hAnsi="inherit" w:cs="Arial"/>
                      <w:color w:val="242729"/>
                      <w:sz w:val="23"/>
                      <w:szCs w:val="23"/>
                    </w:rPr>
                  </w:pPr>
                  <w:r w:rsidRPr="004C2860">
                    <w:rPr>
                      <w:rFonts w:ascii="inherit" w:eastAsia="Times New Roman" w:hAnsi="inherit" w:cs="Arial"/>
                      <w:color w:val="242729"/>
                      <w:sz w:val="23"/>
                      <w:szCs w:val="23"/>
                    </w:rPr>
                    <w:t>And the </w:t>
                  </w:r>
                  <w:r w:rsidRPr="004C2860">
                    <w:rPr>
                      <w:rFonts w:ascii="Consolas" w:eastAsia="Times New Roman" w:hAnsi="Consolas" w:cs="Courier New"/>
                      <w:color w:val="242729"/>
                      <w:sz w:val="20"/>
                      <w:szCs w:val="20"/>
                      <w:bdr w:val="none" w:sz="0" w:space="0" w:color="auto" w:frame="1"/>
                      <w:shd w:val="clear" w:color="auto" w:fill="EFF0F1"/>
                    </w:rPr>
                    <w:t>/etc/hosts</w:t>
                  </w:r>
                  <w:r w:rsidRPr="004C2860">
                    <w:rPr>
                      <w:rFonts w:ascii="inherit" w:eastAsia="Times New Roman" w:hAnsi="inherit" w:cs="Arial"/>
                      <w:color w:val="242729"/>
                      <w:sz w:val="23"/>
                      <w:szCs w:val="23"/>
                    </w:rPr>
                    <w:t> of </w:t>
                  </w:r>
                  <w:r w:rsidRPr="004C2860">
                    <w:rPr>
                      <w:rFonts w:ascii="Consolas" w:eastAsia="Times New Roman" w:hAnsi="Consolas" w:cs="Courier New"/>
                      <w:color w:val="242729"/>
                      <w:sz w:val="20"/>
                      <w:szCs w:val="20"/>
                      <w:bdr w:val="none" w:sz="0" w:space="0" w:color="auto" w:frame="1"/>
                      <w:shd w:val="clear" w:color="auto" w:fill="EFF0F1"/>
                    </w:rPr>
                    <w:t>web_1</w:t>
                  </w:r>
                  <w:r w:rsidRPr="004C2860">
                    <w:rPr>
                      <w:rFonts w:ascii="inherit" w:eastAsia="Times New Roman" w:hAnsi="inherit" w:cs="Arial"/>
                      <w:color w:val="242729"/>
                      <w:sz w:val="23"/>
                      <w:szCs w:val="23"/>
                    </w:rPr>
                    <w:t> container:</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172.17.0.24 7be2dabea910</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127.0.0.1   localhost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 localhost ip6-localhost ip6-loopback</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fe00::0 ip6-localnet</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ff00::0 ip6-mcastprefix</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ff02::1 ip6-allnodes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ff02::2 ip6-allrouters</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172.17.0.21 compose_redis_1 8a1297a5b3e4</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172.17.0.23 compose_redis_2 069dd46836aa</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172.17.0.21 redis 8a1297a5b3e4 compose_redis_1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172.17.0.21 redis_1 8a1297a5b3e4 compose_redis_1</w:t>
                  </w:r>
                </w:p>
                <w:p w:rsidR="004C2860" w:rsidRPr="004C2860" w:rsidRDefault="004C2860" w:rsidP="004C286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C2860">
                    <w:rPr>
                      <w:rFonts w:ascii="Consolas" w:eastAsia="Times New Roman" w:hAnsi="Consolas" w:cs="Courier New"/>
                      <w:color w:val="242729"/>
                      <w:sz w:val="20"/>
                      <w:szCs w:val="20"/>
                      <w:bdr w:val="none" w:sz="0" w:space="0" w:color="auto" w:frame="1"/>
                      <w:shd w:val="clear" w:color="auto" w:fill="EFF0F1"/>
                    </w:rPr>
                    <w:t>172.17.0.23 redis_2 069dd46836aa compose_redis_2</w:t>
                  </w:r>
                </w:p>
                <w:p w:rsidR="004C2860" w:rsidRPr="004C2860" w:rsidRDefault="004C2860" w:rsidP="004C2860">
                  <w:pPr>
                    <w:spacing w:after="75" w:line="240" w:lineRule="auto"/>
                    <w:textAlignment w:val="baseline"/>
                    <w:rPr>
                      <w:rFonts w:ascii="inherit" w:eastAsia="Times New Roman" w:hAnsi="inherit" w:cs="Arial"/>
                      <w:color w:val="242729"/>
                      <w:sz w:val="23"/>
                      <w:szCs w:val="23"/>
                    </w:rPr>
                  </w:pPr>
                  <w:r w:rsidRPr="004C2860">
                    <w:rPr>
                      <w:rFonts w:ascii="inherit" w:eastAsia="Times New Roman" w:hAnsi="inherit" w:cs="Arial"/>
                      <w:b/>
                      <w:bCs/>
                      <w:color w:val="242729"/>
                      <w:sz w:val="23"/>
                      <w:szCs w:val="23"/>
                      <w:bdr w:val="none" w:sz="0" w:space="0" w:color="auto" w:frame="1"/>
                    </w:rPr>
                    <w:t>So to generate the new links, you is is needed to stop, remove, and run again the container.</w:t>
                  </w:r>
                </w:p>
              </w:tc>
            </w:tr>
          </w:tbl>
          <w:p w:rsidR="004C2860" w:rsidRPr="004C2860" w:rsidRDefault="004C2860" w:rsidP="004C2860">
            <w:pPr>
              <w:pStyle w:val="NormalWeb"/>
              <w:shd w:val="clear" w:color="auto" w:fill="FFFFFF"/>
              <w:spacing w:before="0" w:beforeAutospacing="0" w:after="0"/>
              <w:textAlignment w:val="baseline"/>
              <w:rPr>
                <w:rFonts w:ascii="inherit" w:hAnsi="inherit" w:cs="Arial"/>
                <w:color w:val="242729"/>
                <w:sz w:val="20"/>
                <w:szCs w:val="20"/>
              </w:rPr>
            </w:pPr>
            <w:r>
              <w:rPr>
                <w:rFonts w:ascii="inherit" w:hAnsi="inherit" w:cs="Arial"/>
                <w:color w:val="242729"/>
                <w:sz w:val="20"/>
                <w:szCs w:val="20"/>
              </w:rPr>
              <w:t>-----</w:t>
            </w:r>
            <w:r w:rsidRPr="004C2860">
              <w:rPr>
                <w:rFonts w:ascii="inherit" w:hAnsi="inherit" w:cs="Arial"/>
                <w:color w:val="242729"/>
                <w:sz w:val="20"/>
                <w:szCs w:val="20"/>
              </w:rPr>
              <w:t xml:space="preserve">So if service A is linked to service B, service A has access to ALL instances of service </w:t>
            </w:r>
            <w:r>
              <w:rPr>
                <w:rFonts w:ascii="inherit" w:hAnsi="inherit" w:cs="Arial"/>
                <w:color w:val="242729"/>
                <w:sz w:val="20"/>
                <w:szCs w:val="20"/>
              </w:rPr>
              <w:t>B? – Gaelan Apr 19 '15 at 16:38</w:t>
            </w:r>
            <w:r w:rsidRPr="004C2860">
              <w:rPr>
                <w:rFonts w:ascii="inherit" w:hAnsi="inherit" w:cs="Arial"/>
                <w:color w:val="242729"/>
                <w:sz w:val="20"/>
                <w:szCs w:val="20"/>
              </w:rPr>
              <w:t xml:space="preserve"> </w:t>
            </w:r>
            <w:r w:rsidRPr="004C2860">
              <w:rPr>
                <w:rFonts w:ascii="inherit" w:hAnsi="inherit" w:cs="Arial"/>
                <w:color w:val="242729"/>
                <w:sz w:val="20"/>
                <w:szCs w:val="20"/>
              </w:rPr>
              <w:tab/>
            </w:r>
          </w:p>
          <w:p w:rsidR="004C2860" w:rsidRPr="004C2860" w:rsidRDefault="004C2860" w:rsidP="004C2860">
            <w:pPr>
              <w:pStyle w:val="NormalWeb"/>
              <w:shd w:val="clear" w:color="auto" w:fill="FFFFFF"/>
              <w:spacing w:before="0" w:beforeAutospacing="0" w:after="0"/>
              <w:textAlignment w:val="baseline"/>
              <w:rPr>
                <w:rFonts w:ascii="inherit" w:hAnsi="inherit" w:cs="Arial"/>
                <w:color w:val="242729"/>
                <w:sz w:val="20"/>
                <w:szCs w:val="20"/>
              </w:rPr>
            </w:pPr>
            <w:r w:rsidRPr="004C2860">
              <w:rPr>
                <w:rFonts w:ascii="inherit" w:hAnsi="inherit" w:cs="Arial"/>
                <w:color w:val="242729"/>
                <w:sz w:val="20"/>
                <w:szCs w:val="20"/>
              </w:rPr>
              <w:t>Using the container's IPs has always access, but if you the access as with --link option (i.e.: with entries in /etc/hosts, global environment variables...) you would need to recreate service A container. – Javie</w:t>
            </w:r>
            <w:r>
              <w:rPr>
                <w:rFonts w:ascii="inherit" w:hAnsi="inherit" w:cs="Arial"/>
                <w:color w:val="242729"/>
                <w:sz w:val="20"/>
                <w:szCs w:val="20"/>
              </w:rPr>
              <w:t>r Cortejoso Apr 19 '15 at 18:18</w:t>
            </w:r>
          </w:p>
          <w:p w:rsidR="004C2860" w:rsidRPr="004C2860" w:rsidRDefault="004C2860" w:rsidP="004C2860">
            <w:pPr>
              <w:pStyle w:val="NormalWeb"/>
              <w:shd w:val="clear" w:color="auto" w:fill="FFFFFF"/>
              <w:spacing w:before="0" w:beforeAutospacing="0" w:after="0"/>
              <w:textAlignment w:val="baseline"/>
              <w:rPr>
                <w:rFonts w:ascii="inherit" w:hAnsi="inherit" w:cs="Arial"/>
                <w:color w:val="242729"/>
                <w:sz w:val="20"/>
                <w:szCs w:val="20"/>
              </w:rPr>
            </w:pPr>
            <w:r w:rsidRPr="004C2860">
              <w:rPr>
                <w:rFonts w:ascii="inherit" w:hAnsi="inherit" w:cs="Arial"/>
                <w:color w:val="242729"/>
                <w:sz w:val="20"/>
                <w:szCs w:val="20"/>
              </w:rPr>
              <w:t xml:space="preserve">That's not my question. Is service A linked to ALL Instances of service B, or ONE instance of service </w:t>
            </w:r>
            <w:r>
              <w:rPr>
                <w:rFonts w:ascii="inherit" w:hAnsi="inherit" w:cs="Arial"/>
                <w:color w:val="242729"/>
                <w:sz w:val="20"/>
                <w:szCs w:val="20"/>
              </w:rPr>
              <w:t>B? – Gaelan Apr 19 '15 at</w:t>
            </w:r>
          </w:p>
          <w:p w:rsidR="004C2860" w:rsidRPr="004C2860" w:rsidRDefault="004C2860" w:rsidP="004C2860">
            <w:pPr>
              <w:pStyle w:val="NormalWeb"/>
              <w:shd w:val="clear" w:color="auto" w:fill="FFFFFF"/>
              <w:spacing w:before="0" w:beforeAutospacing="0" w:after="0"/>
              <w:textAlignment w:val="baseline"/>
              <w:rPr>
                <w:rFonts w:ascii="inherit" w:hAnsi="inherit" w:cs="Arial"/>
                <w:color w:val="242729"/>
                <w:sz w:val="20"/>
                <w:szCs w:val="20"/>
              </w:rPr>
            </w:pPr>
            <w:r w:rsidRPr="004C2860">
              <w:rPr>
                <w:rFonts w:ascii="inherit" w:hAnsi="inherit" w:cs="Arial"/>
                <w:color w:val="242729"/>
                <w:sz w:val="20"/>
                <w:szCs w:val="20"/>
              </w:rPr>
              <w:t>It's linked with ALL instances of service B, but each with different alias (e.g.: redis_1 and redis_2). Check my answer to see the /etc/hosts of the example – Javie</w:t>
            </w:r>
            <w:r>
              <w:rPr>
                <w:rFonts w:ascii="inherit" w:hAnsi="inherit" w:cs="Arial"/>
                <w:color w:val="242729"/>
                <w:sz w:val="20"/>
                <w:szCs w:val="20"/>
              </w:rPr>
              <w:t>r Cortejoso Apr 19 '15 at 21:0</w:t>
            </w:r>
            <w:r w:rsidRPr="004C2860">
              <w:rPr>
                <w:rFonts w:ascii="inherit" w:hAnsi="inherit" w:cs="Arial"/>
                <w:color w:val="242729"/>
                <w:sz w:val="20"/>
                <w:szCs w:val="20"/>
              </w:rPr>
              <w:t xml:space="preserve"> </w:t>
            </w:r>
            <w:r w:rsidRPr="004C2860">
              <w:rPr>
                <w:rFonts w:ascii="inherit" w:hAnsi="inherit" w:cs="Arial"/>
                <w:color w:val="242729"/>
                <w:sz w:val="20"/>
                <w:szCs w:val="20"/>
              </w:rPr>
              <w:tab/>
            </w:r>
          </w:p>
          <w:p w:rsidR="004C2860" w:rsidRDefault="004C2860" w:rsidP="004C2860">
            <w:pPr>
              <w:pStyle w:val="NormalWeb"/>
              <w:shd w:val="clear" w:color="auto" w:fill="FFFFFF"/>
              <w:spacing w:before="0" w:beforeAutospacing="0" w:after="0" w:afterAutospacing="0"/>
              <w:textAlignment w:val="baseline"/>
              <w:rPr>
                <w:rFonts w:ascii="inherit" w:hAnsi="inherit" w:cs="Arial"/>
                <w:color w:val="242729"/>
                <w:sz w:val="20"/>
                <w:szCs w:val="20"/>
              </w:rPr>
            </w:pPr>
            <w:r w:rsidRPr="004C2860">
              <w:rPr>
                <w:rFonts w:ascii="inherit" w:hAnsi="inherit" w:cs="Arial"/>
                <w:color w:val="242729"/>
                <w:sz w:val="20"/>
                <w:szCs w:val="20"/>
              </w:rPr>
              <w:t>OK, that makes sense. Thanks! – Gaelan Apr 19 '15 at 21:02</w:t>
            </w:r>
          </w:p>
          <w:p w:rsidR="004C2860" w:rsidRPr="00311A3E" w:rsidRDefault="004C2860" w:rsidP="004C2860">
            <w:pPr>
              <w:pStyle w:val="Heading1"/>
              <w:shd w:val="clear" w:color="auto" w:fill="FFFFFF"/>
              <w:spacing w:before="0" w:beforeAutospacing="0" w:after="0" w:afterAutospacing="0"/>
              <w:textAlignment w:val="baseline"/>
              <w:rPr>
                <w:rFonts w:ascii="Arial" w:hAnsi="Arial" w:cs="Arial"/>
                <w:color w:val="242729"/>
                <w:sz w:val="28"/>
                <w:szCs w:val="33"/>
              </w:rPr>
            </w:pPr>
            <w:r>
              <w:rPr>
                <w:rFonts w:ascii="inherit" w:hAnsi="inherit" w:cs="Arial"/>
                <w:color w:val="242729"/>
                <w:sz w:val="20"/>
                <w:szCs w:val="20"/>
              </w:rPr>
              <w:t>27.)</w:t>
            </w:r>
            <w:r w:rsidRPr="004C2860">
              <w:rPr>
                <w:rFonts w:ascii="Arial" w:hAnsi="Arial" w:cs="Arial"/>
                <w:color w:val="242729"/>
                <w:sz w:val="33"/>
                <w:szCs w:val="33"/>
              </w:rPr>
              <w:t xml:space="preserve"> </w:t>
            </w:r>
            <w:hyperlink r:id="rId159" w:history="1">
              <w:r w:rsidRPr="00311A3E">
                <w:rPr>
                  <w:rFonts w:ascii="inherit" w:hAnsi="inherit" w:cs="Arial"/>
                  <w:b w:val="0"/>
                  <w:bCs w:val="0"/>
                  <w:color w:val="242729"/>
                  <w:sz w:val="32"/>
                  <w:szCs w:val="36"/>
                  <w:highlight w:val="yellow"/>
                  <w:u w:val="single"/>
                  <w:bdr w:val="none" w:sz="0" w:space="0" w:color="auto" w:frame="1"/>
                </w:rPr>
                <w:t>Communication between multiple docker-compose projects</w:t>
              </w:r>
            </w:hyperlink>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I have two separate </w:t>
            </w:r>
            <w:r w:rsidRPr="00311A3E">
              <w:rPr>
                <w:rFonts w:ascii="Consolas" w:eastAsia="Times New Roman" w:hAnsi="Consolas" w:cs="Courier New"/>
                <w:color w:val="242729"/>
                <w:sz w:val="20"/>
                <w:szCs w:val="20"/>
                <w:bdr w:val="none" w:sz="0" w:space="0" w:color="auto" w:frame="1"/>
                <w:shd w:val="clear" w:color="auto" w:fill="EFF0F1"/>
              </w:rPr>
              <w:t>docker-compose.yml</w:t>
            </w:r>
            <w:r w:rsidRPr="00311A3E">
              <w:rPr>
                <w:rFonts w:ascii="Arial" w:eastAsia="Times New Roman" w:hAnsi="Arial" w:cs="Arial"/>
                <w:color w:val="242729"/>
                <w:sz w:val="23"/>
                <w:szCs w:val="23"/>
              </w:rPr>
              <w:t> files in two different folders:</w:t>
            </w:r>
          </w:p>
          <w:p w:rsidR="00311A3E" w:rsidRPr="00311A3E" w:rsidRDefault="00311A3E" w:rsidP="00311A3E">
            <w:pPr>
              <w:numPr>
                <w:ilvl w:val="0"/>
                <w:numId w:val="17"/>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~/front/docker-compose.yml</w:t>
            </w:r>
          </w:p>
          <w:p w:rsidR="00311A3E" w:rsidRPr="00311A3E" w:rsidRDefault="00311A3E" w:rsidP="00311A3E">
            <w:pPr>
              <w:numPr>
                <w:ilvl w:val="0"/>
                <w:numId w:val="17"/>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~/api/docker-compose.yml</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How can I make sure that a container in </w:t>
            </w:r>
            <w:r w:rsidRPr="00311A3E">
              <w:rPr>
                <w:rFonts w:ascii="Consolas" w:eastAsia="Times New Roman" w:hAnsi="Consolas" w:cs="Courier New"/>
                <w:color w:val="242729"/>
                <w:sz w:val="20"/>
                <w:szCs w:val="20"/>
                <w:bdr w:val="none" w:sz="0" w:space="0" w:color="auto" w:frame="1"/>
                <w:shd w:val="clear" w:color="auto" w:fill="EFF0F1"/>
              </w:rPr>
              <w:t>front</w:t>
            </w:r>
            <w:r w:rsidRPr="00311A3E">
              <w:rPr>
                <w:rFonts w:ascii="Arial" w:eastAsia="Times New Roman" w:hAnsi="Arial" w:cs="Arial"/>
                <w:color w:val="242729"/>
                <w:sz w:val="23"/>
                <w:szCs w:val="23"/>
              </w:rPr>
              <w:t> can send requests to a container in </w:t>
            </w:r>
            <w:r w:rsidRPr="00311A3E">
              <w:rPr>
                <w:rFonts w:ascii="Consolas" w:eastAsia="Times New Roman" w:hAnsi="Consolas" w:cs="Courier New"/>
                <w:color w:val="242729"/>
                <w:sz w:val="20"/>
                <w:szCs w:val="20"/>
                <w:bdr w:val="none" w:sz="0" w:space="0" w:color="auto" w:frame="1"/>
                <w:shd w:val="clear" w:color="auto" w:fill="EFF0F1"/>
              </w:rPr>
              <w:t>api</w:t>
            </w:r>
            <w:r w:rsidRPr="00311A3E">
              <w:rPr>
                <w:rFonts w:ascii="Arial" w:eastAsia="Times New Roman" w:hAnsi="Arial" w:cs="Arial"/>
                <w:color w:val="242729"/>
                <w:sz w:val="23"/>
                <w:szCs w:val="23"/>
              </w:rPr>
              <w:t>?</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I know that </w:t>
            </w:r>
            <w:r w:rsidRPr="00311A3E">
              <w:rPr>
                <w:rFonts w:ascii="Consolas" w:eastAsia="Times New Roman" w:hAnsi="Consolas" w:cs="Courier New"/>
                <w:color w:val="242729"/>
                <w:sz w:val="20"/>
                <w:szCs w:val="20"/>
                <w:bdr w:val="none" w:sz="0" w:space="0" w:color="auto" w:frame="1"/>
                <w:shd w:val="clear" w:color="auto" w:fill="EFF0F1"/>
              </w:rPr>
              <w:t>--default-gateway</w:t>
            </w:r>
            <w:r w:rsidRPr="00311A3E">
              <w:rPr>
                <w:rFonts w:ascii="Arial" w:eastAsia="Times New Roman" w:hAnsi="Arial" w:cs="Arial"/>
                <w:color w:val="242729"/>
                <w:sz w:val="23"/>
                <w:szCs w:val="23"/>
              </w:rPr>
              <w:t> option can be set using </w:t>
            </w:r>
            <w:r w:rsidRPr="00311A3E">
              <w:rPr>
                <w:rFonts w:ascii="Consolas" w:eastAsia="Times New Roman" w:hAnsi="Consolas" w:cs="Courier New"/>
                <w:color w:val="242729"/>
                <w:sz w:val="20"/>
                <w:szCs w:val="20"/>
                <w:bdr w:val="none" w:sz="0" w:space="0" w:color="auto" w:frame="1"/>
                <w:shd w:val="clear" w:color="auto" w:fill="EFF0F1"/>
              </w:rPr>
              <w:t>docker run</w:t>
            </w:r>
            <w:r w:rsidRPr="00311A3E">
              <w:rPr>
                <w:rFonts w:ascii="Arial" w:eastAsia="Times New Roman" w:hAnsi="Arial" w:cs="Arial"/>
                <w:color w:val="242729"/>
                <w:sz w:val="23"/>
                <w:szCs w:val="23"/>
              </w:rPr>
              <w:t> for an individual container, so that a specific IP address can be assigned to this container, but it seems that this option is not available when using </w:t>
            </w:r>
            <w:r w:rsidRPr="00311A3E">
              <w:rPr>
                <w:rFonts w:ascii="Consolas" w:eastAsia="Times New Roman" w:hAnsi="Consolas" w:cs="Courier New"/>
                <w:color w:val="242729"/>
                <w:sz w:val="20"/>
                <w:szCs w:val="20"/>
                <w:bdr w:val="none" w:sz="0" w:space="0" w:color="auto" w:frame="1"/>
                <w:shd w:val="clear" w:color="auto" w:fill="EFF0F1"/>
              </w:rPr>
              <w:t>docker-compose</w:t>
            </w:r>
            <w:r w:rsidRPr="00311A3E">
              <w:rPr>
                <w:rFonts w:ascii="Arial" w:eastAsia="Times New Roman" w:hAnsi="Arial" w:cs="Arial"/>
                <w:color w:val="242729"/>
                <w:sz w:val="23"/>
                <w:szCs w:val="23"/>
              </w:rPr>
              <w:t>.</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Currently I end up doing a </w:t>
            </w:r>
            <w:r w:rsidRPr="00311A3E">
              <w:rPr>
                <w:rFonts w:ascii="Consolas" w:eastAsia="Times New Roman" w:hAnsi="Consolas" w:cs="Courier New"/>
                <w:color w:val="242729"/>
                <w:sz w:val="20"/>
                <w:szCs w:val="20"/>
                <w:bdr w:val="none" w:sz="0" w:space="0" w:color="auto" w:frame="1"/>
                <w:shd w:val="clear" w:color="auto" w:fill="EFF0F1"/>
              </w:rPr>
              <w:t>docker inspect my_api_container_id</w:t>
            </w:r>
            <w:r w:rsidRPr="00311A3E">
              <w:rPr>
                <w:rFonts w:ascii="Arial" w:eastAsia="Times New Roman" w:hAnsi="Arial" w:cs="Arial"/>
                <w:color w:val="242729"/>
                <w:sz w:val="23"/>
                <w:szCs w:val="23"/>
              </w:rPr>
              <w:t> and look at the gateway in the output. It works but the problem is that this IP is randomly attributed, so I can't rely on it.</w:t>
            </w:r>
          </w:p>
          <w:p w:rsidR="00311A3E" w:rsidRPr="00311A3E" w:rsidRDefault="00311A3E" w:rsidP="00311A3E">
            <w:pPr>
              <w:shd w:val="clear" w:color="auto" w:fill="FFFFFF"/>
              <w:spacing w:after="24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Another form of this question might thus be:</w:t>
            </w:r>
          </w:p>
          <w:p w:rsidR="00311A3E" w:rsidRPr="00311A3E" w:rsidRDefault="00311A3E" w:rsidP="00311A3E">
            <w:pPr>
              <w:numPr>
                <w:ilvl w:val="0"/>
                <w:numId w:val="18"/>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Can I attribute a fixed IP address to a particular container using docker-compose?</w:t>
            </w:r>
          </w:p>
          <w:p w:rsidR="00311A3E" w:rsidRPr="00311A3E" w:rsidRDefault="00311A3E" w:rsidP="00311A3E">
            <w:pPr>
              <w:shd w:val="clear" w:color="auto" w:fill="FFFFFF"/>
              <w:spacing w:after="24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But in the end what I'm looking after is:</w:t>
            </w:r>
          </w:p>
          <w:p w:rsidR="00311A3E" w:rsidRPr="00311A3E" w:rsidRDefault="00311A3E" w:rsidP="00311A3E">
            <w:pPr>
              <w:numPr>
                <w:ilvl w:val="0"/>
                <w:numId w:val="19"/>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How can two different docker-compose projects communicate with each other?</w:t>
            </w:r>
          </w:p>
          <w:p w:rsidR="00311A3E" w:rsidRDefault="00311A3E" w:rsidP="00311A3E">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inherit" w:hAnsi="inherit" w:cs="Arial"/>
                <w:color w:val="242729"/>
                <w:sz w:val="20"/>
                <w:szCs w:val="20"/>
              </w:rPr>
              <w:lastRenderedPageBreak/>
              <w:t>-</w:t>
            </w:r>
            <w:r w:rsidRPr="00311A3E">
              <w:rPr>
                <w:rFonts w:ascii="inherit" w:hAnsi="inherit" w:cs="Arial"/>
                <w:color w:val="242729"/>
                <w:sz w:val="20"/>
                <w:szCs w:val="20"/>
              </w:rPr>
              <w:sym w:font="Wingdings" w:char="F0E0"/>
            </w:r>
            <w:r>
              <w:rPr>
                <w:rFonts w:ascii="Arial" w:hAnsi="Arial" w:cs="Arial"/>
                <w:color w:val="242729"/>
                <w:sz w:val="23"/>
                <w:szCs w:val="23"/>
              </w:rPr>
              <w:t>You just need to make sure that the containers you want to talk to each other are on the same network. Networks are a first-class docker construct, and not specific to compose.</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front/docker-compose.yml</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version: '2'</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services: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front: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 some-net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some-net: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driver: bridge</w:t>
            </w:r>
          </w:p>
          <w:p w:rsidR="00311A3E" w:rsidRPr="00311A3E" w:rsidRDefault="00311A3E" w:rsidP="00311A3E">
            <w:pPr>
              <w:pStyle w:val="NormalWeb"/>
              <w:shd w:val="clear" w:color="auto" w:fill="FFFFFF"/>
              <w:spacing w:before="0" w:beforeAutospacing="0" w:after="240" w:afterAutospacing="0"/>
              <w:textAlignment w:val="baseline"/>
              <w:rPr>
                <w:rFonts w:ascii="Arial" w:hAnsi="Arial" w:cs="Arial"/>
                <w:color w:val="242729"/>
                <w:sz w:val="22"/>
                <w:szCs w:val="23"/>
              </w:rPr>
            </w:pPr>
            <w:r w:rsidRPr="00311A3E">
              <w:rPr>
                <w:rFonts w:ascii="Arial" w:hAnsi="Arial" w:cs="Arial"/>
                <w:color w:val="242729"/>
                <w:sz w:val="22"/>
                <w:szCs w:val="23"/>
              </w:rPr>
              <w: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api/docker-compose.yml</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version: '2'</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services: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api:</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 front_some-net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front_some-net: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external: true</w:t>
            </w:r>
          </w:p>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22"/>
                <w:szCs w:val="23"/>
              </w:rPr>
            </w:pPr>
            <w:r w:rsidRPr="00311A3E">
              <w:rPr>
                <w:rFonts w:ascii="Arial" w:hAnsi="Arial" w:cs="Arial"/>
                <w:color w:val="242729"/>
                <w:sz w:val="22"/>
                <w:szCs w:val="23"/>
              </w:rPr>
              <w:t>They can then talk to each other using the service name. From </w:t>
            </w:r>
            <w:r w:rsidRPr="00311A3E">
              <w:rPr>
                <w:rStyle w:val="HTMLCode"/>
                <w:rFonts w:ascii="Consolas" w:hAnsi="Consolas"/>
                <w:color w:val="242729"/>
                <w:sz w:val="18"/>
                <w:bdr w:val="none" w:sz="0" w:space="0" w:color="auto" w:frame="1"/>
                <w:shd w:val="clear" w:color="auto" w:fill="EFF0F1"/>
              </w:rPr>
              <w:t>front</w:t>
            </w:r>
            <w:r w:rsidRPr="00311A3E">
              <w:rPr>
                <w:rFonts w:ascii="Arial" w:hAnsi="Arial" w:cs="Arial"/>
                <w:color w:val="242729"/>
                <w:sz w:val="22"/>
                <w:szCs w:val="23"/>
              </w:rPr>
              <w:t> you can do </w:t>
            </w:r>
            <w:r w:rsidRPr="00311A3E">
              <w:rPr>
                <w:rStyle w:val="HTMLCode"/>
                <w:rFonts w:ascii="Consolas" w:hAnsi="Consolas"/>
                <w:color w:val="242729"/>
                <w:sz w:val="18"/>
                <w:bdr w:val="none" w:sz="0" w:space="0" w:color="auto" w:frame="1"/>
                <w:shd w:val="clear" w:color="auto" w:fill="EFF0F1"/>
              </w:rPr>
              <w:t>ping api</w:t>
            </w:r>
            <w:r w:rsidRPr="00311A3E">
              <w:rPr>
                <w:rFonts w:ascii="Arial" w:hAnsi="Arial" w:cs="Arial"/>
                <w:color w:val="242729"/>
                <w:sz w:val="22"/>
                <w:szCs w:val="23"/>
              </w:rPr>
              <w:t> and vice versa.</w:t>
            </w:r>
          </w:p>
          <w:p w:rsidR="00311A3E" w:rsidRPr="00311A3E" w:rsidRDefault="00311A3E" w:rsidP="00311A3E">
            <w:pPr>
              <w:pStyle w:val="NormalWeb"/>
              <w:shd w:val="clear" w:color="auto" w:fill="FFFFFF"/>
              <w:spacing w:before="0" w:beforeAutospacing="0" w:after="0"/>
              <w:textAlignment w:val="baseline"/>
              <w:rPr>
                <w:rFonts w:ascii="inherit" w:hAnsi="inherit" w:cs="Arial"/>
                <w:color w:val="242729"/>
                <w:sz w:val="20"/>
                <w:szCs w:val="20"/>
              </w:rPr>
            </w:pPr>
            <w:r>
              <w:rPr>
                <w:rFonts w:ascii="inherit" w:hAnsi="inherit" w:cs="Arial"/>
                <w:color w:val="242729"/>
                <w:sz w:val="20"/>
                <w:szCs w:val="20"/>
              </w:rPr>
              <w:t>-</w:t>
            </w:r>
            <w:r w:rsidRPr="00311A3E">
              <w:rPr>
                <w:rFonts w:ascii="inherit" w:hAnsi="inherit" w:cs="Arial"/>
                <w:color w:val="242729"/>
                <w:sz w:val="20"/>
                <w:szCs w:val="20"/>
              </w:rPr>
              <w:sym w:font="Wingdings" w:char="F0E0"/>
            </w:r>
            <w:r w:rsidRPr="00311A3E">
              <w:rPr>
                <w:rFonts w:ascii="inherit" w:hAnsi="inherit" w:cs="Arial"/>
                <w:color w:val="242729"/>
                <w:sz w:val="20"/>
                <w:szCs w:val="20"/>
              </w:rPr>
              <w:t xml:space="preserve">Out of curiosity, wouldn't anything mapped to the host port (localhost), be visible to all the containers? – Robert Moskal Jun </w:t>
            </w:r>
          </w:p>
          <w:p w:rsidR="00311A3E" w:rsidRPr="00311A3E" w:rsidRDefault="00311A3E" w:rsidP="00311A3E">
            <w:pPr>
              <w:pStyle w:val="NormalWeb"/>
              <w:shd w:val="clear" w:color="auto" w:fill="FFFFFF"/>
              <w:spacing w:before="0" w:beforeAutospacing="0" w:after="0"/>
              <w:textAlignment w:val="baseline"/>
              <w:rPr>
                <w:rFonts w:ascii="inherit" w:hAnsi="inherit" w:cs="Arial"/>
                <w:color w:val="242729"/>
                <w:sz w:val="20"/>
                <w:szCs w:val="20"/>
              </w:rPr>
            </w:pPr>
            <w:r>
              <w:rPr>
                <w:rFonts w:ascii="inherit" w:hAnsi="inherit" w:cs="Arial"/>
                <w:color w:val="242729"/>
                <w:sz w:val="20"/>
                <w:szCs w:val="20"/>
              </w:rPr>
              <w:t xml:space="preserve"> </w:t>
            </w:r>
            <w:r w:rsidRPr="00311A3E">
              <w:rPr>
                <w:rFonts w:ascii="inherit" w:hAnsi="inherit" w:cs="Arial"/>
                <w:color w:val="242729"/>
                <w:sz w:val="20"/>
                <w:szCs w:val="20"/>
              </w:rPr>
              <w:t>And once they are ensured to be in the same network, as you suggest, what to do then? Can front container have a link to api container for insta</w:t>
            </w:r>
            <w:r>
              <w:rPr>
                <w:rFonts w:ascii="inherit" w:hAnsi="inherit" w:cs="Arial"/>
                <w:color w:val="242729"/>
                <w:sz w:val="20"/>
                <w:szCs w:val="20"/>
              </w:rPr>
              <w:t>nce? – Jivan Jun 29 '16 at 9:53</w:t>
            </w:r>
          </w:p>
          <w:p w:rsidR="00311A3E" w:rsidRPr="00311A3E" w:rsidRDefault="00311A3E" w:rsidP="00311A3E">
            <w:pPr>
              <w:pStyle w:val="NormalWeb"/>
              <w:shd w:val="clear" w:color="auto" w:fill="FFFFFF"/>
              <w:spacing w:before="0" w:beforeAutospacing="0" w:after="0"/>
              <w:textAlignment w:val="baseline"/>
              <w:rPr>
                <w:rFonts w:ascii="inherit" w:hAnsi="inherit" w:cs="Arial"/>
                <w:color w:val="242729"/>
                <w:sz w:val="20"/>
                <w:szCs w:val="20"/>
              </w:rPr>
            </w:pPr>
            <w:r w:rsidRPr="00311A3E">
              <w:rPr>
                <w:rFonts w:ascii="inherit" w:hAnsi="inherit" w:cs="Arial"/>
                <w:color w:val="242729"/>
                <w:sz w:val="20"/>
                <w:szCs w:val="20"/>
              </w:rPr>
              <w:t>@JHarris well, if I do what you suggest, starting (up) ~/front triggers Some networks were defined but are not used by any service - while starting ~/api triggers Service "api" uses an undefined netw</w:t>
            </w:r>
            <w:r>
              <w:rPr>
                <w:rFonts w:ascii="inherit" w:hAnsi="inherit" w:cs="Arial"/>
                <w:color w:val="242729"/>
                <w:sz w:val="20"/>
                <w:szCs w:val="20"/>
              </w:rPr>
              <w:t>ork – Jivan Jun 29 '16 at 12:25</w:t>
            </w:r>
          </w:p>
          <w:p w:rsidR="00311A3E" w:rsidRPr="00311A3E" w:rsidRDefault="00311A3E" w:rsidP="00311A3E">
            <w:pPr>
              <w:pStyle w:val="NormalWeb"/>
              <w:shd w:val="clear" w:color="auto" w:fill="FFFFFF"/>
              <w:spacing w:before="0" w:beforeAutospacing="0" w:after="0"/>
              <w:textAlignment w:val="baseline"/>
              <w:rPr>
                <w:rFonts w:ascii="inherit" w:hAnsi="inherit" w:cs="Arial"/>
                <w:color w:val="242729"/>
                <w:sz w:val="20"/>
                <w:szCs w:val="20"/>
              </w:rPr>
            </w:pPr>
            <w:r w:rsidRPr="00311A3E">
              <w:rPr>
                <w:rFonts w:ascii="inherit" w:hAnsi="inherit" w:cs="Arial"/>
                <w:color w:val="242729"/>
                <w:sz w:val="20"/>
                <w:szCs w:val="20"/>
              </w:rPr>
              <w:t>Jivan that's a non-solution. Your containers should not need to know anything about the host or be manipulated like that. My answer was pretty short though, I have updated with more detail. – jo</w:t>
            </w:r>
            <w:r>
              <w:rPr>
                <w:rFonts w:ascii="inherit" w:hAnsi="inherit" w:cs="Arial"/>
                <w:color w:val="242729"/>
                <w:sz w:val="20"/>
                <w:szCs w:val="20"/>
              </w:rPr>
              <w:t xml:space="preserve">hnharris85 Jun 29 '16 at 17:10 </w:t>
            </w:r>
          </w:p>
          <w:p w:rsidR="004C2860" w:rsidRDefault="00311A3E" w:rsidP="00311A3E">
            <w:pPr>
              <w:pStyle w:val="NormalWeb"/>
              <w:shd w:val="clear" w:color="auto" w:fill="FFFFFF"/>
              <w:spacing w:before="0" w:beforeAutospacing="0" w:after="0" w:afterAutospacing="0"/>
              <w:textAlignment w:val="baseline"/>
              <w:rPr>
                <w:rFonts w:ascii="inherit" w:hAnsi="inherit" w:cs="Arial"/>
                <w:color w:val="242729"/>
                <w:sz w:val="20"/>
                <w:szCs w:val="20"/>
              </w:rPr>
            </w:pPr>
            <w:r w:rsidRPr="00311A3E">
              <w:rPr>
                <w:rFonts w:ascii="inherit" w:hAnsi="inherit" w:cs="Arial"/>
                <w:color w:val="242729"/>
                <w:sz w:val="20"/>
                <w:szCs w:val="20"/>
              </w:rPr>
              <w:t>Robert Moskal only if you hack around to get the ip of your docker host into the containers. Better to have them communicate on a common docker-defined network. – johnharris85 Jun 29 '16 at 17:15</w:t>
            </w:r>
          </w:p>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0"/>
                <w:szCs w:val="20"/>
              </w:rPr>
              <w:t>-</w:t>
            </w:r>
            <w:r w:rsidRPr="00311A3E">
              <w:rPr>
                <w:rFonts w:ascii="inherit" w:hAnsi="inherit" w:cs="Arial"/>
                <w:color w:val="242729"/>
                <w:sz w:val="20"/>
                <w:szCs w:val="20"/>
              </w:rPr>
              <w:sym w:font="Wingdings" w:char="F0E0"/>
            </w:r>
            <w:r w:rsidRPr="00311A3E">
              <w:rPr>
                <w:rFonts w:ascii="Arial" w:hAnsi="Arial" w:cs="Arial"/>
                <w:color w:val="242729"/>
                <w:sz w:val="23"/>
                <w:szCs w:val="23"/>
              </w:rPr>
              <w:t>The previous posts information is correct, but it does not have details on how to link containers, which should be connected as "external_links".</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Hope this example make more clear to you:</w:t>
            </w:r>
          </w:p>
          <w:p w:rsidR="00311A3E" w:rsidRPr="00311A3E" w:rsidRDefault="00311A3E" w:rsidP="00311A3E">
            <w:pPr>
              <w:numPr>
                <w:ilvl w:val="0"/>
                <w:numId w:val="20"/>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Suppose you have app1/docker-compose.yml, with two services (svc11 and svc12), and app2/docker-compose.yml with two more services (svc21 and svc22) and suppose you need to connect in a crossed fashion:</w:t>
            </w:r>
          </w:p>
          <w:p w:rsidR="00311A3E" w:rsidRPr="00311A3E" w:rsidRDefault="00311A3E" w:rsidP="00311A3E">
            <w:pPr>
              <w:numPr>
                <w:ilvl w:val="0"/>
                <w:numId w:val="20"/>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svc11 needs to connect to svc22's container</w:t>
            </w:r>
          </w:p>
          <w:p w:rsidR="00311A3E" w:rsidRPr="00311A3E" w:rsidRDefault="00311A3E" w:rsidP="00311A3E">
            <w:pPr>
              <w:numPr>
                <w:ilvl w:val="0"/>
                <w:numId w:val="20"/>
              </w:numPr>
              <w:shd w:val="clear" w:color="auto" w:fill="FFFFFF"/>
              <w:spacing w:after="0" w:line="240" w:lineRule="auto"/>
              <w:ind w:left="450"/>
              <w:textAlignment w:val="baseline"/>
              <w:rPr>
                <w:rFonts w:ascii="inherit" w:eastAsia="Times New Roman" w:hAnsi="inherit" w:cs="Arial"/>
                <w:color w:val="242729"/>
                <w:sz w:val="23"/>
                <w:szCs w:val="23"/>
              </w:rPr>
            </w:pPr>
            <w:r w:rsidRPr="00311A3E">
              <w:rPr>
                <w:rFonts w:ascii="inherit" w:eastAsia="Times New Roman" w:hAnsi="inherit" w:cs="Arial"/>
                <w:color w:val="242729"/>
                <w:sz w:val="23"/>
                <w:szCs w:val="23"/>
              </w:rPr>
              <w:t>svc21 needs to connect to svc11's container.</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So the configuration should be like this:</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inherit" w:eastAsia="Times New Roman" w:hAnsi="inherit" w:cs="Arial"/>
                <w:b/>
                <w:bCs/>
                <w:color w:val="242729"/>
                <w:sz w:val="23"/>
                <w:szCs w:val="23"/>
                <w:bdr w:val="none" w:sz="0" w:space="0" w:color="auto" w:frame="1"/>
              </w:rPr>
              <w:t>this is app1/docker-compose.yml:</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version: '2'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services: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svc11: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container_name: container11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networks: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default # this network</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app2_default # external network</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lastRenderedPageBreak/>
              <w:t xml:space="preserve">        external_links: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container22:container22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svc12: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container_name: container12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networks: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default: # this network (app1)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driver: bridge</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app2_default: # external network (app2)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external: true</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Cs w:val="23"/>
              </w:rPr>
            </w:pPr>
            <w:r w:rsidRPr="00311A3E">
              <w:rPr>
                <w:rFonts w:ascii="inherit" w:eastAsia="Times New Roman" w:hAnsi="inherit" w:cs="Arial"/>
                <w:b/>
                <w:bCs/>
                <w:color w:val="242729"/>
                <w:sz w:val="21"/>
                <w:szCs w:val="23"/>
                <w:bdr w:val="none" w:sz="0" w:space="0" w:color="auto" w:frame="1"/>
              </w:rPr>
              <w:t>this is app2/docker-compose.yml:</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version: '2'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services: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svc21: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container_name: container21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networks: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default # this network (app2)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app1_default # external network (app1)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external_links: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 container11:container11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svc22: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container_name: container22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networks: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default: # this network (app2)</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driver: bridge</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11A3E">
              <w:rPr>
                <w:rFonts w:ascii="Consolas" w:eastAsia="Times New Roman" w:hAnsi="Consolas" w:cs="Courier New"/>
                <w:color w:val="242729"/>
                <w:sz w:val="18"/>
                <w:szCs w:val="20"/>
                <w:bdr w:val="none" w:sz="0" w:space="0" w:color="auto" w:frame="1"/>
                <w:shd w:val="clear" w:color="auto" w:fill="EFF0F1"/>
              </w:rPr>
              <w:t xml:space="preserve">    app1_default: # external network (app1)</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311A3E">
              <w:rPr>
                <w:rFonts w:ascii="Consolas" w:eastAsia="Times New Roman" w:hAnsi="Consolas" w:cs="Courier New"/>
                <w:color w:val="242729"/>
                <w:sz w:val="18"/>
                <w:szCs w:val="20"/>
                <w:bdr w:val="none" w:sz="0" w:space="0" w:color="auto" w:frame="1"/>
                <w:shd w:val="clear" w:color="auto" w:fill="EFF0F1"/>
              </w:rPr>
              <w:t xml:space="preserve">        external: true</w:t>
            </w:r>
          </w:p>
          <w:p w:rsidR="00311A3E" w:rsidRDefault="00311A3E" w:rsidP="00311A3E">
            <w:pPr>
              <w:pStyle w:val="NormalWeb"/>
              <w:shd w:val="clear" w:color="auto" w:fill="FFFFFF"/>
              <w:spacing w:before="0" w:beforeAutospacing="0" w:after="0" w:afterAutospacing="0"/>
              <w:textAlignment w:val="baseline"/>
              <w:rPr>
                <w:rFonts w:ascii="inherit" w:hAnsi="inherit" w:cs="Arial"/>
                <w:color w:val="242729"/>
                <w:sz w:val="20"/>
                <w:szCs w:val="20"/>
              </w:rPr>
            </w:pPr>
          </w:p>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0"/>
                <w:szCs w:val="20"/>
              </w:rPr>
              <w:t>-</w:t>
            </w:r>
            <w:r w:rsidRPr="00311A3E">
              <w:rPr>
                <w:rFonts w:ascii="inherit" w:hAnsi="inherit" w:cs="Arial"/>
                <w:color w:val="242729"/>
                <w:sz w:val="20"/>
                <w:szCs w:val="20"/>
              </w:rPr>
              <w:sym w:font="Wingdings" w:char="F0E0"/>
            </w:r>
            <w:r w:rsidRPr="00311A3E">
              <w:rPr>
                <w:rFonts w:ascii="Arial" w:hAnsi="Arial" w:cs="Arial"/>
                <w:color w:val="242729"/>
                <w:sz w:val="23"/>
                <w:szCs w:val="23"/>
              </w:rPr>
              <w:t>All containers from </w:t>
            </w:r>
            <w:r w:rsidRPr="00311A3E">
              <w:rPr>
                <w:rFonts w:ascii="Consolas" w:hAnsi="Consolas" w:cs="Courier New"/>
                <w:color w:val="242729"/>
                <w:sz w:val="20"/>
                <w:szCs w:val="20"/>
                <w:bdr w:val="none" w:sz="0" w:space="0" w:color="auto" w:frame="1"/>
                <w:shd w:val="clear" w:color="auto" w:fill="EFF0F1"/>
              </w:rPr>
              <w:t>api</w:t>
            </w:r>
            <w:r w:rsidRPr="00311A3E">
              <w:rPr>
                <w:rFonts w:ascii="Arial" w:hAnsi="Arial" w:cs="Arial"/>
                <w:color w:val="242729"/>
                <w:sz w:val="23"/>
                <w:szCs w:val="23"/>
              </w:rPr>
              <w:t> can join the </w:t>
            </w:r>
            <w:r w:rsidRPr="00311A3E">
              <w:rPr>
                <w:rFonts w:ascii="Consolas" w:hAnsi="Consolas" w:cs="Courier New"/>
                <w:color w:val="242729"/>
                <w:sz w:val="20"/>
                <w:szCs w:val="20"/>
                <w:bdr w:val="none" w:sz="0" w:space="0" w:color="auto" w:frame="1"/>
                <w:shd w:val="clear" w:color="auto" w:fill="EFF0F1"/>
              </w:rPr>
              <w:t>front</w:t>
            </w:r>
            <w:r w:rsidRPr="00311A3E">
              <w:rPr>
                <w:rFonts w:ascii="Arial" w:hAnsi="Arial" w:cs="Arial"/>
                <w:color w:val="242729"/>
                <w:sz w:val="23"/>
                <w:szCs w:val="23"/>
              </w:rPr>
              <w:t> </w:t>
            </w:r>
            <w:r w:rsidRPr="00311A3E">
              <w:rPr>
                <w:rFonts w:ascii="inherit" w:hAnsi="inherit" w:cs="Arial"/>
                <w:i/>
                <w:iCs/>
                <w:color w:val="242729"/>
                <w:sz w:val="23"/>
                <w:szCs w:val="23"/>
                <w:bdr w:val="none" w:sz="0" w:space="0" w:color="auto" w:frame="1"/>
              </w:rPr>
              <w:t>default</w:t>
            </w:r>
            <w:r w:rsidRPr="00311A3E">
              <w:rPr>
                <w:rFonts w:ascii="Arial" w:hAnsi="Arial" w:cs="Arial"/>
                <w:color w:val="242729"/>
                <w:sz w:val="23"/>
                <w:szCs w:val="23"/>
              </w:rPr>
              <w:t> network with following config:</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 api/docker-compose.yml</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networks:</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 xml:space="preserve">  default:</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 xml:space="preserve">    external:</w:t>
            </w:r>
          </w:p>
          <w:p w:rsidR="00311A3E" w:rsidRPr="00311A3E" w:rsidRDefault="00311A3E" w:rsidP="00311A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311A3E">
              <w:rPr>
                <w:rFonts w:ascii="Consolas" w:eastAsia="Times New Roman" w:hAnsi="Consolas" w:cs="Courier New"/>
                <w:color w:val="242729"/>
                <w:sz w:val="20"/>
                <w:szCs w:val="20"/>
                <w:bdr w:val="none" w:sz="0" w:space="0" w:color="auto" w:frame="1"/>
                <w:shd w:val="clear" w:color="auto" w:fill="EFF0F1"/>
              </w:rPr>
              <w:t xml:space="preserve">      name: front_default</w:t>
            </w:r>
          </w:p>
          <w:p w:rsidR="00311A3E" w:rsidRPr="00311A3E" w:rsidRDefault="00311A3E" w:rsidP="00311A3E">
            <w:pPr>
              <w:shd w:val="clear" w:color="auto" w:fill="FFFFFF"/>
              <w:spacing w:after="0" w:line="240" w:lineRule="auto"/>
              <w:textAlignment w:val="baseline"/>
              <w:rPr>
                <w:rFonts w:ascii="Arial" w:eastAsia="Times New Roman" w:hAnsi="Arial" w:cs="Arial"/>
                <w:color w:val="242729"/>
                <w:sz w:val="23"/>
                <w:szCs w:val="23"/>
              </w:rPr>
            </w:pPr>
            <w:r w:rsidRPr="00311A3E">
              <w:rPr>
                <w:rFonts w:ascii="Arial" w:eastAsia="Times New Roman" w:hAnsi="Arial" w:cs="Arial"/>
                <w:color w:val="242729"/>
                <w:sz w:val="23"/>
                <w:szCs w:val="23"/>
              </w:rPr>
              <w:t>See docker compose guide: </w:t>
            </w:r>
            <w:hyperlink r:id="rId160" w:anchor="using-a-pre-existing-network" w:history="1">
              <w:r w:rsidRPr="00311A3E">
                <w:rPr>
                  <w:rFonts w:ascii="inherit" w:eastAsia="Times New Roman" w:hAnsi="inherit" w:cs="Arial"/>
                  <w:color w:val="005999"/>
                  <w:sz w:val="23"/>
                  <w:szCs w:val="23"/>
                  <w:u w:val="single"/>
                  <w:bdr w:val="none" w:sz="0" w:space="0" w:color="auto" w:frame="1"/>
                </w:rPr>
                <w:t>using a pre existing network</w:t>
              </w:r>
            </w:hyperlink>
          </w:p>
          <w:p w:rsidR="00311A3E" w:rsidRDefault="00311A3E" w:rsidP="00311A3E">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0"/>
                <w:szCs w:val="20"/>
              </w:rPr>
              <w:t>--</w:t>
            </w:r>
            <w:r w:rsidRPr="00311A3E">
              <w:rPr>
                <w:rFonts w:ascii="inherit" w:hAnsi="inherit" w:cs="Arial"/>
                <w:color w:val="242729"/>
                <w:sz w:val="20"/>
                <w:szCs w:val="20"/>
              </w:rPr>
              <w:sym w:font="Wingdings" w:char="F0E0"/>
            </w:r>
            <w:r>
              <w:rPr>
                <w:rFonts w:ascii="Arial" w:hAnsi="Arial" w:cs="Arial"/>
                <w:color w:val="242729"/>
                <w:sz w:val="23"/>
                <w:szCs w:val="23"/>
              </w:rPr>
              <w:t>I would ensure all containers are </w:t>
            </w:r>
            <w:r>
              <w:rPr>
                <w:rStyle w:val="HTMLCode"/>
                <w:rFonts w:ascii="Consolas" w:hAnsi="Consolas"/>
                <w:color w:val="242729"/>
                <w:bdr w:val="none" w:sz="0" w:space="0" w:color="auto" w:frame="1"/>
                <w:shd w:val="clear" w:color="auto" w:fill="EFF0F1"/>
              </w:rPr>
              <w:t>docker-compose</w:t>
            </w:r>
            <w:r>
              <w:rPr>
                <w:rFonts w:ascii="Arial" w:hAnsi="Arial" w:cs="Arial"/>
                <w:color w:val="242729"/>
                <w:sz w:val="23"/>
                <w:szCs w:val="23"/>
              </w:rPr>
              <w:t>'d to the same network by composing them together at the same time, using:</w:t>
            </w:r>
          </w:p>
          <w:p w:rsidR="00311A3E" w:rsidRDefault="00311A3E" w:rsidP="00311A3E">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docker compose --file ~/front/docker-compose.yml --file ~/api/docker-compose.yml up -d</w:t>
            </w:r>
          </w:p>
          <w:p w:rsidR="00311A3E" w:rsidRDefault="00311A3E" w:rsidP="00311A3E">
            <w:pPr>
              <w:pStyle w:val="Heading1"/>
              <w:shd w:val="clear" w:color="auto" w:fill="FFFFFF"/>
              <w:spacing w:before="0" w:beforeAutospacing="0" w:after="0"/>
              <w:textAlignment w:val="baseline"/>
              <w:rPr>
                <w:rFonts w:ascii="inherit" w:hAnsi="inherit" w:cs="Arial"/>
                <w:b w:val="0"/>
                <w:color w:val="242729"/>
                <w:sz w:val="18"/>
                <w:szCs w:val="20"/>
              </w:rPr>
            </w:pPr>
            <w:r>
              <w:rPr>
                <w:rFonts w:ascii="inherit" w:hAnsi="inherit" w:cs="Arial"/>
                <w:color w:val="242729"/>
                <w:sz w:val="20"/>
                <w:szCs w:val="20"/>
              </w:rPr>
              <w:t>----</w:t>
            </w:r>
            <w:r>
              <w:rPr>
                <w:rFonts w:ascii="inherit" w:hAnsi="inherit" w:cs="Arial"/>
                <w:b w:val="0"/>
                <w:color w:val="242729"/>
                <w:sz w:val="18"/>
                <w:szCs w:val="20"/>
              </w:rPr>
              <w:tab/>
            </w:r>
            <w:r w:rsidRPr="00311A3E">
              <w:rPr>
                <w:rFonts w:ascii="inherit" w:hAnsi="inherit" w:cs="Arial"/>
                <w:b w:val="0"/>
                <w:color w:val="242729"/>
                <w:sz w:val="18"/>
                <w:szCs w:val="20"/>
              </w:rPr>
              <w:t>Will that allow me, for instance, to make a link or depends_on from one container of front to one container of ap</w:t>
            </w:r>
            <w:r>
              <w:rPr>
                <w:rFonts w:ascii="inherit" w:hAnsi="inherit" w:cs="Arial"/>
                <w:b w:val="0"/>
                <w:color w:val="242729"/>
                <w:sz w:val="18"/>
                <w:szCs w:val="20"/>
              </w:rPr>
              <w:t xml:space="preserve">i? – Jivan Jun 29 '16 </w:t>
            </w:r>
          </w:p>
          <w:p w:rsidR="00311A3E" w:rsidRPr="00311A3E" w:rsidRDefault="00311A3E" w:rsidP="00311A3E">
            <w:pPr>
              <w:pStyle w:val="Heading1"/>
              <w:shd w:val="clear" w:color="auto" w:fill="FFFFFF"/>
              <w:spacing w:before="0" w:beforeAutospacing="0" w:after="0"/>
              <w:textAlignment w:val="baseline"/>
              <w:rPr>
                <w:rFonts w:ascii="inherit" w:hAnsi="inherit" w:cs="Arial"/>
                <w:b w:val="0"/>
                <w:color w:val="242729"/>
                <w:sz w:val="18"/>
                <w:szCs w:val="20"/>
              </w:rPr>
            </w:pPr>
            <w:r w:rsidRPr="00311A3E">
              <w:rPr>
                <w:rFonts w:ascii="inherit" w:hAnsi="inherit" w:cs="Arial"/>
                <w:b w:val="0"/>
                <w:color w:val="242729"/>
                <w:sz w:val="18"/>
                <w:szCs w:val="20"/>
              </w:rPr>
              <w:t>actually when I do what you suggest, docker-compose replies either build path ~/front/api either does not exist or is not accessible or with the other way around, build path ~/api/front either does not exist or is not accessi</w:t>
            </w:r>
            <w:r>
              <w:rPr>
                <w:rFonts w:ascii="inherit" w:hAnsi="inherit" w:cs="Arial"/>
                <w:b w:val="0"/>
                <w:color w:val="242729"/>
                <w:sz w:val="18"/>
                <w:szCs w:val="20"/>
              </w:rPr>
              <w:t>ble – Jivan Jun 29 '16 at 11:48</w:t>
            </w:r>
            <w:r w:rsidRPr="00311A3E">
              <w:rPr>
                <w:rFonts w:ascii="inherit" w:hAnsi="inherit" w:cs="Arial"/>
                <w:b w:val="0"/>
                <w:color w:val="242729"/>
                <w:sz w:val="18"/>
                <w:szCs w:val="20"/>
              </w:rPr>
              <w:tab/>
              <w:t xml:space="preserve"> </w:t>
            </w:r>
            <w:r w:rsidRPr="00311A3E">
              <w:rPr>
                <w:rFonts w:ascii="inherit" w:hAnsi="inherit" w:cs="Arial"/>
                <w:b w:val="0"/>
                <w:color w:val="242729"/>
                <w:sz w:val="18"/>
                <w:szCs w:val="20"/>
              </w:rPr>
              <w:tab/>
            </w:r>
          </w:p>
          <w:p w:rsidR="00311A3E" w:rsidRPr="00311A3E" w:rsidRDefault="00311A3E" w:rsidP="00311A3E">
            <w:pPr>
              <w:pStyle w:val="Heading1"/>
              <w:shd w:val="clear" w:color="auto" w:fill="FFFFFF"/>
              <w:spacing w:before="0" w:beforeAutospacing="0" w:after="0"/>
              <w:textAlignment w:val="baseline"/>
              <w:rPr>
                <w:rFonts w:ascii="inherit" w:hAnsi="inherit" w:cs="Arial"/>
                <w:b w:val="0"/>
                <w:color w:val="242729"/>
                <w:sz w:val="18"/>
                <w:szCs w:val="20"/>
              </w:rPr>
            </w:pPr>
            <w:r w:rsidRPr="00311A3E">
              <w:rPr>
                <w:rFonts w:ascii="inherit" w:hAnsi="inherit" w:cs="Arial"/>
                <w:b w:val="0"/>
                <w:color w:val="242729"/>
                <w:sz w:val="18"/>
                <w:szCs w:val="20"/>
              </w:rPr>
              <w:t xml:space="preserve">If you're composing them at the same time you shouldn't need to. A network will be created with all your containers on it, they will all be able to communicate via the service name from the compose file (not the container name). – </w:t>
            </w:r>
            <w:r>
              <w:rPr>
                <w:rFonts w:ascii="inherit" w:hAnsi="inherit" w:cs="Arial"/>
                <w:b w:val="0"/>
                <w:color w:val="242729"/>
                <w:sz w:val="18"/>
                <w:szCs w:val="20"/>
              </w:rPr>
              <w:t>Nauraushaun Jun 29 '16 at 11:50</w:t>
            </w:r>
            <w:r w:rsidRPr="00311A3E">
              <w:rPr>
                <w:rFonts w:ascii="inherit" w:hAnsi="inherit" w:cs="Arial"/>
                <w:b w:val="0"/>
                <w:color w:val="242729"/>
                <w:sz w:val="18"/>
                <w:szCs w:val="20"/>
              </w:rPr>
              <w:tab/>
              <w:t xml:space="preserve"> </w:t>
            </w:r>
            <w:r w:rsidRPr="00311A3E">
              <w:rPr>
                <w:rFonts w:ascii="inherit" w:hAnsi="inherit" w:cs="Arial"/>
                <w:b w:val="0"/>
                <w:color w:val="242729"/>
                <w:sz w:val="18"/>
                <w:szCs w:val="20"/>
              </w:rPr>
              <w:tab/>
            </w:r>
          </w:p>
          <w:p w:rsidR="00311A3E" w:rsidRDefault="00311A3E" w:rsidP="00311A3E">
            <w:pPr>
              <w:pStyle w:val="Heading1"/>
              <w:shd w:val="clear" w:color="auto" w:fill="FFFFFF"/>
              <w:spacing w:before="0" w:beforeAutospacing="0" w:after="0"/>
              <w:textAlignment w:val="baseline"/>
              <w:rPr>
                <w:rFonts w:ascii="inherit" w:hAnsi="inherit" w:cs="Arial"/>
                <w:b w:val="0"/>
                <w:color w:val="242729"/>
                <w:sz w:val="18"/>
                <w:szCs w:val="20"/>
              </w:rPr>
            </w:pPr>
            <w:r w:rsidRPr="00311A3E">
              <w:rPr>
                <w:rFonts w:ascii="inherit" w:hAnsi="inherit" w:cs="Arial"/>
                <w:b w:val="0"/>
                <w:color w:val="242729"/>
                <w:sz w:val="18"/>
                <w:szCs w:val="20"/>
              </w:rPr>
              <w:t xml:space="preserve">It might be easier if the two compose files are in the same folder. But I don't think that's necessary - I think it should work either way. – </w:t>
            </w:r>
            <w:r>
              <w:rPr>
                <w:rFonts w:ascii="inherit" w:hAnsi="inherit" w:cs="Arial"/>
                <w:b w:val="0"/>
                <w:color w:val="242729"/>
                <w:sz w:val="18"/>
                <w:szCs w:val="20"/>
              </w:rPr>
              <w:t>Nauraushaun Jun 29 '16 at 11:52</w:t>
            </w:r>
          </w:p>
          <w:p w:rsidR="004C2860" w:rsidRPr="00311A3E" w:rsidRDefault="00311A3E" w:rsidP="00311A3E">
            <w:pPr>
              <w:pStyle w:val="Heading1"/>
              <w:shd w:val="clear" w:color="auto" w:fill="FFFFFF"/>
              <w:spacing w:before="0" w:beforeAutospacing="0" w:after="0"/>
              <w:textAlignment w:val="baseline"/>
              <w:rPr>
                <w:rFonts w:ascii="inherit" w:hAnsi="inherit" w:cs="Arial"/>
                <w:b w:val="0"/>
                <w:color w:val="242729"/>
                <w:sz w:val="18"/>
                <w:szCs w:val="20"/>
              </w:rPr>
            </w:pPr>
            <w:r w:rsidRPr="00311A3E">
              <w:rPr>
                <w:rFonts w:ascii="inherit" w:hAnsi="inherit" w:cs="Arial"/>
                <w:b w:val="0"/>
                <w:color w:val="242729"/>
                <w:sz w:val="18"/>
                <w:szCs w:val="20"/>
              </w:rPr>
              <w:lastRenderedPageBreak/>
              <w:t>This solution does not work, see my comment on this thread: github.com/docker/compose/issues/3530#issuecomment-222490501 – johnharris85</w:t>
            </w:r>
          </w:p>
        </w:tc>
      </w:tr>
    </w:tbl>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18"/>
          <w:szCs w:val="23"/>
        </w:rPr>
        <w:lastRenderedPageBreak/>
        <w:t>-</w:t>
      </w:r>
      <w:r w:rsidRPr="00311A3E">
        <w:rPr>
          <w:rFonts w:ascii="Arial" w:hAnsi="Arial" w:cs="Arial"/>
          <w:color w:val="242729"/>
          <w:sz w:val="18"/>
          <w:szCs w:val="23"/>
        </w:rPr>
        <w:sym w:font="Wingdings" w:char="F0E0"/>
      </w:r>
      <w:r w:rsidRPr="00311A3E">
        <w:rPr>
          <w:rFonts w:ascii="Arial" w:hAnsi="Arial" w:cs="Arial"/>
          <w:color w:val="242729"/>
          <w:sz w:val="22"/>
          <w:szCs w:val="23"/>
        </w:rPr>
        <w:t>Just a small adittion to @johnharris85's great answer, when you are running a docker compose file, a default network is created so you can just add it to the other compose file as an external network:</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front/docker-compose.yml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version: '2'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services: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front_service:</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w:t>
      </w:r>
    </w:p>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22"/>
          <w:szCs w:val="23"/>
        </w:rPr>
      </w:pPr>
      <w:r w:rsidRPr="00311A3E">
        <w:rPr>
          <w:rFonts w:ascii="Arial" w:hAnsi="Arial" w:cs="Arial"/>
          <w:color w:val="242729"/>
          <w:sz w:val="22"/>
          <w:szCs w:val="23"/>
        </w:rPr>
        <w: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api/docker-compose.yml</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version: '2'</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services: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api_service:</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 front_default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networks:</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front_default:</w:t>
      </w:r>
    </w:p>
    <w:p w:rsidR="00311A3E" w:rsidRPr="00311A3E" w:rsidRDefault="00311A3E" w:rsidP="00311A3E">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311A3E">
        <w:rPr>
          <w:rStyle w:val="HTMLCode"/>
          <w:rFonts w:ascii="Consolas" w:hAnsi="Consolas"/>
          <w:color w:val="242729"/>
          <w:sz w:val="18"/>
          <w:bdr w:val="none" w:sz="0" w:space="0" w:color="auto" w:frame="1"/>
          <w:shd w:val="clear" w:color="auto" w:fill="EFF0F1"/>
        </w:rPr>
        <w:t xml:space="preserve">    external: true</w:t>
      </w:r>
    </w:p>
    <w:p w:rsidR="00311A3E" w:rsidRPr="00311A3E" w:rsidRDefault="00311A3E" w:rsidP="00311A3E">
      <w:pPr>
        <w:pStyle w:val="NormalWeb"/>
        <w:shd w:val="clear" w:color="auto" w:fill="FFFFFF"/>
        <w:spacing w:before="0" w:beforeAutospacing="0" w:after="0" w:afterAutospacing="0"/>
        <w:textAlignment w:val="baseline"/>
        <w:rPr>
          <w:rFonts w:ascii="Arial" w:hAnsi="Arial" w:cs="Arial"/>
          <w:color w:val="242729"/>
          <w:sz w:val="18"/>
          <w:szCs w:val="23"/>
        </w:rPr>
      </w:pPr>
      <w:r w:rsidRPr="00311A3E">
        <w:rPr>
          <w:rFonts w:ascii="Arial" w:hAnsi="Arial" w:cs="Arial"/>
          <w:color w:val="242729"/>
          <w:sz w:val="18"/>
          <w:szCs w:val="23"/>
        </w:rPr>
        <w:t>For me this approach was more suited because I did not own the first docker-compose file and wanted to communicate with it.</w:t>
      </w:r>
    </w:p>
    <w:p w:rsidR="00030674" w:rsidRPr="00030674" w:rsidRDefault="00030674" w:rsidP="00030674">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8"/>
          <w:szCs w:val="23"/>
        </w:rPr>
        <w:t>28.)</w:t>
      </w:r>
      <w:r w:rsidRPr="00030674">
        <w:rPr>
          <w:rFonts w:ascii="Arial" w:hAnsi="Arial" w:cs="Arial"/>
          <w:color w:val="242729"/>
          <w:sz w:val="33"/>
          <w:szCs w:val="33"/>
        </w:rPr>
        <w:t xml:space="preserve"> </w:t>
      </w:r>
      <w:hyperlink r:id="rId161" w:history="1">
        <w:r w:rsidRPr="00030674">
          <w:rPr>
            <w:rFonts w:ascii="inherit" w:hAnsi="inherit" w:cs="Arial"/>
            <w:b w:val="0"/>
            <w:bCs w:val="0"/>
            <w:color w:val="242729"/>
            <w:sz w:val="24"/>
            <w:szCs w:val="36"/>
            <w:highlight w:val="yellow"/>
            <w:bdr w:val="none" w:sz="0" w:space="0" w:color="auto" w:frame="1"/>
          </w:rPr>
          <w:t>docker-compose up leads to “client and server don't have same version (client : 1.14, server: 1.12)” error but client and server have the same version</w:t>
        </w:r>
      </w:hyperlink>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Consolas" w:eastAsia="Times New Roman" w:hAnsi="Consolas" w:cs="Courier New"/>
          <w:color w:val="242729"/>
          <w:sz w:val="20"/>
          <w:szCs w:val="20"/>
          <w:bdr w:val="none" w:sz="0" w:space="0" w:color="auto" w:frame="1"/>
          <w:shd w:val="clear" w:color="auto" w:fill="EFF0F1"/>
        </w:rPr>
        <w:t>docker version</w:t>
      </w:r>
      <w:r w:rsidRPr="00030674">
        <w:rPr>
          <w:rFonts w:ascii="Arial" w:eastAsia="Times New Roman" w:hAnsi="Arial" w:cs="Arial"/>
          <w:color w:val="242729"/>
          <w:sz w:val="23"/>
          <w:szCs w:val="23"/>
        </w:rPr>
        <w:t> prints:</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Client version: 1.0.1</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Client API version: 1.12</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Go version (client): go1.2.1</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Git commit (client): 990021a</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Server version: 1.0.1</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Server API version: 1.12</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Go version (server): go1.2.1</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Git commit (server): 990021a</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Consolas" w:eastAsia="Times New Roman" w:hAnsi="Consolas" w:cs="Courier New"/>
          <w:color w:val="242729"/>
          <w:sz w:val="20"/>
          <w:szCs w:val="20"/>
          <w:bdr w:val="none" w:sz="0" w:space="0" w:color="auto" w:frame="1"/>
          <w:shd w:val="clear" w:color="auto" w:fill="EFF0F1"/>
        </w:rPr>
        <w:t>docker-compose --version</w:t>
      </w:r>
      <w:r w:rsidRPr="00030674">
        <w:rPr>
          <w:rFonts w:ascii="Arial" w:eastAsia="Times New Roman" w:hAnsi="Arial" w:cs="Arial"/>
          <w:color w:val="242729"/>
          <w:sz w:val="23"/>
          <w:szCs w:val="23"/>
        </w:rPr>
        <w:t> prints:</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docker-compose 1.2.0</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 installed docker with </w:t>
      </w:r>
      <w:r w:rsidRPr="00030674">
        <w:rPr>
          <w:rFonts w:ascii="Consolas" w:eastAsia="Times New Roman" w:hAnsi="Consolas" w:cs="Courier New"/>
          <w:color w:val="242729"/>
          <w:sz w:val="20"/>
          <w:szCs w:val="20"/>
          <w:bdr w:val="none" w:sz="0" w:space="0" w:color="auto" w:frame="1"/>
          <w:shd w:val="clear" w:color="auto" w:fill="EFF0F1"/>
        </w:rPr>
        <w:t>apt-get install docker.io</w:t>
      </w:r>
      <w:r w:rsidRPr="00030674">
        <w:rPr>
          <w:rFonts w:ascii="Arial" w:eastAsia="Times New Roman" w:hAnsi="Arial" w:cs="Arial"/>
          <w:color w:val="242729"/>
          <w:sz w:val="23"/>
          <w:szCs w:val="23"/>
        </w:rPr>
        <w:t> and docker-compose with</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curl -L https://github.com/docker/compose/releases/download/1.2.0/docker-compose-`uname -s`-`uname -m` &gt; /usr/local/bin/docker-compose</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030674">
        <w:rPr>
          <w:rFonts w:ascii="Consolas" w:eastAsia="Times New Roman" w:hAnsi="Consolas" w:cs="Courier New"/>
          <w:color w:val="242729"/>
          <w:sz w:val="20"/>
          <w:szCs w:val="20"/>
          <w:bdr w:val="none" w:sz="0" w:space="0" w:color="auto" w:frame="1"/>
          <w:shd w:val="clear" w:color="auto" w:fill="EFF0F1"/>
        </w:rPr>
        <w:t>chmod +x /usr/local/bin/docker-compose</w:t>
      </w:r>
    </w:p>
    <w:p w:rsidR="00030674" w:rsidRDefault="00030674" w:rsidP="00030674">
      <w:pPr>
        <w:shd w:val="clear" w:color="auto" w:fill="FFFFFF"/>
        <w:spacing w:after="24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 use Ubuntu 14.04 x64.</w:t>
      </w:r>
    </w:p>
    <w:p w:rsidR="00030674" w:rsidRPr="00030674" w:rsidRDefault="00030674" w:rsidP="00030674">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r w:rsidRPr="00030674">
        <w:rPr>
          <w:rFonts w:ascii="Arial" w:hAnsi="Arial" w:cs="Arial"/>
          <w:color w:val="242729"/>
          <w:sz w:val="23"/>
          <w:szCs w:val="23"/>
        </w:rPr>
        <w:sym w:font="Wingdings" w:char="F0E0"/>
      </w:r>
      <w:r w:rsidRPr="00030674">
        <w:rPr>
          <w:rFonts w:ascii="Arial" w:hAnsi="Arial" w:cs="Arial"/>
          <w:color w:val="242729"/>
          <w:sz w:val="23"/>
          <w:szCs w:val="23"/>
        </w:rPr>
        <w:t>Checkout the environment variable </w:t>
      </w:r>
      <w:hyperlink r:id="rId162" w:anchor="/composeapiversion" w:history="1">
        <w:r w:rsidRPr="00030674">
          <w:rPr>
            <w:rFonts w:ascii="inherit" w:hAnsi="inherit" w:cs="Arial"/>
            <w:color w:val="005999"/>
            <w:sz w:val="23"/>
            <w:szCs w:val="23"/>
            <w:u w:val="single"/>
            <w:bdr w:val="none" w:sz="0" w:space="0" w:color="auto" w:frame="1"/>
          </w:rPr>
          <w:t>COMPOSE_API_VERSION</w:t>
        </w:r>
      </w:hyperlink>
      <w:r w:rsidRPr="00030674">
        <w:rPr>
          <w:rFonts w:ascii="Arial" w:hAnsi="Arial" w:cs="Arial"/>
          <w:color w:val="242729"/>
          <w:sz w:val="23"/>
          <w:szCs w:val="23"/>
        </w:rPr>
        <w:t>.</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 was getting </w:t>
      </w:r>
      <w:r w:rsidRPr="00030674">
        <w:rPr>
          <w:rFonts w:ascii="Consolas" w:eastAsia="Times New Roman" w:hAnsi="Consolas" w:cs="Courier New"/>
          <w:color w:val="242729"/>
          <w:sz w:val="20"/>
          <w:szCs w:val="20"/>
          <w:bdr w:val="none" w:sz="0" w:space="0" w:color="auto" w:frame="1"/>
          <w:shd w:val="clear" w:color="auto" w:fill="EFF0F1"/>
        </w:rPr>
        <w:t>ERROR: client and server don't have same version (client : 1.19, server: 1.18)</w:t>
      </w:r>
      <w:r w:rsidRPr="00030674">
        <w:rPr>
          <w:rFonts w:ascii="Arial" w:eastAsia="Times New Roman" w:hAnsi="Arial" w:cs="Arial"/>
          <w:color w:val="242729"/>
          <w:sz w:val="23"/>
          <w:szCs w:val="23"/>
        </w:rPr>
        <w:t>, then I did </w:t>
      </w:r>
      <w:r w:rsidRPr="00030674">
        <w:rPr>
          <w:rFonts w:ascii="Consolas" w:eastAsia="Times New Roman" w:hAnsi="Consolas" w:cs="Courier New"/>
          <w:color w:val="242729"/>
          <w:sz w:val="20"/>
          <w:szCs w:val="20"/>
          <w:bdr w:val="none" w:sz="0" w:space="0" w:color="auto" w:frame="1"/>
          <w:shd w:val="clear" w:color="auto" w:fill="EFF0F1"/>
        </w:rPr>
        <w:t>export COMPOSE_API_VERSION=1.18</w:t>
      </w:r>
      <w:r w:rsidRPr="00030674">
        <w:rPr>
          <w:rFonts w:ascii="Arial" w:eastAsia="Times New Roman" w:hAnsi="Arial" w:cs="Arial"/>
          <w:color w:val="242729"/>
          <w:sz w:val="23"/>
          <w:szCs w:val="23"/>
        </w:rPr>
        <w:t> and problem sovled!</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4"/>
          <w:szCs w:val="23"/>
        </w:rPr>
      </w:pPr>
      <w:r>
        <w:rPr>
          <w:rFonts w:ascii="Arial" w:eastAsia="Times New Roman" w:hAnsi="Arial" w:cs="Arial"/>
          <w:color w:val="242729"/>
          <w:sz w:val="23"/>
          <w:szCs w:val="23"/>
        </w:rPr>
        <w:t>---</w:t>
      </w:r>
      <w:r w:rsidRPr="00030674">
        <w:rPr>
          <w:rFonts w:ascii="Arial" w:eastAsia="Times New Roman" w:hAnsi="Arial" w:cs="Arial"/>
          <w:color w:val="242729"/>
          <w:sz w:val="14"/>
          <w:szCs w:val="23"/>
        </w:rPr>
        <w:t>Thanks, saved a lot of my time – punov Jan 25 '16 at 10:26</w:t>
      </w:r>
    </w:p>
    <w:p w:rsidR="00030674" w:rsidRDefault="00030674" w:rsidP="00030674">
      <w:pPr>
        <w:shd w:val="clear" w:color="auto" w:fill="FFFFFF"/>
        <w:spacing w:after="0" w:line="240" w:lineRule="auto"/>
        <w:textAlignment w:val="baseline"/>
        <w:rPr>
          <w:rFonts w:ascii="Arial" w:eastAsia="Times New Roman" w:hAnsi="Arial" w:cs="Arial"/>
          <w:color w:val="242729"/>
          <w:sz w:val="14"/>
          <w:szCs w:val="23"/>
        </w:rPr>
      </w:pPr>
      <w:r w:rsidRPr="00030674">
        <w:rPr>
          <w:rFonts w:ascii="Arial" w:eastAsia="Times New Roman" w:hAnsi="Arial" w:cs="Arial"/>
          <w:color w:val="242729"/>
          <w:sz w:val="14"/>
          <w:szCs w:val="23"/>
        </w:rPr>
        <w:t>that fixed all the issue, thank you. – kawashita86 Mar 7 '16 at 13:26</w:t>
      </w:r>
    </w:p>
    <w:p w:rsidR="00030674" w:rsidRPr="00030674" w:rsidRDefault="00030674" w:rsidP="00030674">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14"/>
          <w:szCs w:val="23"/>
        </w:rPr>
        <w:t>-</w:t>
      </w:r>
      <w:r w:rsidRPr="00030674">
        <w:rPr>
          <w:rFonts w:ascii="Arial" w:hAnsi="Arial" w:cs="Arial"/>
          <w:color w:val="242729"/>
          <w:sz w:val="14"/>
          <w:szCs w:val="23"/>
        </w:rPr>
        <w:sym w:font="Wingdings" w:char="F0E0"/>
      </w:r>
      <w:r w:rsidRPr="00030674">
        <w:rPr>
          <w:rFonts w:ascii="Arial" w:hAnsi="Arial" w:cs="Arial"/>
          <w:color w:val="242729"/>
          <w:sz w:val="23"/>
          <w:szCs w:val="23"/>
        </w:rPr>
        <w:t>Since docker-compose 1.4 you can set the client API version, you don't have to downgrade the client or upgrade the server.</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You do not have to set a specific API version either, you can set the environment variable </w:t>
      </w:r>
      <w:r w:rsidRPr="00030674">
        <w:rPr>
          <w:rFonts w:ascii="Consolas" w:eastAsia="Times New Roman" w:hAnsi="Consolas" w:cs="Courier New"/>
          <w:color w:val="242729"/>
          <w:sz w:val="20"/>
          <w:szCs w:val="20"/>
          <w:bdr w:val="none" w:sz="0" w:space="0" w:color="auto" w:frame="1"/>
          <w:shd w:val="clear" w:color="auto" w:fill="EFF0F1"/>
        </w:rPr>
        <w:t>COMPOSE_API_VERSION=auto</w:t>
      </w:r>
      <w:r w:rsidRPr="00030674">
        <w:rPr>
          <w:rFonts w:ascii="Arial" w:eastAsia="Times New Roman" w:hAnsi="Arial" w:cs="Arial"/>
          <w:color w:val="242729"/>
          <w:sz w:val="23"/>
          <w:szCs w:val="23"/>
        </w:rPr>
        <w:t> to have it auto-detect the client version</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4"/>
          <w:szCs w:val="23"/>
        </w:rPr>
      </w:pPr>
    </w:p>
    <w:p w:rsidR="00030674" w:rsidRPr="00030674" w:rsidRDefault="00030674" w:rsidP="00030674">
      <w:pPr>
        <w:pStyle w:val="Heading1"/>
        <w:shd w:val="clear" w:color="auto" w:fill="FFFFFF"/>
        <w:spacing w:before="0" w:beforeAutospacing="0" w:after="0" w:afterAutospacing="0"/>
        <w:textAlignment w:val="baseline"/>
        <w:rPr>
          <w:rFonts w:ascii="Arial" w:hAnsi="Arial" w:cs="Arial"/>
          <w:color w:val="242729"/>
          <w:sz w:val="28"/>
          <w:szCs w:val="33"/>
        </w:rPr>
      </w:pPr>
      <w:r w:rsidRPr="00030674">
        <w:rPr>
          <w:rFonts w:ascii="Arial" w:hAnsi="Arial" w:cs="Arial"/>
          <w:color w:val="242729"/>
          <w:sz w:val="14"/>
          <w:szCs w:val="23"/>
          <w:highlight w:val="yellow"/>
        </w:rPr>
        <w:t>29.)</w:t>
      </w:r>
      <w:r w:rsidRPr="00030674">
        <w:rPr>
          <w:rFonts w:ascii="Arial" w:hAnsi="Arial" w:cs="Arial"/>
          <w:color w:val="242729"/>
          <w:sz w:val="28"/>
          <w:szCs w:val="33"/>
          <w:highlight w:val="yellow"/>
        </w:rPr>
        <w:t xml:space="preserve"> </w:t>
      </w:r>
      <w:hyperlink r:id="rId163" w:history="1">
        <w:r w:rsidRPr="00030674">
          <w:rPr>
            <w:rStyle w:val="Hyperlink"/>
            <w:rFonts w:ascii="inherit" w:hAnsi="inherit" w:cs="Arial"/>
            <w:b w:val="0"/>
            <w:bCs w:val="0"/>
            <w:color w:val="242729"/>
            <w:sz w:val="32"/>
            <w:szCs w:val="36"/>
            <w:highlight w:val="yellow"/>
            <w:bdr w:val="none" w:sz="0" w:space="0" w:color="auto" w:frame="1"/>
          </w:rPr>
          <w:t>How to create a DB for MongoDB container on start up?</w:t>
        </w:r>
      </w:hyperlink>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 am working with Docker and I have a stack with PHP, MySQL, Apache and Redis. I need to add MongoDB now so I was checking the </w:t>
      </w:r>
      <w:hyperlink r:id="rId164" w:history="1">
        <w:r w:rsidRPr="00030674">
          <w:rPr>
            <w:rFonts w:ascii="inherit" w:eastAsia="Times New Roman" w:hAnsi="inherit" w:cs="Arial"/>
            <w:color w:val="005999"/>
            <w:sz w:val="23"/>
            <w:szCs w:val="23"/>
            <w:u w:val="single"/>
            <w:bdr w:val="none" w:sz="0" w:space="0" w:color="auto" w:frame="1"/>
          </w:rPr>
          <w:t>Dockerfile</w:t>
        </w:r>
      </w:hyperlink>
      <w:r w:rsidRPr="00030674">
        <w:rPr>
          <w:rFonts w:ascii="Arial" w:eastAsia="Times New Roman" w:hAnsi="Arial" w:cs="Arial"/>
          <w:color w:val="242729"/>
          <w:sz w:val="23"/>
          <w:szCs w:val="23"/>
        </w:rPr>
        <w:t> for the latest version and also </w:t>
      </w:r>
      <w:hyperlink r:id="rId165" w:history="1">
        <w:r w:rsidRPr="00030674">
          <w:rPr>
            <w:rFonts w:ascii="inherit" w:eastAsia="Times New Roman" w:hAnsi="inherit" w:cs="Arial"/>
            <w:color w:val="005999"/>
            <w:sz w:val="23"/>
            <w:szCs w:val="23"/>
            <w:u w:val="single"/>
            <w:bdr w:val="none" w:sz="0" w:space="0" w:color="auto" w:frame="1"/>
          </w:rPr>
          <w:t>the docker-entrypoint.sh</w:t>
        </w:r>
      </w:hyperlink>
      <w:r w:rsidRPr="00030674">
        <w:rPr>
          <w:rFonts w:ascii="Arial" w:eastAsia="Times New Roman" w:hAnsi="Arial" w:cs="Arial"/>
          <w:color w:val="242729"/>
          <w:sz w:val="23"/>
          <w:szCs w:val="23"/>
        </w:rPr>
        <w:t> file from the </w:t>
      </w:r>
      <w:hyperlink r:id="rId166" w:history="1">
        <w:r w:rsidRPr="00030674">
          <w:rPr>
            <w:rFonts w:ascii="inherit" w:eastAsia="Times New Roman" w:hAnsi="inherit" w:cs="Arial"/>
            <w:color w:val="005999"/>
            <w:sz w:val="23"/>
            <w:szCs w:val="23"/>
            <w:u w:val="single"/>
            <w:bdr w:val="none" w:sz="0" w:space="0" w:color="auto" w:frame="1"/>
          </w:rPr>
          <w:t>MongoDB Dockerhub</w:t>
        </w:r>
      </w:hyperlink>
      <w:r w:rsidRPr="00030674">
        <w:rPr>
          <w:rFonts w:ascii="Arial" w:eastAsia="Times New Roman" w:hAnsi="Arial" w:cs="Arial"/>
          <w:color w:val="242729"/>
          <w:sz w:val="23"/>
          <w:szCs w:val="23"/>
        </w:rPr>
        <w:t> but I couldn't find a way to setup a default DB, admin user/password and possibly auth method for the container from a </w:t>
      </w:r>
      <w:r w:rsidRPr="00030674">
        <w:rPr>
          <w:rFonts w:ascii="Consolas" w:eastAsia="Times New Roman" w:hAnsi="Consolas" w:cs="Courier New"/>
          <w:color w:val="242729"/>
          <w:sz w:val="20"/>
          <w:szCs w:val="20"/>
          <w:bdr w:val="none" w:sz="0" w:space="0" w:color="auto" w:frame="1"/>
          <w:shd w:val="clear" w:color="auto" w:fill="EFF0F1"/>
        </w:rPr>
        <w:t>docker-compose.yml</w:t>
      </w:r>
      <w:r w:rsidRPr="00030674">
        <w:rPr>
          <w:rFonts w:ascii="Arial" w:eastAsia="Times New Roman" w:hAnsi="Arial" w:cs="Arial"/>
          <w:color w:val="242729"/>
          <w:sz w:val="23"/>
          <w:szCs w:val="23"/>
        </w:rPr>
        <w:t> file.</w:t>
      </w:r>
    </w:p>
    <w:p w:rsidR="00030674" w:rsidRPr="00030674" w:rsidRDefault="00030674" w:rsidP="00030674">
      <w:pPr>
        <w:shd w:val="clear" w:color="auto" w:fill="FFFFFF"/>
        <w:spacing w:after="24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In MySQL you can setup some ENV variables as for example:</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lastRenderedPageBreak/>
        <w:t>db:</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image: mysql:</w:t>
      </w:r>
      <w:r w:rsidRPr="00030674">
        <w:rPr>
          <w:rFonts w:ascii="inherit" w:eastAsia="Times New Roman" w:hAnsi="inherit" w:cs="Courier New"/>
          <w:color w:val="7D2727"/>
          <w:sz w:val="20"/>
          <w:szCs w:val="20"/>
          <w:bdr w:val="none" w:sz="0" w:space="0" w:color="auto" w:frame="1"/>
          <w:shd w:val="clear" w:color="auto" w:fill="EFF0F1"/>
        </w:rPr>
        <w:t>5.7</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env_file: .env</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environment:</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MYSQL_ROOT_PASSWORD: ${MYSQL_ROOT_PASSWORD}</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MYSQL_DATABASE: ${MYSQL_DATABASE}</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030674">
        <w:rPr>
          <w:rFonts w:ascii="inherit" w:eastAsia="Times New Roman" w:hAnsi="inherit" w:cs="Courier New"/>
          <w:color w:val="303336"/>
          <w:sz w:val="20"/>
          <w:szCs w:val="20"/>
          <w:bdr w:val="none" w:sz="0" w:space="0" w:color="auto" w:frame="1"/>
          <w:shd w:val="clear" w:color="auto" w:fill="EFF0F1"/>
        </w:rPr>
        <w:t xml:space="preserve">      MYSQL_USER: ${MYSQL_USER}</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030674">
        <w:rPr>
          <w:rFonts w:ascii="inherit" w:eastAsia="Times New Roman" w:hAnsi="inherit" w:cs="Courier New"/>
          <w:color w:val="303336"/>
          <w:sz w:val="20"/>
          <w:szCs w:val="20"/>
          <w:bdr w:val="none" w:sz="0" w:space="0" w:color="auto" w:frame="1"/>
          <w:shd w:val="clear" w:color="auto" w:fill="EFF0F1"/>
        </w:rPr>
        <w:t xml:space="preserve">      MYSQL_PASSWORD: ${MYSQL_PASSWORD}</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And this will setup the DB and the user/password as the </w:t>
      </w:r>
      <w:r w:rsidRPr="00030674">
        <w:rPr>
          <w:rFonts w:ascii="Consolas" w:eastAsia="Times New Roman" w:hAnsi="Consolas" w:cs="Courier New"/>
          <w:color w:val="242729"/>
          <w:sz w:val="20"/>
          <w:szCs w:val="20"/>
          <w:bdr w:val="none" w:sz="0" w:space="0" w:color="auto" w:frame="1"/>
          <w:shd w:val="clear" w:color="auto" w:fill="EFF0F1"/>
        </w:rPr>
        <w:t>root</w:t>
      </w:r>
      <w:r w:rsidRPr="00030674">
        <w:rPr>
          <w:rFonts w:ascii="Arial" w:eastAsia="Times New Roman" w:hAnsi="Arial" w:cs="Arial"/>
          <w:color w:val="242729"/>
          <w:sz w:val="23"/>
          <w:szCs w:val="23"/>
        </w:rPr>
        <w:t> password.</w:t>
      </w:r>
    </w:p>
    <w:p w:rsidR="00030674" w:rsidRPr="00030674" w:rsidRDefault="00030674" w:rsidP="00030674">
      <w:pPr>
        <w:shd w:val="clear" w:color="auto" w:fill="FFFFFF"/>
        <w:spacing w:after="240" w:line="240" w:lineRule="auto"/>
        <w:textAlignment w:val="baseline"/>
        <w:rPr>
          <w:rFonts w:ascii="Arial" w:eastAsia="Times New Roman" w:hAnsi="Arial" w:cs="Arial"/>
          <w:color w:val="242729"/>
          <w:sz w:val="23"/>
          <w:szCs w:val="23"/>
        </w:rPr>
      </w:pPr>
      <w:r w:rsidRPr="00030674">
        <w:rPr>
          <w:rFonts w:ascii="Arial" w:eastAsia="Times New Roman" w:hAnsi="Arial" w:cs="Arial"/>
          <w:color w:val="242729"/>
          <w:sz w:val="23"/>
          <w:szCs w:val="23"/>
        </w:rPr>
        <w:t>Is there any way to achieve the same with MongoDB? Anyone has some experience or workaround?</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8"/>
          <w:szCs w:val="23"/>
        </w:rPr>
        <w:t>-</w:t>
      </w:r>
      <w:r w:rsidRPr="00030674">
        <w:rPr>
          <w:rFonts w:ascii="Arial" w:eastAsia="Times New Roman" w:hAnsi="Arial" w:cs="Arial"/>
          <w:color w:val="242729"/>
          <w:sz w:val="18"/>
          <w:szCs w:val="23"/>
        </w:rPr>
        <w:sym w:font="Wingdings" w:char="F0E0"/>
      </w:r>
      <w:r w:rsidRPr="00030674">
        <w:rPr>
          <w:rFonts w:ascii="Arial" w:eastAsia="Times New Roman" w:hAnsi="Arial" w:cs="Arial"/>
          <w:color w:val="242729"/>
          <w:sz w:val="16"/>
          <w:szCs w:val="23"/>
        </w:rPr>
        <w:t>an you create a container based on mysql and set it up as you want and then use it? – Valentin Mar 20 at 21:17</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@Valentin of course I can but what is your point? – ReynierPM Mar 20 at 22:43</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4C2860"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My point is, that you can set up a default DB, admin user/password and possibly auth method in dockerfile using variables and then pass them in compose file – Valentin Mar 20 at 22:53</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030674">
        <w:rPr>
          <w:rFonts w:ascii="Arial" w:eastAsia="Times New Roman" w:hAnsi="Arial" w:cs="Arial"/>
          <w:color w:val="242729"/>
          <w:sz w:val="16"/>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030674" w:rsidRPr="00030674" w:rsidTr="00030674">
        <w:tc>
          <w:tcPr>
            <w:tcW w:w="0" w:type="auto"/>
            <w:tcBorders>
              <w:top w:val="nil"/>
              <w:left w:val="nil"/>
              <w:bottom w:val="nil"/>
              <w:right w:val="nil"/>
            </w:tcBorders>
            <w:shd w:val="clear" w:color="auto" w:fill="FFFFFF"/>
            <w:tcMar>
              <w:top w:w="0" w:type="dxa"/>
              <w:left w:w="0" w:type="dxa"/>
              <w:bottom w:w="0" w:type="dxa"/>
              <w:right w:w="225" w:type="dxa"/>
            </w:tcMar>
            <w:hideMark/>
          </w:tcPr>
          <w:p w:rsidR="00030674" w:rsidRPr="00030674" w:rsidRDefault="00030674" w:rsidP="00030674">
            <w:pPr>
              <w:spacing w:after="0" w:line="240" w:lineRule="auto"/>
              <w:jc w:val="center"/>
              <w:textAlignment w:val="baseline"/>
              <w:rPr>
                <w:rFonts w:ascii="inherit" w:eastAsia="Times New Roman" w:hAnsi="inherit" w:cs="Arial"/>
                <w:color w:val="242729"/>
                <w:sz w:val="20"/>
                <w:szCs w:val="20"/>
              </w:rPr>
            </w:pPr>
            <w:r w:rsidRPr="00030674">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030674" w:rsidRPr="00030674" w:rsidRDefault="00030674" w:rsidP="00030674">
            <w:pPr>
              <w:spacing w:after="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The </w:t>
            </w:r>
            <w:hyperlink r:id="rId167" w:history="1">
              <w:r w:rsidRPr="00030674">
                <w:rPr>
                  <w:rFonts w:ascii="inherit" w:eastAsia="Times New Roman" w:hAnsi="inherit" w:cs="Arial"/>
                  <w:color w:val="005999"/>
                  <w:sz w:val="17"/>
                  <w:szCs w:val="23"/>
                  <w:bdr w:val="none" w:sz="0" w:space="0" w:color="auto" w:frame="1"/>
                </w:rPr>
                <w:t>official mongo image</w:t>
              </w:r>
            </w:hyperlink>
            <w:r w:rsidRPr="00030674">
              <w:rPr>
                <w:rFonts w:ascii="inherit" w:eastAsia="Times New Roman" w:hAnsi="inherit" w:cs="Arial"/>
                <w:color w:val="242729"/>
                <w:sz w:val="17"/>
                <w:szCs w:val="23"/>
              </w:rPr>
              <w:t> has </w:t>
            </w:r>
            <w:hyperlink r:id="rId168" w:history="1">
              <w:r w:rsidRPr="00030674">
                <w:rPr>
                  <w:rFonts w:ascii="inherit" w:eastAsia="Times New Roman" w:hAnsi="inherit" w:cs="Arial"/>
                  <w:color w:val="005999"/>
                  <w:sz w:val="17"/>
                  <w:szCs w:val="23"/>
                  <w:bdr w:val="none" w:sz="0" w:space="0" w:color="auto" w:frame="1"/>
                </w:rPr>
                <w:t>merged a PR to include the functionality</w:t>
              </w:r>
            </w:hyperlink>
            <w:r w:rsidRPr="00030674">
              <w:rPr>
                <w:rFonts w:ascii="inherit" w:eastAsia="Times New Roman" w:hAnsi="inherit" w:cs="Arial"/>
                <w:color w:val="242729"/>
                <w:sz w:val="17"/>
                <w:szCs w:val="23"/>
              </w:rPr>
              <w:t> to create users and databases.</w:t>
            </w:r>
          </w:p>
          <w:p w:rsidR="00030674" w:rsidRPr="00030674" w:rsidRDefault="00030674" w:rsidP="00030674">
            <w:pPr>
              <w:spacing w:after="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The database initialisation will run when there is nothing populated in the </w:t>
            </w:r>
            <w:r w:rsidRPr="00030674">
              <w:rPr>
                <w:rFonts w:ascii="Consolas" w:eastAsia="Times New Roman" w:hAnsi="Consolas" w:cs="Courier New"/>
                <w:color w:val="242729"/>
                <w:sz w:val="17"/>
                <w:szCs w:val="20"/>
                <w:bdr w:val="none" w:sz="0" w:space="0" w:color="auto" w:frame="1"/>
                <w:shd w:val="clear" w:color="auto" w:fill="EFF0F1"/>
              </w:rPr>
              <w:t>/data/db</w:t>
            </w:r>
            <w:r w:rsidRPr="00030674">
              <w:rPr>
                <w:rFonts w:ascii="inherit" w:eastAsia="Times New Roman" w:hAnsi="inherit" w:cs="Arial"/>
                <w:color w:val="242729"/>
                <w:sz w:val="17"/>
                <w:szCs w:val="23"/>
              </w:rPr>
              <w:t> directory.</w:t>
            </w:r>
          </w:p>
          <w:p w:rsidR="00030674" w:rsidRPr="00030674" w:rsidRDefault="00030674" w:rsidP="00030674">
            <w:pPr>
              <w:spacing w:after="240" w:line="240" w:lineRule="auto"/>
              <w:textAlignment w:val="baseline"/>
              <w:outlineLvl w:val="2"/>
              <w:rPr>
                <w:rFonts w:ascii="inherit" w:eastAsia="Times New Roman" w:hAnsi="inherit" w:cs="Arial"/>
                <w:color w:val="242729"/>
                <w:sz w:val="17"/>
                <w:szCs w:val="26"/>
              </w:rPr>
            </w:pPr>
            <w:r w:rsidRPr="00030674">
              <w:rPr>
                <w:rFonts w:ascii="inherit" w:eastAsia="Times New Roman" w:hAnsi="inherit" w:cs="Arial"/>
                <w:color w:val="242729"/>
                <w:sz w:val="17"/>
                <w:szCs w:val="26"/>
              </w:rPr>
              <w:t>Admin User Setup</w:t>
            </w:r>
          </w:p>
          <w:p w:rsidR="00030674" w:rsidRPr="00030674" w:rsidRDefault="00030674" w:rsidP="00030674">
            <w:pPr>
              <w:spacing w:after="24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The environment variables to control "root" user setup are</w:t>
            </w:r>
          </w:p>
          <w:p w:rsidR="00030674" w:rsidRPr="00030674" w:rsidRDefault="00030674" w:rsidP="00030674">
            <w:pPr>
              <w:numPr>
                <w:ilvl w:val="0"/>
                <w:numId w:val="21"/>
              </w:numPr>
              <w:spacing w:after="0" w:line="240" w:lineRule="auto"/>
              <w:ind w:left="450"/>
              <w:textAlignment w:val="baseline"/>
              <w:rPr>
                <w:rFonts w:ascii="inherit" w:eastAsia="Times New Roman" w:hAnsi="inherit" w:cs="Arial"/>
                <w:color w:val="242729"/>
                <w:sz w:val="17"/>
                <w:szCs w:val="23"/>
              </w:rPr>
            </w:pPr>
            <w:r w:rsidRPr="00030674">
              <w:rPr>
                <w:rFonts w:ascii="Consolas" w:eastAsia="Times New Roman" w:hAnsi="Consolas" w:cs="Courier New"/>
                <w:color w:val="242729"/>
                <w:sz w:val="17"/>
                <w:szCs w:val="20"/>
                <w:bdr w:val="none" w:sz="0" w:space="0" w:color="auto" w:frame="1"/>
                <w:shd w:val="clear" w:color="auto" w:fill="EFF0F1"/>
              </w:rPr>
              <w:t>MONGO_INITDB_ROOT_USERNAME</w:t>
            </w:r>
          </w:p>
          <w:p w:rsidR="00030674" w:rsidRPr="00030674" w:rsidRDefault="00030674" w:rsidP="00030674">
            <w:pPr>
              <w:numPr>
                <w:ilvl w:val="0"/>
                <w:numId w:val="21"/>
              </w:numPr>
              <w:spacing w:after="0" w:line="240" w:lineRule="auto"/>
              <w:ind w:left="450"/>
              <w:textAlignment w:val="baseline"/>
              <w:rPr>
                <w:rFonts w:ascii="inherit" w:eastAsia="Times New Roman" w:hAnsi="inherit" w:cs="Arial"/>
                <w:color w:val="242729"/>
                <w:sz w:val="17"/>
                <w:szCs w:val="23"/>
              </w:rPr>
            </w:pPr>
            <w:r w:rsidRPr="00030674">
              <w:rPr>
                <w:rFonts w:ascii="Consolas" w:eastAsia="Times New Roman" w:hAnsi="Consolas" w:cs="Courier New"/>
                <w:color w:val="242729"/>
                <w:sz w:val="17"/>
                <w:szCs w:val="20"/>
                <w:bdr w:val="none" w:sz="0" w:space="0" w:color="auto" w:frame="1"/>
                <w:shd w:val="clear" w:color="auto" w:fill="EFF0F1"/>
              </w:rPr>
              <w:t>MONGO_INITDB_ROOT_PASSWORD</w:t>
            </w:r>
          </w:p>
          <w:p w:rsidR="00030674" w:rsidRPr="00030674" w:rsidRDefault="00030674" w:rsidP="00030674">
            <w:pPr>
              <w:spacing w:after="24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Example</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7"/>
                <w:szCs w:val="20"/>
                <w:bdr w:val="none" w:sz="0" w:space="0" w:color="auto" w:frame="1"/>
                <w:shd w:val="clear" w:color="auto" w:fill="EFF0F1"/>
              </w:rPr>
            </w:pPr>
            <w:r w:rsidRPr="00030674">
              <w:rPr>
                <w:rFonts w:ascii="inherit" w:eastAsia="Times New Roman" w:hAnsi="inherit" w:cs="Courier New"/>
                <w:color w:val="303336"/>
                <w:sz w:val="17"/>
                <w:szCs w:val="20"/>
                <w:bdr w:val="none" w:sz="0" w:space="0" w:color="auto" w:frame="1"/>
                <w:shd w:val="clear" w:color="auto" w:fill="EFF0F1"/>
              </w:rPr>
              <w:t>docker run -d \</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7"/>
                <w:szCs w:val="20"/>
                <w:bdr w:val="none" w:sz="0" w:space="0" w:color="auto" w:frame="1"/>
                <w:shd w:val="clear" w:color="auto" w:fill="EFF0F1"/>
              </w:rPr>
            </w:pPr>
            <w:r w:rsidRPr="00030674">
              <w:rPr>
                <w:rFonts w:ascii="inherit" w:eastAsia="Times New Roman" w:hAnsi="inherit" w:cs="Courier New"/>
                <w:color w:val="303336"/>
                <w:sz w:val="17"/>
                <w:szCs w:val="20"/>
                <w:bdr w:val="none" w:sz="0" w:space="0" w:color="auto" w:frame="1"/>
                <w:shd w:val="clear" w:color="auto" w:fill="EFF0F1"/>
              </w:rPr>
              <w:t xml:space="preserve">  -e MONGO_INITDB_ROOT_USERNAME=admin \</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7"/>
                <w:szCs w:val="20"/>
                <w:bdr w:val="none" w:sz="0" w:space="0" w:color="auto" w:frame="1"/>
                <w:shd w:val="clear" w:color="auto" w:fill="EFF0F1"/>
              </w:rPr>
            </w:pPr>
            <w:r w:rsidRPr="00030674">
              <w:rPr>
                <w:rFonts w:ascii="inherit" w:eastAsia="Times New Roman" w:hAnsi="inherit" w:cs="Courier New"/>
                <w:color w:val="303336"/>
                <w:sz w:val="17"/>
                <w:szCs w:val="20"/>
                <w:bdr w:val="none" w:sz="0" w:space="0" w:color="auto" w:frame="1"/>
                <w:shd w:val="clear" w:color="auto" w:fill="EFF0F1"/>
              </w:rPr>
              <w:t xml:space="preserve">  -e MONGO_INITDB_ROOT_PASSWORD=password \</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7"/>
                <w:szCs w:val="20"/>
              </w:rPr>
            </w:pPr>
            <w:r w:rsidRPr="00030674">
              <w:rPr>
                <w:rFonts w:ascii="inherit" w:eastAsia="Times New Roman" w:hAnsi="inherit" w:cs="Courier New"/>
                <w:color w:val="303336"/>
                <w:sz w:val="17"/>
                <w:szCs w:val="20"/>
                <w:bdr w:val="none" w:sz="0" w:space="0" w:color="auto" w:frame="1"/>
                <w:shd w:val="clear" w:color="auto" w:fill="EFF0F1"/>
              </w:rPr>
              <w:t xml:space="preserve">  mongod</w:t>
            </w:r>
          </w:p>
          <w:p w:rsidR="00030674" w:rsidRPr="00030674" w:rsidRDefault="00030674" w:rsidP="00030674">
            <w:pPr>
              <w:spacing w:after="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You don't need to/can't use </w:t>
            </w:r>
            <w:r w:rsidRPr="00030674">
              <w:rPr>
                <w:rFonts w:ascii="Consolas" w:eastAsia="Times New Roman" w:hAnsi="Consolas" w:cs="Courier New"/>
                <w:color w:val="242729"/>
                <w:sz w:val="17"/>
                <w:szCs w:val="20"/>
                <w:bdr w:val="none" w:sz="0" w:space="0" w:color="auto" w:frame="1"/>
                <w:shd w:val="clear" w:color="auto" w:fill="EFF0F1"/>
              </w:rPr>
              <w:t>--auth</w:t>
            </w:r>
            <w:r w:rsidRPr="00030674">
              <w:rPr>
                <w:rFonts w:ascii="inherit" w:eastAsia="Times New Roman" w:hAnsi="inherit" w:cs="Arial"/>
                <w:color w:val="242729"/>
                <w:sz w:val="17"/>
                <w:szCs w:val="23"/>
              </w:rPr>
              <w:t> on the command line as the docker entrypoint.sh script adds this in when the environment variables exist.</w:t>
            </w:r>
          </w:p>
          <w:p w:rsidR="00030674" w:rsidRPr="00030674" w:rsidRDefault="00030674" w:rsidP="00030674">
            <w:pPr>
              <w:spacing w:after="240" w:line="240" w:lineRule="auto"/>
              <w:textAlignment w:val="baseline"/>
              <w:outlineLvl w:val="2"/>
              <w:rPr>
                <w:rFonts w:ascii="inherit" w:eastAsia="Times New Roman" w:hAnsi="inherit" w:cs="Arial"/>
                <w:color w:val="242729"/>
                <w:sz w:val="17"/>
                <w:szCs w:val="26"/>
              </w:rPr>
            </w:pPr>
            <w:r w:rsidRPr="00030674">
              <w:rPr>
                <w:rFonts w:ascii="inherit" w:eastAsia="Times New Roman" w:hAnsi="inherit" w:cs="Arial"/>
                <w:color w:val="242729"/>
                <w:sz w:val="17"/>
                <w:szCs w:val="26"/>
              </w:rPr>
              <w:t>Other Custom Setup</w:t>
            </w:r>
          </w:p>
          <w:p w:rsidR="00030674" w:rsidRPr="00030674" w:rsidRDefault="00030674" w:rsidP="00030674">
            <w:pPr>
              <w:spacing w:after="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The container also provides a path to deploy custom </w:t>
            </w:r>
            <w:r w:rsidRPr="00030674">
              <w:rPr>
                <w:rFonts w:ascii="Consolas" w:eastAsia="Times New Roman" w:hAnsi="Consolas" w:cs="Courier New"/>
                <w:color w:val="242729"/>
                <w:sz w:val="17"/>
                <w:szCs w:val="20"/>
                <w:bdr w:val="none" w:sz="0" w:space="0" w:color="auto" w:frame="1"/>
                <w:shd w:val="clear" w:color="auto" w:fill="EFF0F1"/>
              </w:rPr>
              <w:t>.js</w:t>
            </w:r>
            <w:r w:rsidRPr="00030674">
              <w:rPr>
                <w:rFonts w:ascii="inherit" w:eastAsia="Times New Roman" w:hAnsi="inherit" w:cs="Arial"/>
                <w:color w:val="242729"/>
                <w:sz w:val="17"/>
                <w:szCs w:val="23"/>
              </w:rPr>
              <w:t> or </w:t>
            </w:r>
            <w:r w:rsidRPr="00030674">
              <w:rPr>
                <w:rFonts w:ascii="Consolas" w:eastAsia="Times New Roman" w:hAnsi="Consolas" w:cs="Courier New"/>
                <w:color w:val="242729"/>
                <w:sz w:val="17"/>
                <w:szCs w:val="20"/>
                <w:bdr w:val="none" w:sz="0" w:space="0" w:color="auto" w:frame="1"/>
                <w:shd w:val="clear" w:color="auto" w:fill="EFF0F1"/>
              </w:rPr>
              <w:t>.sh</w:t>
            </w:r>
            <w:r w:rsidRPr="00030674">
              <w:rPr>
                <w:rFonts w:ascii="inherit" w:eastAsia="Times New Roman" w:hAnsi="inherit" w:cs="Arial"/>
                <w:color w:val="242729"/>
                <w:sz w:val="17"/>
                <w:szCs w:val="23"/>
              </w:rPr>
              <w:t> setup scripts that will be run once on database initialisation. </w:t>
            </w:r>
            <w:r w:rsidRPr="00030674">
              <w:rPr>
                <w:rFonts w:ascii="Consolas" w:eastAsia="Times New Roman" w:hAnsi="Consolas" w:cs="Courier New"/>
                <w:color w:val="242729"/>
                <w:sz w:val="17"/>
                <w:szCs w:val="20"/>
                <w:bdr w:val="none" w:sz="0" w:space="0" w:color="auto" w:frame="1"/>
                <w:shd w:val="clear" w:color="auto" w:fill="EFF0F1"/>
              </w:rPr>
              <w:t>.js</w:t>
            </w:r>
            <w:r w:rsidRPr="00030674">
              <w:rPr>
                <w:rFonts w:ascii="inherit" w:eastAsia="Times New Roman" w:hAnsi="inherit" w:cs="Arial"/>
                <w:color w:val="242729"/>
                <w:sz w:val="17"/>
                <w:szCs w:val="23"/>
              </w:rPr>
              <w:t> scripts will be run against </w:t>
            </w:r>
            <w:r w:rsidRPr="00030674">
              <w:rPr>
                <w:rFonts w:ascii="Consolas" w:eastAsia="Times New Roman" w:hAnsi="Consolas" w:cs="Courier New"/>
                <w:color w:val="242729"/>
                <w:sz w:val="17"/>
                <w:szCs w:val="20"/>
                <w:bdr w:val="none" w:sz="0" w:space="0" w:color="auto" w:frame="1"/>
                <w:shd w:val="clear" w:color="auto" w:fill="EFF0F1"/>
              </w:rPr>
              <w:t>test</w:t>
            </w:r>
            <w:r w:rsidRPr="00030674">
              <w:rPr>
                <w:rFonts w:ascii="inherit" w:eastAsia="Times New Roman" w:hAnsi="inherit" w:cs="Arial"/>
                <w:color w:val="242729"/>
                <w:sz w:val="17"/>
                <w:szCs w:val="23"/>
              </w:rPr>
              <w:t> by default or </w:t>
            </w:r>
            <w:r w:rsidRPr="00030674">
              <w:rPr>
                <w:rFonts w:ascii="Consolas" w:eastAsia="Times New Roman" w:hAnsi="Consolas" w:cs="Courier New"/>
                <w:color w:val="242729"/>
                <w:sz w:val="17"/>
                <w:szCs w:val="20"/>
                <w:bdr w:val="none" w:sz="0" w:space="0" w:color="auto" w:frame="1"/>
                <w:shd w:val="clear" w:color="auto" w:fill="EFF0F1"/>
              </w:rPr>
              <w:t>MONGO_INITDB_DATABASE</w:t>
            </w:r>
            <w:r w:rsidRPr="00030674">
              <w:rPr>
                <w:rFonts w:ascii="inherit" w:eastAsia="Times New Roman" w:hAnsi="inherit" w:cs="Arial"/>
                <w:color w:val="242729"/>
                <w:sz w:val="17"/>
                <w:szCs w:val="23"/>
              </w:rPr>
              <w:t> if defined in the environment.</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7"/>
                <w:szCs w:val="20"/>
              </w:rPr>
            </w:pPr>
            <w:r w:rsidRPr="00030674">
              <w:rPr>
                <w:rFonts w:ascii="inherit" w:eastAsia="Times New Roman" w:hAnsi="inherit" w:cs="Courier New"/>
                <w:color w:val="303336"/>
                <w:sz w:val="17"/>
                <w:szCs w:val="20"/>
                <w:bdr w:val="none" w:sz="0" w:space="0" w:color="auto" w:frame="1"/>
                <w:shd w:val="clear" w:color="auto" w:fill="EFF0F1"/>
              </w:rPr>
              <w:t>COPY mysetup.sh /docker-entrypoint-initdb.d/</w:t>
            </w:r>
          </w:p>
          <w:p w:rsidR="00030674" w:rsidRPr="00030674" w:rsidRDefault="00030674" w:rsidP="00030674">
            <w:pPr>
              <w:spacing w:after="240" w:line="240" w:lineRule="auto"/>
              <w:textAlignment w:val="baseline"/>
              <w:rPr>
                <w:rFonts w:ascii="inherit" w:eastAsia="Times New Roman" w:hAnsi="inherit" w:cs="Arial"/>
                <w:color w:val="242729"/>
                <w:sz w:val="17"/>
                <w:szCs w:val="23"/>
              </w:rPr>
            </w:pPr>
            <w:r w:rsidRPr="00030674">
              <w:rPr>
                <w:rFonts w:ascii="inherit" w:eastAsia="Times New Roman" w:hAnsi="inherit" w:cs="Arial"/>
                <w:color w:val="242729"/>
                <w:sz w:val="17"/>
                <w:szCs w:val="23"/>
              </w:rPr>
              <w:t>or</w:t>
            </w:r>
          </w:p>
          <w:p w:rsidR="00030674" w:rsidRPr="00030674" w:rsidRDefault="00030674" w:rsidP="0003067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textAlignment w:val="baseline"/>
              <w:rPr>
                <w:rFonts w:ascii="Consolas" w:eastAsia="Times New Roman" w:hAnsi="Consolas" w:cs="Courier New"/>
                <w:color w:val="393318"/>
                <w:sz w:val="17"/>
                <w:szCs w:val="20"/>
              </w:rPr>
            </w:pPr>
            <w:r w:rsidRPr="00030674">
              <w:rPr>
                <w:rFonts w:ascii="inherit" w:eastAsia="Times New Roman" w:hAnsi="inherit" w:cs="Courier New"/>
                <w:color w:val="303336"/>
                <w:sz w:val="17"/>
                <w:szCs w:val="20"/>
                <w:bdr w:val="none" w:sz="0" w:space="0" w:color="auto" w:frame="1"/>
                <w:shd w:val="clear" w:color="auto" w:fill="EFF0F1"/>
              </w:rPr>
              <w:t>COPY mysetup.js /docker-entrypoint-initdb.d/</w:t>
            </w:r>
          </w:p>
        </w:tc>
      </w:tr>
    </w:tbl>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030674">
        <w:rPr>
          <w:rFonts w:ascii="Arial" w:eastAsia="Times New Roman" w:hAnsi="Arial" w:cs="Arial"/>
          <w:color w:val="242729"/>
          <w:sz w:val="16"/>
          <w:szCs w:val="23"/>
        </w:rPr>
        <w:t>This is excellent, I suppose set -e is telling the entrypoint.sh to read variables from ENV definition so I can use the same approach as the example from MySQL, I am right? As an addition to your answer I did found this PR where apparently someone is working in something similar to your proposal just coming from another point of view – ReynierPM Mar 21 at 11:27</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The environment variables you get by default. set -e causes the whole script to exit when a command fails, so the script can't silently fail and startup mongo. – Matt Mar 21 at 21:04</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Similar to all the Dockerfile build scripts you see that use &amp;&amp; everywhere. – Matt Mar 21 at 21:04 </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That mongo PR is a much more thorough implementation! and the docker-entrypoint-initdb.d directory makes it extensible. I hope that get's merged – Matt Mar 21 at 21:25</w:t>
      </w:r>
    </w:p>
    <w:p w:rsidR="00030674" w:rsidRP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 xml:space="preserve">  </w:t>
      </w:r>
      <w:r w:rsidRPr="00030674">
        <w:rPr>
          <w:rFonts w:ascii="Arial" w:eastAsia="Times New Roman" w:hAnsi="Arial" w:cs="Arial"/>
          <w:color w:val="242729"/>
          <w:sz w:val="16"/>
          <w:szCs w:val="23"/>
        </w:rPr>
        <w:tab/>
        <w:t xml:space="preserve"> </w:t>
      </w:r>
      <w:r w:rsidRPr="00030674">
        <w:rPr>
          <w:rFonts w:ascii="Arial" w:eastAsia="Times New Roman" w:hAnsi="Arial" w:cs="Arial"/>
          <w:color w:val="242729"/>
          <w:sz w:val="16"/>
          <w:szCs w:val="23"/>
        </w:rPr>
        <w:tab/>
      </w:r>
    </w:p>
    <w:p w:rsidR="00030674" w:rsidRDefault="00030674" w:rsidP="00030674">
      <w:pPr>
        <w:shd w:val="clear" w:color="auto" w:fill="FFFFFF"/>
        <w:spacing w:after="0" w:line="240" w:lineRule="auto"/>
        <w:textAlignment w:val="baseline"/>
        <w:rPr>
          <w:rFonts w:ascii="Arial" w:eastAsia="Times New Roman" w:hAnsi="Arial" w:cs="Arial"/>
          <w:color w:val="242729"/>
          <w:sz w:val="16"/>
          <w:szCs w:val="23"/>
        </w:rPr>
      </w:pPr>
      <w:r w:rsidRPr="00030674">
        <w:rPr>
          <w:rFonts w:ascii="Arial" w:eastAsia="Times New Roman" w:hAnsi="Arial" w:cs="Arial"/>
          <w:color w:val="242729"/>
          <w:sz w:val="16"/>
          <w:szCs w:val="23"/>
        </w:rPr>
        <w:t>It's merged (see here) – ReynierPM Mar</w:t>
      </w:r>
    </w:p>
    <w:p w:rsidR="00354B47" w:rsidRPr="00354B47" w:rsidRDefault="00030674" w:rsidP="00354B47">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6"/>
          <w:szCs w:val="23"/>
        </w:rPr>
        <w:t>30.)</w:t>
      </w:r>
      <w:r w:rsidR="00354B47" w:rsidRPr="00354B47">
        <w:rPr>
          <w:rFonts w:ascii="Arial" w:hAnsi="Arial" w:cs="Arial"/>
          <w:color w:val="242729"/>
          <w:sz w:val="33"/>
          <w:szCs w:val="33"/>
        </w:rPr>
        <w:t xml:space="preserve"> </w:t>
      </w:r>
      <w:hyperlink r:id="rId169" w:history="1">
        <w:r w:rsidR="00354B47" w:rsidRPr="00354B47">
          <w:rPr>
            <w:rFonts w:ascii="inherit" w:hAnsi="inherit" w:cs="Arial"/>
            <w:b w:val="0"/>
            <w:bCs w:val="0"/>
            <w:color w:val="242729"/>
            <w:sz w:val="34"/>
            <w:szCs w:val="36"/>
            <w:highlight w:val="yellow"/>
            <w:u w:val="single"/>
            <w:bdr w:val="none" w:sz="0" w:space="0" w:color="auto" w:frame="1"/>
          </w:rPr>
          <w:t>Confusion on using docker-compose volumes to serve django static files</w:t>
        </w:r>
      </w:hyperlink>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Docker rookie here, trying to setup a simple Django project using Compose. I've had </w:t>
      </w:r>
      <w:hyperlink r:id="rId170" w:history="1">
        <w:r w:rsidRPr="00354B47">
          <w:rPr>
            <w:rFonts w:ascii="inherit" w:eastAsia="Times New Roman" w:hAnsi="inherit" w:cs="Arial"/>
            <w:color w:val="005999"/>
            <w:sz w:val="19"/>
            <w:szCs w:val="23"/>
            <w:u w:val="single"/>
            <w:bdr w:val="none" w:sz="0" w:space="0" w:color="auto" w:frame="1"/>
          </w:rPr>
          <w:t>success with this in the past</w:t>
        </w:r>
      </w:hyperlink>
      <w:r w:rsidRPr="00354B47">
        <w:rPr>
          <w:rFonts w:ascii="Arial" w:eastAsia="Times New Roman" w:hAnsi="Arial" w:cs="Arial"/>
          <w:color w:val="242729"/>
          <w:sz w:val="20"/>
          <w:szCs w:val="23"/>
        </w:rPr>
        <w:t>, but I'm trying a different setup this time, which I can't figure out why it doesn't work.</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I have the following docker-compose.yml file: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data:</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image: postgres:</w:t>
      </w:r>
      <w:r w:rsidRPr="00354B47">
        <w:rPr>
          <w:rFonts w:ascii="inherit" w:eastAsia="Times New Roman" w:hAnsi="inherit" w:cs="Courier New"/>
          <w:color w:val="7D2727"/>
          <w:sz w:val="16"/>
          <w:szCs w:val="20"/>
          <w:bdr w:val="none" w:sz="0" w:space="0" w:color="auto" w:frame="1"/>
          <w:shd w:val="clear" w:color="auto" w:fill="EFF0F1"/>
        </w:rPr>
        <w:t>9.4</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w:t>
      </w:r>
      <w:r w:rsidRPr="00354B47">
        <w:rPr>
          <w:rFonts w:ascii="inherit" w:eastAsia="Times New Roman" w:hAnsi="inherit" w:cs="Courier New"/>
          <w:color w:val="7D2727"/>
          <w:sz w:val="16"/>
          <w:szCs w:val="20"/>
          <w:bdr w:val="none" w:sz="0" w:space="0" w:color="auto" w:frame="1"/>
          <w:shd w:val="clear" w:color="auto" w:fill="EFF0F1"/>
        </w:rPr>
        <w:t>/var/</w:t>
      </w:r>
      <w:r w:rsidRPr="00354B47">
        <w:rPr>
          <w:rFonts w:ascii="inherit" w:eastAsia="Times New Roman" w:hAnsi="inherit" w:cs="Courier New"/>
          <w:color w:val="303336"/>
          <w:sz w:val="16"/>
          <w:szCs w:val="20"/>
          <w:bdr w:val="none" w:sz="0" w:space="0" w:color="auto" w:frame="1"/>
          <w:shd w:val="clear" w:color="auto" w:fill="EFF0F1"/>
        </w:rPr>
        <w:t>lib/postgresql</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command: </w:t>
      </w:r>
      <w:r w:rsidRPr="00354B47">
        <w:rPr>
          <w:rFonts w:ascii="inherit" w:eastAsia="Times New Roman" w:hAnsi="inherit" w:cs="Courier New"/>
          <w:color w:val="7D2727"/>
          <w:sz w:val="16"/>
          <w:szCs w:val="20"/>
          <w:bdr w:val="none" w:sz="0" w:space="0" w:color="auto" w:frame="1"/>
          <w:shd w:val="clear" w:color="auto" w:fill="EFF0F1"/>
        </w:rPr>
        <w:t>/bin/</w:t>
      </w:r>
      <w:r w:rsidRPr="00354B47">
        <w:rPr>
          <w:rFonts w:ascii="inherit" w:eastAsia="Times New Roman" w:hAnsi="inherit" w:cs="Courier New"/>
          <w:color w:val="101094"/>
          <w:sz w:val="16"/>
          <w:szCs w:val="20"/>
          <w:bdr w:val="none" w:sz="0" w:space="0" w:color="auto" w:frame="1"/>
          <w:shd w:val="clear" w:color="auto" w:fill="EFF0F1"/>
        </w:rPr>
        <w:t>true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db: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image: postgres:</w:t>
      </w:r>
      <w:r w:rsidRPr="00354B47">
        <w:rPr>
          <w:rFonts w:ascii="inherit" w:eastAsia="Times New Roman" w:hAnsi="inherit" w:cs="Courier New"/>
          <w:color w:val="7D2727"/>
          <w:sz w:val="16"/>
          <w:szCs w:val="20"/>
          <w:bdr w:val="none" w:sz="0" w:space="0" w:color="auto" w:frame="1"/>
          <w:shd w:val="clear" w:color="auto" w:fill="EFF0F1"/>
        </w:rPr>
        <w:t>9.4</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expose: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w:t>
      </w:r>
      <w:r w:rsidRPr="00354B47">
        <w:rPr>
          <w:rFonts w:ascii="inherit" w:eastAsia="Times New Roman" w:hAnsi="inherit" w:cs="Courier New"/>
          <w:color w:val="7D2727"/>
          <w:sz w:val="16"/>
          <w:szCs w:val="20"/>
          <w:bdr w:val="none" w:sz="0" w:space="0" w:color="auto" w:frame="1"/>
          <w:shd w:val="clear" w:color="auto" w:fill="EFF0F1"/>
        </w:rPr>
        <w:t>"5432"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volumes_from:</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data</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build: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env_file: .env</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expose: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w:t>
      </w:r>
      <w:r w:rsidRPr="00354B47">
        <w:rPr>
          <w:rFonts w:ascii="inherit" w:eastAsia="Times New Roman" w:hAnsi="inherit" w:cs="Courier New"/>
          <w:color w:val="7D2727"/>
          <w:sz w:val="16"/>
          <w:szCs w:val="20"/>
          <w:bdr w:val="none" w:sz="0" w:space="0" w:color="auto" w:frame="1"/>
          <w:shd w:val="clear" w:color="auto" w:fill="EFF0F1"/>
        </w:rPr>
        <w:t>"8000"</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links: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db:db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w:t>
      </w:r>
      <w:r w:rsidRPr="00354B47">
        <w:rPr>
          <w:rFonts w:ascii="inherit" w:eastAsia="Times New Roman" w:hAnsi="inherit" w:cs="Courier New"/>
          <w:color w:val="101094"/>
          <w:sz w:val="16"/>
          <w:szCs w:val="20"/>
          <w:bdr w:val="none" w:sz="0" w:space="0" w:color="auto" w:frame="1"/>
          <w:shd w:val="clear" w:color="auto" w:fill="EFF0F1"/>
        </w:rPr>
        <w:t>static</w:t>
      </w:r>
      <w:r w:rsidRPr="00354B47">
        <w:rPr>
          <w:rFonts w:ascii="inherit" w:eastAsia="Times New Roman" w:hAnsi="inherit" w:cs="Courier New"/>
          <w:color w:val="303336"/>
          <w:sz w:val="16"/>
          <w:szCs w:val="20"/>
          <w:bdr w:val="none" w:sz="0" w:space="0" w:color="auto" w:frame="1"/>
          <w:shd w:val="clear" w:color="auto" w:fill="EFF0F1"/>
        </w:rPr>
        <w:t>:/static_files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web: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build: docker/web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ports: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w:t>
      </w:r>
      <w:r w:rsidRPr="00354B47">
        <w:rPr>
          <w:rFonts w:ascii="inherit" w:eastAsia="Times New Roman" w:hAnsi="inherit" w:cs="Courier New"/>
          <w:color w:val="7D2727"/>
          <w:sz w:val="16"/>
          <w:szCs w:val="20"/>
          <w:bdr w:val="none" w:sz="0" w:space="0" w:color="auto" w:frame="1"/>
          <w:shd w:val="clear" w:color="auto" w:fill="EFF0F1"/>
        </w:rPr>
        <w:t>"80:80"</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links: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 app:app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volumes_from:</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354B47">
        <w:rPr>
          <w:rFonts w:ascii="inherit" w:eastAsia="Times New Roman" w:hAnsi="inherit" w:cs="Courier New"/>
          <w:color w:val="303336"/>
          <w:sz w:val="16"/>
          <w:szCs w:val="20"/>
          <w:bdr w:val="none" w:sz="0" w:space="0" w:color="auto" w:frame="1"/>
          <w:shd w:val="clear" w:color="auto" w:fill="EFF0F1"/>
        </w:rPr>
        <w:t xml:space="preserve">    - app</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My /Dockerfile is: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FROM python:</w:t>
      </w:r>
      <w:r w:rsidRPr="00354B47">
        <w:rPr>
          <w:rFonts w:ascii="inherit" w:eastAsia="Times New Roman" w:hAnsi="inherit" w:cs="Courier New"/>
          <w:color w:val="7D2727"/>
          <w:sz w:val="16"/>
          <w:szCs w:val="20"/>
          <w:bdr w:val="none" w:sz="0" w:space="0" w:color="auto" w:frame="1"/>
          <w:shd w:val="clear" w:color="auto" w:fill="EFF0F1"/>
        </w:rPr>
        <w:t>3.5</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ENV PYTHONUNBUFFERED </w:t>
      </w:r>
      <w:r w:rsidRPr="00354B47">
        <w:rPr>
          <w:rFonts w:ascii="inherit" w:eastAsia="Times New Roman" w:hAnsi="inherit" w:cs="Courier New"/>
          <w:color w:val="7D2727"/>
          <w:sz w:val="16"/>
          <w:szCs w:val="20"/>
          <w:bdr w:val="none" w:sz="0" w:space="0" w:color="auto" w:frame="1"/>
          <w:shd w:val="clear" w:color="auto" w:fill="EFF0F1"/>
        </w:rPr>
        <w:t>1</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ADD . /app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WORKDIR /app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RUN pip install -r requirements.txt</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RUN SECRET_KEY=tmpkey python manage.py collectstatic --noinput</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354B47">
        <w:rPr>
          <w:rFonts w:ascii="inherit" w:eastAsia="Times New Roman" w:hAnsi="inherit" w:cs="Courier New"/>
          <w:color w:val="303336"/>
          <w:sz w:val="16"/>
          <w:szCs w:val="20"/>
          <w:bdr w:val="none" w:sz="0" w:space="0" w:color="auto" w:frame="1"/>
          <w:shd w:val="clear" w:color="auto" w:fill="EFF0F1"/>
        </w:rPr>
        <w:t xml:space="preserve">CMD gunicorn mysite.wsgi:application -b </w:t>
      </w:r>
      <w:r w:rsidRPr="00354B47">
        <w:rPr>
          <w:rFonts w:ascii="inherit" w:eastAsia="Times New Roman" w:hAnsi="inherit" w:cs="Courier New"/>
          <w:color w:val="7D2727"/>
          <w:sz w:val="16"/>
          <w:szCs w:val="20"/>
          <w:bdr w:val="none" w:sz="0" w:space="0" w:color="auto" w:frame="1"/>
          <w:shd w:val="clear" w:color="auto" w:fill="EFF0F1"/>
        </w:rPr>
        <w:t>0.0</w:t>
      </w:r>
      <w:r w:rsidRPr="00354B47">
        <w:rPr>
          <w:rFonts w:ascii="inherit" w:eastAsia="Times New Roman" w:hAnsi="inherit" w:cs="Courier New"/>
          <w:color w:val="303336"/>
          <w:sz w:val="16"/>
          <w:szCs w:val="20"/>
          <w:bdr w:val="none" w:sz="0" w:space="0" w:color="auto" w:frame="1"/>
          <w:shd w:val="clear" w:color="auto" w:fill="EFF0F1"/>
        </w:rPr>
        <w:t>.</w:t>
      </w:r>
      <w:r w:rsidRPr="00354B47">
        <w:rPr>
          <w:rFonts w:ascii="inherit" w:eastAsia="Times New Roman" w:hAnsi="inherit" w:cs="Courier New"/>
          <w:color w:val="7D2727"/>
          <w:sz w:val="16"/>
          <w:szCs w:val="20"/>
          <w:bdr w:val="none" w:sz="0" w:space="0" w:color="auto" w:frame="1"/>
          <w:shd w:val="clear" w:color="auto" w:fill="EFF0F1"/>
        </w:rPr>
        <w:t>0.0</w:t>
      </w:r>
      <w:r w:rsidRPr="00354B47">
        <w:rPr>
          <w:rFonts w:ascii="inherit" w:eastAsia="Times New Roman" w:hAnsi="inherit" w:cs="Courier New"/>
          <w:color w:val="303336"/>
          <w:sz w:val="16"/>
          <w:szCs w:val="20"/>
          <w:bdr w:val="none" w:sz="0" w:space="0" w:color="auto" w:frame="1"/>
          <w:shd w:val="clear" w:color="auto" w:fill="EFF0F1"/>
        </w:rPr>
        <w:t>:</w:t>
      </w:r>
      <w:r w:rsidRPr="00354B47">
        <w:rPr>
          <w:rFonts w:ascii="inherit" w:eastAsia="Times New Roman" w:hAnsi="inherit" w:cs="Courier New"/>
          <w:color w:val="7D2727"/>
          <w:sz w:val="16"/>
          <w:szCs w:val="20"/>
          <w:bdr w:val="none" w:sz="0" w:space="0" w:color="auto" w:frame="1"/>
          <w:shd w:val="clear" w:color="auto" w:fill="EFF0F1"/>
        </w:rPr>
        <w:t>8000</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My /docker/web/Dockerfile is: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FROM nginx:</w:t>
      </w:r>
      <w:r w:rsidRPr="00354B47">
        <w:rPr>
          <w:rFonts w:ascii="inherit" w:eastAsia="Times New Roman" w:hAnsi="inherit" w:cs="Courier New"/>
          <w:color w:val="7D2727"/>
          <w:sz w:val="16"/>
          <w:szCs w:val="20"/>
          <w:bdr w:val="none" w:sz="0" w:space="0" w:color="auto" w:frame="1"/>
          <w:shd w:val="clear" w:color="auto" w:fill="EFF0F1"/>
        </w:rPr>
        <w:t>1.9</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RUN rm /etc/nginx/conf.d/</w:t>
      </w:r>
      <w:r w:rsidRPr="00354B47">
        <w:rPr>
          <w:rFonts w:ascii="inherit" w:eastAsia="Times New Roman" w:hAnsi="inherit" w:cs="Courier New"/>
          <w:color w:val="101094"/>
          <w:sz w:val="16"/>
          <w:szCs w:val="20"/>
          <w:bdr w:val="none" w:sz="0" w:space="0" w:color="auto" w:frame="1"/>
          <w:shd w:val="clear" w:color="auto" w:fill="EFF0F1"/>
        </w:rPr>
        <w:t>default</w:t>
      </w:r>
      <w:r w:rsidRPr="00354B47">
        <w:rPr>
          <w:rFonts w:ascii="inherit" w:eastAsia="Times New Roman" w:hAnsi="inherit" w:cs="Courier New"/>
          <w:color w:val="303336"/>
          <w:sz w:val="16"/>
          <w:szCs w:val="20"/>
          <w:bdr w:val="none" w:sz="0" w:space="0" w:color="auto" w:frame="1"/>
          <w:shd w:val="clear" w:color="auto" w:fill="EFF0F1"/>
        </w:rPr>
        <w:t>.conf</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354B47">
        <w:rPr>
          <w:rFonts w:ascii="inherit" w:eastAsia="Times New Roman" w:hAnsi="inherit" w:cs="Courier New"/>
          <w:color w:val="303336"/>
          <w:sz w:val="16"/>
          <w:szCs w:val="20"/>
          <w:bdr w:val="none" w:sz="0" w:space="0" w:color="auto" w:frame="1"/>
          <w:shd w:val="clear" w:color="auto" w:fill="EFF0F1"/>
        </w:rPr>
        <w:t xml:space="preserve">ADD </w:t>
      </w:r>
      <w:r w:rsidRPr="00354B47">
        <w:rPr>
          <w:rFonts w:ascii="inherit" w:eastAsia="Times New Roman" w:hAnsi="inherit" w:cs="Courier New"/>
          <w:color w:val="101094"/>
          <w:sz w:val="16"/>
          <w:szCs w:val="20"/>
          <w:bdr w:val="none" w:sz="0" w:space="0" w:color="auto" w:frame="1"/>
          <w:shd w:val="clear" w:color="auto" w:fill="EFF0F1"/>
        </w:rPr>
        <w:t>default</w:t>
      </w:r>
      <w:r w:rsidRPr="00354B47">
        <w:rPr>
          <w:rFonts w:ascii="inherit" w:eastAsia="Times New Roman" w:hAnsi="inherit" w:cs="Courier New"/>
          <w:color w:val="303336"/>
          <w:sz w:val="16"/>
          <w:szCs w:val="20"/>
          <w:bdr w:val="none" w:sz="0" w:space="0" w:color="auto" w:frame="1"/>
          <w:shd w:val="clear" w:color="auto" w:fill="EFF0F1"/>
        </w:rPr>
        <w:t>.conf /etc/nginx/conf.d/</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And my /docker/web/default.conf file is: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server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listen </w:t>
      </w:r>
      <w:r w:rsidRPr="00354B47">
        <w:rPr>
          <w:rFonts w:ascii="inherit" w:eastAsia="Times New Roman" w:hAnsi="inherit" w:cs="Courier New"/>
          <w:color w:val="7D2727"/>
          <w:sz w:val="16"/>
          <w:szCs w:val="20"/>
          <w:bdr w:val="none" w:sz="0" w:space="0" w:color="auto" w:frame="1"/>
          <w:shd w:val="clear" w:color="auto" w:fill="EFF0F1"/>
        </w:rPr>
        <w:t>80</w:t>
      </w:r>
      <w:r w:rsidRPr="00354B47">
        <w:rPr>
          <w:rFonts w:ascii="inherit" w:eastAsia="Times New Roman" w:hAnsi="inherit" w:cs="Courier New"/>
          <w:color w:val="303336"/>
          <w:sz w:val="16"/>
          <w:szCs w:val="20"/>
          <w:bdr w:val="none" w:sz="0" w:space="0" w:color="auto" w:frame="1"/>
          <w:shd w:val="clear" w:color="auto" w:fill="EFF0F1"/>
        </w:rPr>
        <w:t xml:space="preserve"> default_server;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location /</w:t>
      </w:r>
      <w:r w:rsidRPr="00354B47">
        <w:rPr>
          <w:rFonts w:ascii="inherit" w:eastAsia="Times New Roman" w:hAnsi="inherit" w:cs="Courier New"/>
          <w:color w:val="101094"/>
          <w:sz w:val="16"/>
          <w:szCs w:val="20"/>
          <w:bdr w:val="none" w:sz="0" w:space="0" w:color="auto" w:frame="1"/>
          <w:shd w:val="clear" w:color="auto" w:fill="EFF0F1"/>
        </w:rPr>
        <w:t>static</w:t>
      </w:r>
      <w:r w:rsidRPr="00354B47">
        <w:rPr>
          <w:rFonts w:ascii="inherit" w:eastAsia="Times New Roman" w:hAnsi="inherit" w:cs="Courier New"/>
          <w:color w:val="303336"/>
          <w:sz w:val="16"/>
          <w:szCs w:val="20"/>
          <w:bdr w:val="none" w:sz="0" w:space="0" w:color="auto" w:frame="1"/>
          <w:shd w:val="clear" w:color="auto" w:fill="EFF0F1"/>
        </w:rPr>
        <w:t>/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autoindex on;</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w:t>
      </w:r>
      <w:r w:rsidRPr="00354B47">
        <w:rPr>
          <w:rFonts w:ascii="inherit" w:eastAsia="Times New Roman" w:hAnsi="inherit" w:cs="Courier New"/>
          <w:color w:val="101094"/>
          <w:sz w:val="16"/>
          <w:szCs w:val="20"/>
          <w:bdr w:val="none" w:sz="0" w:space="0" w:color="auto" w:frame="1"/>
          <w:shd w:val="clear" w:color="auto" w:fill="EFF0F1"/>
        </w:rPr>
        <w:t>alias</w:t>
      </w:r>
      <w:r w:rsidRPr="00354B47">
        <w:rPr>
          <w:rFonts w:ascii="inherit" w:eastAsia="Times New Roman" w:hAnsi="inherit" w:cs="Courier New"/>
          <w:color w:val="303336"/>
          <w:sz w:val="16"/>
          <w:szCs w:val="20"/>
          <w:bdr w:val="none" w:sz="0" w:space="0" w:color="auto" w:frame="1"/>
          <w:shd w:val="clear" w:color="auto" w:fill="EFF0F1"/>
        </w:rPr>
        <w:t xml:space="preserve"> /static_files/;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location /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proxy_pass http:</w:t>
      </w:r>
      <w:r w:rsidRPr="00354B47">
        <w:rPr>
          <w:rFonts w:ascii="inherit" w:eastAsia="Times New Roman" w:hAnsi="inherit" w:cs="Courier New"/>
          <w:color w:val="858C93"/>
          <w:sz w:val="16"/>
          <w:szCs w:val="20"/>
          <w:bdr w:val="none" w:sz="0" w:space="0" w:color="auto" w:frame="1"/>
          <w:shd w:val="clear" w:color="auto" w:fill="EFF0F1"/>
        </w:rPr>
        <w:t>//app:8000;</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proxy_set_header </w:t>
      </w:r>
      <w:r w:rsidRPr="00354B47">
        <w:rPr>
          <w:rFonts w:ascii="inherit" w:eastAsia="Times New Roman" w:hAnsi="inherit" w:cs="Courier New"/>
          <w:color w:val="2B91AF"/>
          <w:sz w:val="16"/>
          <w:szCs w:val="20"/>
          <w:bdr w:val="none" w:sz="0" w:space="0" w:color="auto" w:frame="1"/>
          <w:shd w:val="clear" w:color="auto" w:fill="EFF0F1"/>
        </w:rPr>
        <w:t>Host</w:t>
      </w:r>
      <w:r w:rsidRPr="00354B47">
        <w:rPr>
          <w:rFonts w:ascii="inherit" w:eastAsia="Times New Roman" w:hAnsi="inherit" w:cs="Courier New"/>
          <w:color w:val="303336"/>
          <w:sz w:val="16"/>
          <w:szCs w:val="20"/>
          <w:bdr w:val="none" w:sz="0" w:space="0" w:color="auto" w:frame="1"/>
          <w:shd w:val="clear" w:color="auto" w:fill="EFF0F1"/>
        </w:rPr>
        <w:t xml:space="preserve"> $host;</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proxy_set_header X-</w:t>
      </w:r>
      <w:r w:rsidRPr="00354B47">
        <w:rPr>
          <w:rFonts w:ascii="inherit" w:eastAsia="Times New Roman" w:hAnsi="inherit" w:cs="Courier New"/>
          <w:color w:val="2B91AF"/>
          <w:sz w:val="16"/>
          <w:szCs w:val="20"/>
          <w:bdr w:val="none" w:sz="0" w:space="0" w:color="auto" w:frame="1"/>
          <w:shd w:val="clear" w:color="auto" w:fill="EFF0F1"/>
        </w:rPr>
        <w:t>Real</w:t>
      </w:r>
      <w:r w:rsidRPr="00354B47">
        <w:rPr>
          <w:rFonts w:ascii="inherit" w:eastAsia="Times New Roman" w:hAnsi="inherit" w:cs="Courier New"/>
          <w:color w:val="303336"/>
          <w:sz w:val="16"/>
          <w:szCs w:val="20"/>
          <w:bdr w:val="none" w:sz="0" w:space="0" w:color="auto" w:frame="1"/>
          <w:shd w:val="clear" w:color="auto" w:fill="EFF0F1"/>
        </w:rPr>
        <w:t>-IP $remote_addr;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proxy_set_header X-</w:t>
      </w:r>
      <w:r w:rsidRPr="00354B47">
        <w:rPr>
          <w:rFonts w:ascii="inherit" w:eastAsia="Times New Roman" w:hAnsi="inherit" w:cs="Courier New"/>
          <w:color w:val="2B91AF"/>
          <w:sz w:val="16"/>
          <w:szCs w:val="20"/>
          <w:bdr w:val="none" w:sz="0" w:space="0" w:color="auto" w:frame="1"/>
          <w:shd w:val="clear" w:color="auto" w:fill="EFF0F1"/>
        </w:rPr>
        <w:t>Forwarded</w:t>
      </w:r>
      <w:r w:rsidRPr="00354B47">
        <w:rPr>
          <w:rFonts w:ascii="inherit" w:eastAsia="Times New Roman" w:hAnsi="inherit" w:cs="Courier New"/>
          <w:color w:val="303336"/>
          <w:sz w:val="16"/>
          <w:szCs w:val="20"/>
          <w:bdr w:val="none" w:sz="0" w:space="0" w:color="auto" w:frame="1"/>
          <w:shd w:val="clear" w:color="auto" w:fill="EFF0F1"/>
        </w:rPr>
        <w:t>-</w:t>
      </w:r>
      <w:r w:rsidRPr="00354B47">
        <w:rPr>
          <w:rFonts w:ascii="inherit" w:eastAsia="Times New Roman" w:hAnsi="inherit" w:cs="Courier New"/>
          <w:color w:val="2B91AF"/>
          <w:sz w:val="16"/>
          <w:szCs w:val="20"/>
          <w:bdr w:val="none" w:sz="0" w:space="0" w:color="auto" w:frame="1"/>
          <w:shd w:val="clear" w:color="auto" w:fill="EFF0F1"/>
        </w:rPr>
        <w:t>For</w:t>
      </w:r>
      <w:r w:rsidRPr="00354B47">
        <w:rPr>
          <w:rFonts w:ascii="inherit" w:eastAsia="Times New Roman" w:hAnsi="inherit" w:cs="Courier New"/>
          <w:color w:val="303336"/>
          <w:sz w:val="16"/>
          <w:szCs w:val="20"/>
          <w:bdr w:val="none" w:sz="0" w:space="0" w:color="auto" w:frame="1"/>
          <w:shd w:val="clear" w:color="auto" w:fill="EFF0F1"/>
        </w:rPr>
        <w:t xml:space="preserve"> $proxy_add_x_forwarded_for;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354B47">
        <w:rPr>
          <w:rFonts w:ascii="inherit" w:eastAsia="Times New Roman" w:hAnsi="inherit" w:cs="Courier New"/>
          <w:color w:val="303336"/>
          <w:sz w:val="16"/>
          <w:szCs w:val="20"/>
          <w:bdr w:val="none" w:sz="0" w:space="0" w:color="auto" w:frame="1"/>
          <w:shd w:val="clear" w:color="auto" w:fill="EFF0F1"/>
        </w:rPr>
        <w:t xml:space="preserve">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354B47">
        <w:rPr>
          <w:rFonts w:ascii="inherit" w:eastAsia="Times New Roman" w:hAnsi="inherit" w:cs="Courier New"/>
          <w:color w:val="303336"/>
          <w:sz w:val="16"/>
          <w:szCs w:val="20"/>
          <w:bdr w:val="none" w:sz="0" w:space="0" w:color="auto" w:frame="1"/>
          <w:shd w:val="clear" w:color="auto" w:fill="EFF0F1"/>
        </w:rPr>
        <w:t>}</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The output from docker shows the static files installing into /static_files, but nginx returns 404 for all the files under /static. If I look in my .static folder (in root of project), the directory is empty (aside from a .gitkeep file I have in there). If I run </w:t>
      </w:r>
      <w:r w:rsidRPr="00354B47">
        <w:rPr>
          <w:rFonts w:ascii="Consolas" w:eastAsia="Times New Roman" w:hAnsi="Consolas" w:cs="Courier New"/>
          <w:color w:val="242729"/>
          <w:sz w:val="16"/>
          <w:szCs w:val="20"/>
          <w:bdr w:val="none" w:sz="0" w:space="0" w:color="auto" w:frame="1"/>
          <w:shd w:val="clear" w:color="auto" w:fill="EFF0F1"/>
        </w:rPr>
        <w:t>docker-compose app run ls -la /static_files</w:t>
      </w:r>
      <w:r w:rsidRPr="00354B47">
        <w:rPr>
          <w:rFonts w:ascii="Arial" w:eastAsia="Times New Roman" w:hAnsi="Arial" w:cs="Arial"/>
          <w:color w:val="242729"/>
          <w:sz w:val="20"/>
          <w:szCs w:val="23"/>
        </w:rPr>
        <w:t>, the directory is empty, but </w:t>
      </w:r>
      <w:r w:rsidRPr="00354B47">
        <w:rPr>
          <w:rFonts w:ascii="Consolas" w:eastAsia="Times New Roman" w:hAnsi="Consolas" w:cs="Courier New"/>
          <w:color w:val="242729"/>
          <w:sz w:val="16"/>
          <w:szCs w:val="20"/>
          <w:bdr w:val="none" w:sz="0" w:space="0" w:color="auto" w:frame="1"/>
          <w:shd w:val="clear" w:color="auto" w:fill="EFF0F1"/>
        </w:rPr>
        <w:t>docker-compose app run ls -la /app/.static</w:t>
      </w:r>
      <w:r w:rsidRPr="00354B47">
        <w:rPr>
          <w:rFonts w:ascii="Arial" w:eastAsia="Times New Roman" w:hAnsi="Arial" w:cs="Arial"/>
          <w:color w:val="242729"/>
          <w:sz w:val="20"/>
          <w:szCs w:val="23"/>
        </w:rPr>
        <w:t> has the .gitkeep file. Clearly I'm misunderstanding something with Docker and Compose. Any thoughts on what I'm doing wrong? My understanding is that the </w:t>
      </w:r>
      <w:r w:rsidRPr="00354B47">
        <w:rPr>
          <w:rFonts w:ascii="Consolas" w:eastAsia="Times New Roman" w:hAnsi="Consolas" w:cs="Courier New"/>
          <w:color w:val="242729"/>
          <w:sz w:val="16"/>
          <w:szCs w:val="20"/>
          <w:bdr w:val="none" w:sz="0" w:space="0" w:color="auto" w:frame="1"/>
          <w:shd w:val="clear" w:color="auto" w:fill="EFF0F1"/>
        </w:rPr>
        <w:t>RUN SECRET_KEY=tmpkey python manage.py collectstatic --noinput</w:t>
      </w:r>
      <w:r w:rsidRPr="00354B47">
        <w:rPr>
          <w:rFonts w:ascii="Arial" w:eastAsia="Times New Roman" w:hAnsi="Arial" w:cs="Arial"/>
          <w:color w:val="242729"/>
          <w:sz w:val="20"/>
          <w:szCs w:val="23"/>
        </w:rPr>
        <w:t> should be writing files to my local .static folder and that nginx should see these files; neither is happening.</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 w:val="20"/>
          <w:szCs w:val="23"/>
        </w:rPr>
      </w:pPr>
      <w:r w:rsidRPr="00354B47">
        <w:rPr>
          <w:rFonts w:ascii="Arial" w:eastAsia="Times New Roman" w:hAnsi="Arial" w:cs="Arial"/>
          <w:color w:val="242729"/>
          <w:sz w:val="20"/>
          <w:szCs w:val="23"/>
        </w:rPr>
        <w:t>Software versions: docker-compose version 1.7.0, build 0d7bf73 and Docker version 1.11.0, build 4dc5990 on OS X, with docker-machine connected to cloud instance.</w:t>
      </w:r>
    </w:p>
    <w:p w:rsidR="00354B47" w:rsidRPr="00354B47" w:rsidRDefault="00354B47" w:rsidP="00354B47">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6"/>
          <w:szCs w:val="23"/>
        </w:rPr>
        <w:lastRenderedPageBreak/>
        <w:t>-</w:t>
      </w:r>
      <w:r w:rsidRPr="00354B47">
        <w:rPr>
          <w:rFonts w:ascii="Arial" w:hAnsi="Arial" w:cs="Arial"/>
          <w:color w:val="242729"/>
          <w:sz w:val="16"/>
          <w:szCs w:val="23"/>
        </w:rPr>
        <w:sym w:font="Wingdings" w:char="F0E0"/>
      </w:r>
      <w:r w:rsidRPr="00354B47">
        <w:rPr>
          <w:rFonts w:ascii="Arial" w:hAnsi="Arial" w:cs="Arial"/>
          <w:color w:val="242729"/>
          <w:sz w:val="23"/>
          <w:szCs w:val="23"/>
        </w:rPr>
        <w:t>I am still unclear of why my original code does not work, but switching my code to use Compose's v2 format works, where I have my volumes defined outside of services.</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23"/>
          <w:szCs w:val="23"/>
        </w:rPr>
      </w:pPr>
      <w:r w:rsidRPr="00354B47">
        <w:rPr>
          <w:rFonts w:ascii="Arial" w:eastAsia="Times New Roman" w:hAnsi="Arial" w:cs="Arial"/>
          <w:color w:val="242729"/>
          <w:sz w:val="23"/>
          <w:szCs w:val="23"/>
        </w:rPr>
        <w:t>Here's my updated docker-compose.yml file: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version: </w:t>
      </w:r>
      <w:r w:rsidRPr="00354B47">
        <w:rPr>
          <w:rFonts w:ascii="inherit" w:eastAsia="Times New Roman" w:hAnsi="inherit" w:cs="Courier New"/>
          <w:color w:val="7D2727"/>
          <w:sz w:val="20"/>
          <w:szCs w:val="20"/>
          <w:bdr w:val="none" w:sz="0" w:space="0" w:color="auto" w:frame="1"/>
          <w:shd w:val="clear" w:color="auto" w:fill="EFF0F1"/>
        </w:rPr>
        <w:t>'2'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services: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db: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image: postgres:</w:t>
      </w:r>
      <w:r w:rsidRPr="00354B47">
        <w:rPr>
          <w:rFonts w:ascii="inherit" w:eastAsia="Times New Roman" w:hAnsi="inherit" w:cs="Courier New"/>
          <w:color w:val="7D2727"/>
          <w:sz w:val="20"/>
          <w:szCs w:val="20"/>
          <w:bdr w:val="none" w:sz="0" w:space="0" w:color="auto" w:frame="1"/>
          <w:shd w:val="clear" w:color="auto" w:fill="EFF0F1"/>
        </w:rPr>
        <w:t>9.4</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expose: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w:t>
      </w:r>
      <w:r w:rsidRPr="00354B47">
        <w:rPr>
          <w:rFonts w:ascii="inherit" w:eastAsia="Times New Roman" w:hAnsi="inherit" w:cs="Courier New"/>
          <w:color w:val="7D2727"/>
          <w:sz w:val="20"/>
          <w:szCs w:val="20"/>
          <w:bdr w:val="none" w:sz="0" w:space="0" w:color="auto" w:frame="1"/>
          <w:shd w:val="clear" w:color="auto" w:fill="EFF0F1"/>
        </w:rPr>
        <w:t>"5432"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postgres-data:</w:t>
      </w:r>
      <w:r w:rsidRPr="00354B47">
        <w:rPr>
          <w:rFonts w:ascii="inherit" w:eastAsia="Times New Roman" w:hAnsi="inherit" w:cs="Courier New"/>
          <w:color w:val="7D2727"/>
          <w:sz w:val="20"/>
          <w:szCs w:val="20"/>
          <w:bdr w:val="none" w:sz="0" w:space="0" w:color="auto" w:frame="1"/>
          <w:shd w:val="clear" w:color="auto" w:fill="EFF0F1"/>
        </w:rPr>
        <w:t>/var/</w:t>
      </w:r>
      <w:r w:rsidRPr="00354B47">
        <w:rPr>
          <w:rFonts w:ascii="inherit" w:eastAsia="Times New Roman" w:hAnsi="inherit" w:cs="Courier New"/>
          <w:color w:val="303336"/>
          <w:sz w:val="20"/>
          <w:szCs w:val="20"/>
          <w:bdr w:val="none" w:sz="0" w:space="0" w:color="auto" w:frame="1"/>
          <w:shd w:val="clear" w:color="auto" w:fill="EFF0F1"/>
        </w:rPr>
        <w:t>lib/postgresql</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build: .</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env_file: .env</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expose: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w:t>
      </w:r>
      <w:r w:rsidRPr="00354B47">
        <w:rPr>
          <w:rFonts w:ascii="inherit" w:eastAsia="Times New Roman" w:hAnsi="inherit" w:cs="Courier New"/>
          <w:color w:val="7D2727"/>
          <w:sz w:val="20"/>
          <w:szCs w:val="20"/>
          <w:bdr w:val="none" w:sz="0" w:space="0" w:color="auto" w:frame="1"/>
          <w:shd w:val="clear" w:color="auto" w:fill="EFF0F1"/>
        </w:rPr>
        <w:t>"8000"</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links: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db:db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w:t>
      </w:r>
      <w:r w:rsidRPr="00354B47">
        <w:rPr>
          <w:rFonts w:ascii="inherit" w:eastAsia="Times New Roman" w:hAnsi="inherit" w:cs="Courier New"/>
          <w:color w:val="101094"/>
          <w:sz w:val="20"/>
          <w:szCs w:val="20"/>
          <w:bdr w:val="none" w:sz="0" w:space="0" w:color="auto" w:frame="1"/>
          <w:shd w:val="clear" w:color="auto" w:fill="EFF0F1"/>
        </w:rPr>
        <w:t>static</w:t>
      </w:r>
      <w:r w:rsidRPr="00354B47">
        <w:rPr>
          <w:rFonts w:ascii="inherit" w:eastAsia="Times New Roman" w:hAnsi="inherit" w:cs="Courier New"/>
          <w:color w:val="303336"/>
          <w:sz w:val="20"/>
          <w:szCs w:val="20"/>
          <w:bdr w:val="none" w:sz="0" w:space="0" w:color="auto" w:frame="1"/>
          <w:shd w:val="clear" w:color="auto" w:fill="EFF0F1"/>
        </w:rPr>
        <w:t>-data:/static_files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web: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build: docker/web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restart: always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ports: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w:t>
      </w:r>
      <w:r w:rsidRPr="00354B47">
        <w:rPr>
          <w:rFonts w:ascii="inherit" w:eastAsia="Times New Roman" w:hAnsi="inherit" w:cs="Courier New"/>
          <w:color w:val="7D2727"/>
          <w:sz w:val="20"/>
          <w:szCs w:val="20"/>
          <w:bdr w:val="none" w:sz="0" w:space="0" w:color="auto" w:frame="1"/>
          <w:shd w:val="clear" w:color="auto" w:fill="EFF0F1"/>
        </w:rPr>
        <w:t>"80:80"</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links: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app:app</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 </w:t>
      </w:r>
      <w:r w:rsidRPr="00354B47">
        <w:rPr>
          <w:rFonts w:ascii="inherit" w:eastAsia="Times New Roman" w:hAnsi="inherit" w:cs="Courier New"/>
          <w:color w:val="101094"/>
          <w:sz w:val="20"/>
          <w:szCs w:val="20"/>
          <w:bdr w:val="none" w:sz="0" w:space="0" w:color="auto" w:frame="1"/>
          <w:shd w:val="clear" w:color="auto" w:fill="EFF0F1"/>
        </w:rPr>
        <w:t>static</w:t>
      </w:r>
      <w:r w:rsidRPr="00354B47">
        <w:rPr>
          <w:rFonts w:ascii="inherit" w:eastAsia="Times New Roman" w:hAnsi="inherit" w:cs="Courier New"/>
          <w:color w:val="303336"/>
          <w:sz w:val="20"/>
          <w:szCs w:val="20"/>
          <w:bdr w:val="none" w:sz="0" w:space="0" w:color="auto" w:frame="1"/>
          <w:shd w:val="clear" w:color="auto" w:fill="EFF0F1"/>
        </w:rPr>
        <w:t>-data:/static_files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postgres-data:</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driver: </w:t>
      </w:r>
      <w:r w:rsidRPr="00354B47">
        <w:rPr>
          <w:rFonts w:ascii="inherit" w:eastAsia="Times New Roman" w:hAnsi="inherit" w:cs="Courier New"/>
          <w:color w:val="101094"/>
          <w:sz w:val="20"/>
          <w:szCs w:val="20"/>
          <w:bdr w:val="none" w:sz="0" w:space="0" w:color="auto" w:frame="1"/>
          <w:shd w:val="clear" w:color="auto" w:fill="EFF0F1"/>
        </w:rPr>
        <w:t>local</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354B47">
        <w:rPr>
          <w:rFonts w:ascii="inherit" w:eastAsia="Times New Roman" w:hAnsi="inherit" w:cs="Courier New"/>
          <w:color w:val="303336"/>
          <w:sz w:val="20"/>
          <w:szCs w:val="20"/>
          <w:bdr w:val="none" w:sz="0" w:space="0" w:color="auto" w:frame="1"/>
          <w:shd w:val="clear" w:color="auto" w:fill="EFF0F1"/>
        </w:rPr>
        <w:t xml:space="preserve">  </w:t>
      </w:r>
      <w:r w:rsidRPr="00354B47">
        <w:rPr>
          <w:rFonts w:ascii="inherit" w:eastAsia="Times New Roman" w:hAnsi="inherit" w:cs="Courier New"/>
          <w:color w:val="101094"/>
          <w:sz w:val="20"/>
          <w:szCs w:val="20"/>
          <w:bdr w:val="none" w:sz="0" w:space="0" w:color="auto" w:frame="1"/>
          <w:shd w:val="clear" w:color="auto" w:fill="EFF0F1"/>
        </w:rPr>
        <w:t>static</w:t>
      </w:r>
      <w:r w:rsidRPr="00354B47">
        <w:rPr>
          <w:rFonts w:ascii="inherit" w:eastAsia="Times New Roman" w:hAnsi="inherit" w:cs="Courier New"/>
          <w:color w:val="303336"/>
          <w:sz w:val="20"/>
          <w:szCs w:val="20"/>
          <w:bdr w:val="none" w:sz="0" w:space="0" w:color="auto" w:frame="1"/>
          <w:shd w:val="clear" w:color="auto" w:fill="EFF0F1"/>
        </w:rPr>
        <w:t>-data:</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354B47">
        <w:rPr>
          <w:rFonts w:ascii="inherit" w:eastAsia="Times New Roman" w:hAnsi="inherit" w:cs="Courier New"/>
          <w:color w:val="303336"/>
          <w:sz w:val="20"/>
          <w:szCs w:val="20"/>
          <w:bdr w:val="none" w:sz="0" w:space="0" w:color="auto" w:frame="1"/>
          <w:shd w:val="clear" w:color="auto" w:fill="EFF0F1"/>
        </w:rPr>
        <w:t xml:space="preserve">    driver: </w:t>
      </w:r>
      <w:r w:rsidRPr="00354B47">
        <w:rPr>
          <w:rFonts w:ascii="inherit" w:eastAsia="Times New Roman" w:hAnsi="inherit" w:cs="Courier New"/>
          <w:color w:val="101094"/>
          <w:sz w:val="20"/>
          <w:szCs w:val="20"/>
          <w:bdr w:val="none" w:sz="0" w:space="0" w:color="auto" w:frame="1"/>
          <w:shd w:val="clear" w:color="auto" w:fill="EFF0F1"/>
        </w:rPr>
        <w:t>local</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23"/>
          <w:szCs w:val="23"/>
        </w:rPr>
      </w:pPr>
      <w:r w:rsidRPr="00354B47">
        <w:rPr>
          <w:rFonts w:ascii="Arial" w:eastAsia="Times New Roman" w:hAnsi="Arial" w:cs="Arial"/>
          <w:color w:val="242729"/>
          <w:sz w:val="23"/>
          <w:szCs w:val="23"/>
        </w:rPr>
        <w:t>The rest of the config files remained the same.</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23"/>
          <w:szCs w:val="23"/>
        </w:rPr>
      </w:pPr>
      <w:r w:rsidRPr="00354B47">
        <w:rPr>
          <w:rFonts w:ascii="Arial" w:eastAsia="Times New Roman" w:hAnsi="Arial" w:cs="Arial"/>
          <w:color w:val="242729"/>
          <w:sz w:val="23"/>
          <w:szCs w:val="23"/>
        </w:rPr>
        <w:t>(It may be worth noting that before I ran this new config, I deleted all existing Docker volumes listed in </w:t>
      </w:r>
      <w:r w:rsidRPr="00354B47">
        <w:rPr>
          <w:rFonts w:ascii="Consolas" w:eastAsia="Times New Roman" w:hAnsi="Consolas" w:cs="Courier New"/>
          <w:color w:val="242729"/>
          <w:sz w:val="20"/>
          <w:szCs w:val="20"/>
          <w:bdr w:val="none" w:sz="0" w:space="0" w:color="auto" w:frame="1"/>
          <w:shd w:val="clear" w:color="auto" w:fill="EFF0F1"/>
        </w:rPr>
        <w:t>docker volume ls</w:t>
      </w:r>
      <w:r w:rsidRPr="00354B47">
        <w:rPr>
          <w:rFonts w:ascii="Arial" w:eastAsia="Times New Roman" w:hAnsi="Arial" w:cs="Arial"/>
          <w:color w:val="242729"/>
          <w:sz w:val="23"/>
          <w:szCs w:val="23"/>
        </w:rPr>
        <w:t> -- perhaps this was my actual fix?)</w:t>
      </w:r>
    </w:p>
    <w:p w:rsidR="00354B47" w:rsidRPr="00354B47" w:rsidRDefault="00354B47" w:rsidP="00354B47">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6"/>
          <w:szCs w:val="23"/>
        </w:rPr>
        <w:t>31.)</w:t>
      </w:r>
      <w:r w:rsidRPr="00354B47">
        <w:rPr>
          <w:rFonts w:ascii="Arial" w:hAnsi="Arial" w:cs="Arial"/>
          <w:color w:val="242729"/>
          <w:sz w:val="33"/>
          <w:szCs w:val="33"/>
        </w:rPr>
        <w:t xml:space="preserve"> </w:t>
      </w:r>
      <w:hyperlink r:id="rId171" w:history="1">
        <w:r w:rsidRPr="00354B47">
          <w:rPr>
            <w:rFonts w:ascii="inherit" w:hAnsi="inherit" w:cs="Arial"/>
            <w:b w:val="0"/>
            <w:bCs w:val="0"/>
            <w:color w:val="242729"/>
            <w:sz w:val="28"/>
            <w:szCs w:val="36"/>
            <w:highlight w:val="yellow"/>
            <w:u w:val="single"/>
            <w:bdr w:val="none" w:sz="0" w:space="0" w:color="auto" w:frame="1"/>
          </w:rPr>
          <w:t>`data-container` with named or anonymous volumes - conceptual problems? (Discussion)</w:t>
        </w:r>
      </w:hyperlink>
    </w:p>
    <w:p w:rsidR="00354B47" w:rsidRPr="00354B47" w:rsidRDefault="00354B47" w:rsidP="00354B47">
      <w:pPr>
        <w:shd w:val="clear" w:color="auto" w:fill="FFFFFF"/>
        <w:spacing w:after="0" w:line="240" w:lineRule="auto"/>
        <w:textAlignment w:val="baseline"/>
        <w:outlineLvl w:val="1"/>
        <w:rPr>
          <w:rFonts w:ascii="Arial" w:eastAsia="Times New Roman" w:hAnsi="Arial" w:cs="Arial"/>
          <w:color w:val="242729"/>
          <w:sz w:val="28"/>
          <w:szCs w:val="29"/>
        </w:rPr>
      </w:pPr>
      <w:r w:rsidRPr="00354B47">
        <w:rPr>
          <w:rFonts w:ascii="Arial" w:eastAsia="Times New Roman" w:hAnsi="Arial" w:cs="Arial"/>
          <w:color w:val="242729"/>
          <w:sz w:val="28"/>
          <w:szCs w:val="29"/>
        </w:rPr>
        <w:t>a) Anonymous volumes</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When using data-containers, you can either use anonymous volumes like this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version '2'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services: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consumer: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volume_from:</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 data-container:rw</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data-container: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image: cogniteev/echo</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command: echo 'Data Container'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 /var/www</w:t>
      </w:r>
    </w:p>
    <w:p w:rsidR="00354B47" w:rsidRPr="00354B47" w:rsidRDefault="00354B47" w:rsidP="00354B47">
      <w:pPr>
        <w:shd w:val="clear" w:color="auto" w:fill="FFFFFF"/>
        <w:spacing w:after="0" w:line="240" w:lineRule="auto"/>
        <w:textAlignment w:val="baseline"/>
        <w:outlineLvl w:val="1"/>
        <w:rPr>
          <w:rFonts w:ascii="Arial" w:eastAsia="Times New Roman" w:hAnsi="Arial" w:cs="Arial"/>
          <w:color w:val="242729"/>
          <w:sz w:val="28"/>
          <w:szCs w:val="29"/>
        </w:rPr>
      </w:pPr>
      <w:r w:rsidRPr="00354B47">
        <w:rPr>
          <w:rFonts w:ascii="Arial" w:eastAsia="Times New Roman" w:hAnsi="Arial" w:cs="Arial"/>
          <w:color w:val="242729"/>
          <w:sz w:val="28"/>
          <w:szCs w:val="29"/>
        </w:rPr>
        <w:t>b) Name volumes</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or you can use named volumes like this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version '2'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services: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consumer: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lastRenderedPageBreak/>
        <w:t xml:space="preserve">    volume_from:</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 data-container:rw</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data-container: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image: cogniteev/echo</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command: echo 'Data Container'</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 my-named-volume:/var/www</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my-named-volume: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driver: local</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I usually go with b) and would like to discuss / get explained the conceptual issues / flaws of maybe both of those. So what are the pros and cons.</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The aspects we can compare them against are / could be:</w:t>
      </w:r>
    </w:p>
    <w:p w:rsidR="00354B47" w:rsidRPr="00354B47" w:rsidRDefault="00354B47" w:rsidP="00354B47">
      <w:pPr>
        <w:numPr>
          <w:ilvl w:val="0"/>
          <w:numId w:val="22"/>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portability</w:t>
      </w:r>
    </w:p>
    <w:p w:rsidR="00354B47" w:rsidRPr="00354B47" w:rsidRDefault="00354B47" w:rsidP="00354B47">
      <w:pPr>
        <w:numPr>
          <w:ilvl w:val="0"/>
          <w:numId w:val="22"/>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upgradeability of the data-container (why would we ever upgrade the container ? )</w:t>
      </w:r>
    </w:p>
    <w:p w:rsidR="00354B47" w:rsidRPr="00354B47" w:rsidRDefault="00354B47" w:rsidP="00354B47">
      <w:pPr>
        <w:numPr>
          <w:ilvl w:val="0"/>
          <w:numId w:val="22"/>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Start/Stop (continue) compatibility?</w:t>
      </w:r>
    </w:p>
    <w:p w:rsidR="00354B47" w:rsidRPr="00354B47" w:rsidRDefault="00354B47" w:rsidP="00354B47">
      <w:pPr>
        <w:numPr>
          <w:ilvl w:val="0"/>
          <w:numId w:val="22"/>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multiple-stack issues?</w:t>
      </w:r>
    </w:p>
    <w:p w:rsidR="00354B47" w:rsidRPr="00354B47" w:rsidRDefault="00354B47" w:rsidP="00354B47">
      <w:pPr>
        <w:numPr>
          <w:ilvl w:val="0"/>
          <w:numId w:val="22"/>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efficiency ( reuse of the volume )</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This question spwaned du to the discussion on this question </w:t>
      </w:r>
      <w:hyperlink r:id="rId172" w:history="1">
        <w:r w:rsidRPr="00354B47">
          <w:rPr>
            <w:rFonts w:ascii="inherit" w:eastAsia="Times New Roman" w:hAnsi="inherit" w:cs="Arial"/>
            <w:color w:val="005999"/>
            <w:sz w:val="21"/>
            <w:szCs w:val="23"/>
            <w:u w:val="single"/>
            <w:bdr w:val="none" w:sz="0" w:space="0" w:color="auto" w:frame="1"/>
          </w:rPr>
          <w:t>https://stackoverflow.com/a/38984689/3625317</w:t>
        </w:r>
      </w:hyperlink>
    </w:p>
    <w:p w:rsidR="00030674" w:rsidRDefault="00354B47" w:rsidP="00030674">
      <w:pPr>
        <w:shd w:val="clear" w:color="auto" w:fill="FFFFFF"/>
        <w:spacing w:after="0" w:line="240" w:lineRule="auto"/>
        <w:textAlignment w:val="baseline"/>
        <w:rPr>
          <w:rFonts w:ascii="Arial" w:hAnsi="Arial" w:cs="Arial"/>
          <w:color w:val="242729"/>
          <w:sz w:val="20"/>
          <w:szCs w:val="20"/>
          <w:shd w:val="clear" w:color="auto" w:fill="FFFFFF"/>
        </w:rPr>
      </w:pPr>
      <w:r>
        <w:rPr>
          <w:rFonts w:ascii="Arial" w:eastAsia="Times New Roman" w:hAnsi="Arial" w:cs="Arial"/>
          <w:color w:val="242729"/>
          <w:sz w:val="16"/>
          <w:szCs w:val="23"/>
        </w:rPr>
        <w:t>---</w:t>
      </w:r>
      <w:r>
        <w:rPr>
          <w:rStyle w:val="comment-copy"/>
          <w:rFonts w:ascii="Arial" w:hAnsi="Arial" w:cs="Arial"/>
          <w:color w:val="242729"/>
          <w:sz w:val="20"/>
          <w:szCs w:val="20"/>
          <w:bdr w:val="none" w:sz="0" w:space="0" w:color="auto" w:frame="1"/>
          <w:shd w:val="clear" w:color="auto" w:fill="FFFFFF"/>
        </w:rPr>
        <w:t>Named volumes were created to replace data containers. I don't know of any use cases where data containers are preferred. See </w:t>
      </w:r>
      <w:hyperlink r:id="rId173" w:history="1">
        <w:r>
          <w:rPr>
            <w:rStyle w:val="Hyperlink"/>
            <w:rFonts w:ascii="inherit" w:hAnsi="inherit" w:cs="Arial"/>
            <w:color w:val="005999"/>
            <w:sz w:val="20"/>
            <w:szCs w:val="20"/>
            <w:bdr w:val="none" w:sz="0" w:space="0" w:color="auto" w:frame="1"/>
            <w:shd w:val="clear" w:color="auto" w:fill="FFFFFF"/>
          </w:rPr>
          <w:t>this similar (dup?) question</w:t>
        </w:r>
      </w:hyperlink>
      <w:r>
        <w:rPr>
          <w:rFonts w:ascii="Arial" w:hAnsi="Arial" w:cs="Arial"/>
          <w:color w:val="242729"/>
          <w:sz w:val="20"/>
          <w:szCs w:val="20"/>
          <w:shd w:val="clear" w:color="auto" w:fill="FFFFFF"/>
        </w:rPr>
        <w:t> –</w:t>
      </w:r>
    </w:p>
    <w:p w:rsidR="00354B47" w:rsidRPr="00354B47" w:rsidRDefault="00354B47" w:rsidP="00354B47">
      <w:pPr>
        <w:pStyle w:val="NormalWeb"/>
        <w:shd w:val="clear" w:color="auto" w:fill="FFFFFF"/>
        <w:spacing w:before="0" w:beforeAutospacing="0" w:after="0" w:afterAutospacing="0"/>
        <w:textAlignment w:val="baseline"/>
        <w:rPr>
          <w:rFonts w:ascii="Arial" w:hAnsi="Arial" w:cs="Arial"/>
          <w:color w:val="242729"/>
          <w:sz w:val="22"/>
          <w:szCs w:val="23"/>
        </w:rPr>
      </w:pPr>
      <w:r w:rsidRPr="00354B47">
        <w:rPr>
          <w:rFonts w:ascii="Arial" w:hAnsi="Arial" w:cs="Arial"/>
          <w:color w:val="242729"/>
          <w:sz w:val="20"/>
          <w:szCs w:val="20"/>
          <w:shd w:val="clear" w:color="auto" w:fill="FFFFFF"/>
        </w:rPr>
        <w:sym w:font="Wingdings" w:char="F0E0"/>
      </w:r>
      <w:r w:rsidRPr="00354B47">
        <w:rPr>
          <w:rFonts w:ascii="Arial" w:hAnsi="Arial" w:cs="Arial"/>
          <w:color w:val="242729"/>
          <w:sz w:val="22"/>
          <w:szCs w:val="23"/>
        </w:rPr>
        <w:t>Short answer: named data volumes are preferred, data containers are no longer needed, so you should never use </w:t>
      </w:r>
      <w:r w:rsidRPr="00354B47">
        <w:rPr>
          <w:rFonts w:ascii="Consolas" w:hAnsi="Consolas" w:cs="Courier New"/>
          <w:color w:val="242729"/>
          <w:sz w:val="18"/>
          <w:szCs w:val="20"/>
          <w:bdr w:val="none" w:sz="0" w:space="0" w:color="auto" w:frame="1"/>
          <w:shd w:val="clear" w:color="auto" w:fill="EFF0F1"/>
        </w:rPr>
        <w:t>volumes-from</w:t>
      </w:r>
      <w:r w:rsidRPr="00354B47">
        <w:rPr>
          <w:rFonts w:ascii="Arial" w:hAnsi="Arial" w:cs="Arial"/>
          <w:color w:val="242729"/>
          <w:sz w:val="22"/>
          <w:szCs w:val="23"/>
        </w:rPr>
        <w:t> on any new project.</w:t>
      </w:r>
    </w:p>
    <w:p w:rsidR="00354B47" w:rsidRPr="00354B47" w:rsidRDefault="00354B47" w:rsidP="00354B47">
      <w:pPr>
        <w:shd w:val="clear" w:color="auto" w:fill="FFFFFF"/>
        <w:spacing w:after="24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Your version of named volumes is merging a named and data container, it should be: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version '2'</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services: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web:</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image: my-web-image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 my-named-volume:/var/www</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volumes:</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my-named-volume:</w:t>
      </w:r>
    </w:p>
    <w:p w:rsidR="00354B47" w:rsidRPr="00354B47" w:rsidRDefault="00354B47" w:rsidP="00354B4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354B47">
        <w:rPr>
          <w:rFonts w:ascii="Consolas" w:eastAsia="Times New Roman" w:hAnsi="Consolas" w:cs="Courier New"/>
          <w:color w:val="242729"/>
          <w:sz w:val="18"/>
          <w:szCs w:val="20"/>
          <w:bdr w:val="none" w:sz="0" w:space="0" w:color="auto" w:frame="1"/>
          <w:shd w:val="clear" w:color="auto" w:fill="EFF0F1"/>
        </w:rPr>
        <w:t xml:space="preserve">     driver: local</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By merging the two, you've added an extra layer of indirection to reach your named volume, without any added benefits. Named volumes were created in 1.9 to </w:t>
      </w:r>
      <w:hyperlink r:id="rId174" w:history="1">
        <w:r w:rsidRPr="00354B47">
          <w:rPr>
            <w:rFonts w:ascii="inherit" w:eastAsia="Times New Roman" w:hAnsi="inherit" w:cs="Arial"/>
            <w:color w:val="005999"/>
            <w:sz w:val="21"/>
            <w:szCs w:val="23"/>
            <w:u w:val="single"/>
            <w:bdr w:val="none" w:sz="0" w:space="0" w:color="auto" w:frame="1"/>
          </w:rPr>
          <w:t>replace data containers</w:t>
        </w:r>
      </w:hyperlink>
      <w:r w:rsidRPr="00354B47">
        <w:rPr>
          <w:rFonts w:ascii="Arial" w:eastAsia="Times New Roman" w:hAnsi="Arial" w:cs="Arial"/>
          <w:color w:val="242729"/>
          <w:szCs w:val="23"/>
        </w:rPr>
        <w:t> which were themselves a somewhat hacked method to provide persistent data. Advantages of named volumes over data containers include:</w:t>
      </w:r>
    </w:p>
    <w:p w:rsidR="00354B47" w:rsidRPr="00354B47" w:rsidRDefault="00354B47" w:rsidP="00354B47">
      <w:pPr>
        <w:numPr>
          <w:ilvl w:val="0"/>
          <w:numId w:val="23"/>
        </w:numPr>
        <w:shd w:val="clear" w:color="auto" w:fill="FFFFFF"/>
        <w:spacing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Your data management is separate from your container management, you can remove all running containers and still have your data available</w:t>
      </w:r>
    </w:p>
    <w:p w:rsidR="00354B47" w:rsidRPr="00354B47" w:rsidRDefault="00354B47" w:rsidP="00354B47">
      <w:pPr>
        <w:numPr>
          <w:ilvl w:val="0"/>
          <w:numId w:val="23"/>
        </w:numPr>
        <w:shd w:val="clear" w:color="auto" w:fill="FFFFFF"/>
        <w:spacing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Data can be stored in different locations using volume drivers, which means you can put it on nfs, a distributed file system, or even a local persistent directory</w:t>
      </w:r>
    </w:p>
    <w:p w:rsidR="00354B47" w:rsidRPr="00354B47" w:rsidRDefault="00354B47" w:rsidP="00354B47">
      <w:pPr>
        <w:numPr>
          <w:ilvl w:val="0"/>
          <w:numId w:val="23"/>
        </w:numPr>
        <w:shd w:val="clear" w:color="auto" w:fill="FFFFFF"/>
        <w:spacing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You may start and stop any container in any order without dependencies between containers</w:t>
      </w:r>
    </w:p>
    <w:p w:rsidR="00354B47" w:rsidRPr="00354B47" w:rsidRDefault="00354B47" w:rsidP="00354B47">
      <w:pPr>
        <w:numPr>
          <w:ilvl w:val="0"/>
          <w:numId w:val="23"/>
        </w:numPr>
        <w:shd w:val="clear" w:color="auto" w:fill="FFFFFF"/>
        <w:spacing w:after="0" w:line="240" w:lineRule="auto"/>
        <w:ind w:left="450"/>
        <w:textAlignment w:val="baseline"/>
        <w:rPr>
          <w:rFonts w:ascii="inherit" w:eastAsia="Times New Roman" w:hAnsi="inherit" w:cs="Arial"/>
          <w:color w:val="242729"/>
          <w:sz w:val="21"/>
          <w:szCs w:val="23"/>
        </w:rPr>
      </w:pPr>
      <w:r w:rsidRPr="00354B47">
        <w:rPr>
          <w:rFonts w:ascii="inherit" w:eastAsia="Times New Roman" w:hAnsi="inherit" w:cs="Arial"/>
          <w:color w:val="242729"/>
          <w:sz w:val="21"/>
          <w:szCs w:val="23"/>
        </w:rPr>
        <w:t>When first created, a named volume will receive a copy of the image filesystem it is first mounted on top of, identical to the behavior of data containers, which means it's a seamless transition (note that this is not the behavior of a host volume, aka bind mount)</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Cs w:val="23"/>
        </w:rPr>
      </w:pPr>
      <w:r w:rsidRPr="00354B47">
        <w:rPr>
          <w:rFonts w:ascii="Arial" w:eastAsia="Times New Roman" w:hAnsi="Arial" w:cs="Arial"/>
          <w:color w:val="242729"/>
          <w:szCs w:val="23"/>
        </w:rPr>
        <w:t>See also </w:t>
      </w:r>
      <w:hyperlink r:id="rId175" w:history="1">
        <w:r w:rsidRPr="00354B47">
          <w:rPr>
            <w:rFonts w:ascii="inherit" w:eastAsia="Times New Roman" w:hAnsi="inherit" w:cs="Arial"/>
            <w:color w:val="005999"/>
            <w:sz w:val="21"/>
            <w:szCs w:val="23"/>
            <w:u w:val="single"/>
            <w:bdr w:val="none" w:sz="0" w:space="0" w:color="auto" w:frame="1"/>
          </w:rPr>
          <w:t>this question that also discusses named volumes vs data containers</w:t>
        </w:r>
      </w:hyperlink>
      <w:r w:rsidRPr="00354B47">
        <w:rPr>
          <w:rFonts w:ascii="Arial" w:eastAsia="Times New Roman" w:hAnsi="Arial" w:cs="Arial"/>
          <w:color w:val="242729"/>
          <w:szCs w:val="23"/>
        </w:rPr>
        <w:t> and </w:t>
      </w:r>
      <w:hyperlink r:id="rId176" w:history="1">
        <w:r w:rsidRPr="00354B47">
          <w:rPr>
            <w:rFonts w:ascii="inherit" w:eastAsia="Times New Roman" w:hAnsi="inherit" w:cs="Arial"/>
            <w:color w:val="005999"/>
            <w:sz w:val="21"/>
            <w:szCs w:val="23"/>
            <w:u w:val="single"/>
            <w:bdr w:val="none" w:sz="0" w:space="0" w:color="auto" w:frame="1"/>
          </w:rPr>
          <w:t>this answer</w:t>
        </w:r>
      </w:hyperlink>
      <w:r w:rsidRPr="00354B47">
        <w:rPr>
          <w:rFonts w:ascii="Arial" w:eastAsia="Times New Roman" w:hAnsi="Arial" w:cs="Arial"/>
          <w:color w:val="242729"/>
          <w:szCs w:val="23"/>
        </w:rPr>
        <w:t> to another similar question. We also have a </w:t>
      </w:r>
      <w:hyperlink r:id="rId177" w:history="1">
        <w:r w:rsidRPr="00354B47">
          <w:rPr>
            <w:rFonts w:ascii="inherit" w:eastAsia="Times New Roman" w:hAnsi="inherit" w:cs="Arial"/>
            <w:color w:val="005999"/>
            <w:sz w:val="21"/>
            <w:szCs w:val="23"/>
            <w:u w:val="single"/>
            <w:bdr w:val="none" w:sz="0" w:space="0" w:color="auto" w:frame="1"/>
          </w:rPr>
          <w:t>blog post on this</w:t>
        </w:r>
      </w:hyperlink>
      <w:r w:rsidRPr="00354B47">
        <w:rPr>
          <w:rFonts w:ascii="Arial" w:eastAsia="Times New Roman" w:hAnsi="Arial" w:cs="Arial"/>
          <w:color w:val="242729"/>
          <w:szCs w:val="23"/>
        </w:rPr>
        <w:t> by a company that I work for.</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354B47">
        <w:rPr>
          <w:rFonts w:ascii="Arial" w:eastAsia="Times New Roman" w:hAnsi="Arial" w:cs="Arial"/>
          <w:color w:val="242729"/>
          <w:sz w:val="16"/>
          <w:szCs w:val="23"/>
        </w:rPr>
        <w:t>thank you very much, sir. Those are really valuable informations, esp. that it is actually intended to replace data-containers since 1.9. – Eugen Mayer Aug 18 '16 at 14:10</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t xml:space="preserve">  </w:t>
      </w:r>
      <w:r w:rsidRPr="00354B47">
        <w:rPr>
          <w:rFonts w:ascii="Arial" w:eastAsia="Times New Roman" w:hAnsi="Arial" w:cs="Arial"/>
          <w:color w:val="242729"/>
          <w:sz w:val="16"/>
          <w:szCs w:val="23"/>
        </w:rPr>
        <w:tab/>
        <w:t xml:space="preserve"> </w:t>
      </w:r>
      <w:r w:rsidRPr="00354B47">
        <w:rPr>
          <w:rFonts w:ascii="Arial" w:eastAsia="Times New Roman" w:hAnsi="Arial" w:cs="Arial"/>
          <w:color w:val="242729"/>
          <w:sz w:val="16"/>
          <w:szCs w:val="23"/>
        </w:rPr>
        <w:tab/>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t>For further reference, also the docs got updated to remove the mention that data-containers are best-practice github.com/docker/docker/issues/20465 - so this all seconds your answer – Eugen Mayer Aug 18 '16 at 14:13</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t xml:space="preserve">  </w:t>
      </w:r>
      <w:r w:rsidRPr="00354B47">
        <w:rPr>
          <w:rFonts w:ascii="Arial" w:eastAsia="Times New Roman" w:hAnsi="Arial" w:cs="Arial"/>
          <w:color w:val="242729"/>
          <w:sz w:val="16"/>
          <w:szCs w:val="23"/>
        </w:rPr>
        <w:tab/>
        <w:t xml:space="preserve"> </w:t>
      </w:r>
      <w:r w:rsidRPr="00354B47">
        <w:rPr>
          <w:rFonts w:ascii="Arial" w:eastAsia="Times New Roman" w:hAnsi="Arial" w:cs="Arial"/>
          <w:color w:val="242729"/>
          <w:sz w:val="16"/>
          <w:szCs w:val="23"/>
        </w:rPr>
        <w:tab/>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t>They need to be updated still, that issue is open. Might be time for me to check out the code and make a pull request. – BMitch Aug 18 '16 at 15:01</w:t>
      </w:r>
    </w:p>
    <w:p w:rsidR="00354B47" w:rsidRP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t xml:space="preserve">  </w:t>
      </w:r>
      <w:r w:rsidRPr="00354B47">
        <w:rPr>
          <w:rFonts w:ascii="Arial" w:eastAsia="Times New Roman" w:hAnsi="Arial" w:cs="Arial"/>
          <w:color w:val="242729"/>
          <w:sz w:val="16"/>
          <w:szCs w:val="23"/>
        </w:rPr>
        <w:tab/>
        <w:t xml:space="preserve"> </w:t>
      </w:r>
      <w:r w:rsidRPr="00354B47">
        <w:rPr>
          <w:rFonts w:ascii="Arial" w:eastAsia="Times New Roman" w:hAnsi="Arial" w:cs="Arial"/>
          <w:color w:val="242729"/>
          <w:sz w:val="16"/>
          <w:szCs w:val="23"/>
        </w:rPr>
        <w:tab/>
      </w:r>
    </w:p>
    <w:p w:rsidR="00354B47" w:rsidRDefault="00354B47" w:rsidP="00354B47">
      <w:pPr>
        <w:shd w:val="clear" w:color="auto" w:fill="FFFFFF"/>
        <w:spacing w:after="0" w:line="240" w:lineRule="auto"/>
        <w:textAlignment w:val="baseline"/>
        <w:rPr>
          <w:rFonts w:ascii="Arial" w:eastAsia="Times New Roman" w:hAnsi="Arial" w:cs="Arial"/>
          <w:color w:val="242729"/>
          <w:sz w:val="16"/>
          <w:szCs w:val="23"/>
        </w:rPr>
      </w:pPr>
      <w:r w:rsidRPr="00354B47">
        <w:rPr>
          <w:rFonts w:ascii="Arial" w:eastAsia="Times New Roman" w:hAnsi="Arial" w:cs="Arial"/>
          <w:color w:val="242729"/>
          <w:sz w:val="16"/>
          <w:szCs w:val="23"/>
        </w:rPr>
        <w:lastRenderedPageBreak/>
        <w:t>Yes, you are right, docs.docker.com/engine/tutorials/dockervolumes/#/… is still present and not yet updated .. created a comment github.com/docker/docker/issues/20465#issuecomment-240756653 but i guess, that will not help the progress. Seeing how much confusion this topic spreads, a best-practice guide should be really something to strive for – Eugen Mayer Aug 18 '16 at 15:19</w:t>
      </w:r>
    </w:p>
    <w:p w:rsidR="00354B47" w:rsidRPr="00354B47" w:rsidRDefault="00354B47" w:rsidP="00354B47">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6"/>
          <w:szCs w:val="23"/>
        </w:rPr>
        <w:t>32.)</w:t>
      </w:r>
      <w:r w:rsidRPr="00354B47">
        <w:rPr>
          <w:rFonts w:ascii="Arial" w:hAnsi="Arial" w:cs="Arial"/>
          <w:color w:val="242729"/>
          <w:sz w:val="33"/>
          <w:szCs w:val="33"/>
        </w:rPr>
        <w:t xml:space="preserve"> </w:t>
      </w:r>
      <w:hyperlink r:id="rId178" w:history="1">
        <w:r w:rsidRPr="00354B47">
          <w:rPr>
            <w:rFonts w:ascii="inherit" w:hAnsi="inherit" w:cs="Arial"/>
            <w:b w:val="0"/>
            <w:bCs w:val="0"/>
            <w:color w:val="242729"/>
            <w:sz w:val="30"/>
            <w:szCs w:val="36"/>
            <w:highlight w:val="yellow"/>
            <w:u w:val="single"/>
            <w:bdr w:val="none" w:sz="0" w:space="0" w:color="auto" w:frame="1"/>
          </w:rPr>
          <w:t>connecting to a docker-compose mysql container denies access but docker running same image does not</w:t>
        </w:r>
      </w:hyperlink>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I am having some issues connecting to the mysql docker container that I have launched with docker-compose. This is a long post (sorry!).</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Here is my docker-compose.yml file:</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db:</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image: mysql:</w:t>
      </w:r>
      <w:r w:rsidRPr="00847750">
        <w:rPr>
          <w:rFonts w:ascii="inherit" w:eastAsia="Times New Roman" w:hAnsi="inherit" w:cs="Courier New"/>
          <w:color w:val="7D2727"/>
          <w:sz w:val="16"/>
          <w:szCs w:val="20"/>
          <w:bdr w:val="none" w:sz="0" w:space="0" w:color="auto" w:frame="1"/>
          <w:shd w:val="clear" w:color="auto" w:fill="EFF0F1"/>
        </w:rPr>
        <w:t>5.7</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ports: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 </w:t>
      </w:r>
      <w:r w:rsidRPr="00847750">
        <w:rPr>
          <w:rFonts w:ascii="inherit" w:eastAsia="Times New Roman" w:hAnsi="inherit" w:cs="Courier New"/>
          <w:color w:val="7D2727"/>
          <w:sz w:val="16"/>
          <w:szCs w:val="20"/>
          <w:bdr w:val="none" w:sz="0" w:space="0" w:color="auto" w:frame="1"/>
          <w:shd w:val="clear" w:color="auto" w:fill="EFF0F1"/>
        </w:rPr>
        <w:t>"3306:3306"</w:t>
      </w:r>
      <w:r w:rsidRPr="00847750">
        <w:rPr>
          <w:rFonts w:ascii="inherit" w:eastAsia="Times New Roman" w:hAnsi="inherit" w:cs="Courier New"/>
          <w:color w:val="303336"/>
          <w:sz w:val="16"/>
          <w:szCs w:val="20"/>
          <w:bdr w:val="none" w:sz="0" w:space="0" w:color="auto" w:frame="1"/>
          <w:shd w:val="clear" w:color="auto" w:fill="EFF0F1"/>
        </w:rPr>
        <w:t xml:space="preserve"> # I have tried both ports </w:t>
      </w:r>
      <w:r w:rsidRPr="00847750">
        <w:rPr>
          <w:rFonts w:ascii="inherit" w:eastAsia="Times New Roman" w:hAnsi="inherit" w:cs="Courier New"/>
          <w:color w:val="101094"/>
          <w:sz w:val="16"/>
          <w:szCs w:val="20"/>
          <w:bdr w:val="none" w:sz="0" w:space="0" w:color="auto" w:frame="1"/>
          <w:shd w:val="clear" w:color="auto" w:fill="EFF0F1"/>
        </w:rPr>
        <w:t>and</w:t>
      </w:r>
      <w:r w:rsidRPr="00847750">
        <w:rPr>
          <w:rFonts w:ascii="inherit" w:eastAsia="Times New Roman" w:hAnsi="inherit" w:cs="Courier New"/>
          <w:color w:val="303336"/>
          <w:sz w:val="16"/>
          <w:szCs w:val="20"/>
          <w:bdr w:val="none" w:sz="0" w:space="0" w:color="auto" w:frame="1"/>
          <w:shd w:val="clear" w:color="auto" w:fill="EFF0F1"/>
        </w:rPr>
        <w:t xml:space="preserve"> expose </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 Still doesn</w:t>
      </w:r>
      <w:r w:rsidRPr="00847750">
        <w:rPr>
          <w:rFonts w:ascii="inherit" w:eastAsia="Times New Roman" w:hAnsi="inherit" w:cs="Courier New"/>
          <w:color w:val="7D2727"/>
          <w:sz w:val="16"/>
          <w:szCs w:val="20"/>
          <w:bdr w:val="none" w:sz="0" w:space="0" w:color="auto" w:frame="1"/>
          <w:shd w:val="clear" w:color="auto" w:fill="EFF0F1"/>
        </w:rPr>
        <w:t>'</w:t>
      </w:r>
      <w:r w:rsidRPr="00847750">
        <w:rPr>
          <w:rFonts w:ascii="inherit" w:eastAsia="Times New Roman" w:hAnsi="inherit" w:cs="Courier New"/>
          <w:color w:val="303336"/>
          <w:sz w:val="16"/>
          <w:szCs w:val="20"/>
          <w:bdr w:val="none" w:sz="0" w:space="0" w:color="auto" w:frame="1"/>
          <w:shd w:val="clear" w:color="auto" w:fill="EFF0F1"/>
        </w:rPr>
        <w:t xml:space="preserve">t work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environment: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 MYSQL_ROOT_PASSWORD=</w:t>
      </w:r>
      <w:r w:rsidRPr="00847750">
        <w:rPr>
          <w:rFonts w:ascii="inherit" w:eastAsia="Times New Roman" w:hAnsi="inherit" w:cs="Courier New"/>
          <w:color w:val="7D2727"/>
          <w:sz w:val="16"/>
          <w:szCs w:val="20"/>
          <w:bdr w:val="none" w:sz="0" w:space="0" w:color="auto" w:frame="1"/>
          <w:shd w:val="clear" w:color="auto" w:fill="EFF0F1"/>
        </w:rPr>
        <w:t>"secret"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 MYSQL_USER=</w:t>
      </w:r>
      <w:r w:rsidRPr="00847750">
        <w:rPr>
          <w:rFonts w:ascii="inherit" w:eastAsia="Times New Roman" w:hAnsi="inherit" w:cs="Courier New"/>
          <w:color w:val="7D2727"/>
          <w:sz w:val="16"/>
          <w:szCs w:val="20"/>
          <w:bdr w:val="none" w:sz="0" w:space="0" w:color="auto" w:frame="1"/>
          <w:shd w:val="clear" w:color="auto" w:fill="EFF0F1"/>
        </w:rPr>
        <w:t>"django"</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 MYSQL_PASSWORD=</w:t>
      </w:r>
      <w:r w:rsidRPr="00847750">
        <w:rPr>
          <w:rFonts w:ascii="inherit" w:eastAsia="Times New Roman" w:hAnsi="inherit" w:cs="Courier New"/>
          <w:color w:val="7D2727"/>
          <w:sz w:val="16"/>
          <w:szCs w:val="20"/>
          <w:bdr w:val="none" w:sz="0" w:space="0" w:color="auto" w:frame="1"/>
          <w:shd w:val="clear" w:color="auto" w:fill="EFF0F1"/>
        </w:rPr>
        <w:t>"secret"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    - MYSQL_DATABASE=</w:t>
      </w:r>
      <w:r w:rsidRPr="00847750">
        <w:rPr>
          <w:rFonts w:ascii="inherit" w:eastAsia="Times New Roman" w:hAnsi="inherit" w:cs="Courier New"/>
          <w:color w:val="7D2727"/>
          <w:sz w:val="16"/>
          <w:szCs w:val="20"/>
          <w:bdr w:val="none" w:sz="0" w:space="0" w:color="auto" w:frame="1"/>
          <w:shd w:val="clear" w:color="auto" w:fill="EFF0F1"/>
        </w:rPr>
        <w:t>"myAppDB"</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Then:</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$&gt; docker-compose build</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db uses an image, skipping #expected!</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$&gt; docker-compose up</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&lt;&lt;LOTS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OUTPUT&gt;&gt;</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OK, so now I have an up and running docker container runner mysql:5.7. Great! Or is it? When testing in my django app, I get Operational errors saying that the user isn't allowed to connect the database. Ok, so maybe it's my django then?</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$&gt; docker ps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CONTAINER ID        IMAGE               COMMAND                  CREATED             STATUS              PORTS                    NAMES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c7216f99ca0f        mysql:</w:t>
      </w:r>
      <w:r w:rsidRPr="00847750">
        <w:rPr>
          <w:rFonts w:ascii="inherit" w:eastAsia="Times New Roman" w:hAnsi="inherit" w:cs="Courier New"/>
          <w:color w:val="7D2727"/>
          <w:sz w:val="16"/>
          <w:szCs w:val="20"/>
          <w:bdr w:val="none" w:sz="0" w:space="0" w:color="auto" w:frame="1"/>
          <w:shd w:val="clear" w:color="auto" w:fill="EFF0F1"/>
        </w:rPr>
        <w:t>5.7</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"docker-entrypoint.sh"</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3</w:t>
      </w:r>
      <w:r w:rsidRPr="00847750">
        <w:rPr>
          <w:rFonts w:ascii="inherit" w:eastAsia="Times New Roman" w:hAnsi="inherit" w:cs="Courier New"/>
          <w:color w:val="303336"/>
          <w:sz w:val="16"/>
          <w:szCs w:val="20"/>
          <w:bdr w:val="none" w:sz="0" w:space="0" w:color="auto" w:frame="1"/>
          <w:shd w:val="clear" w:color="auto" w:fill="EFF0F1"/>
        </w:rPr>
        <w:t xml:space="preserve"> minutes ago       Up </w:t>
      </w:r>
      <w:r w:rsidRPr="00847750">
        <w:rPr>
          <w:rFonts w:ascii="inherit" w:eastAsia="Times New Roman" w:hAnsi="inherit" w:cs="Courier New"/>
          <w:color w:val="7D2727"/>
          <w:sz w:val="16"/>
          <w:szCs w:val="20"/>
          <w:bdr w:val="none" w:sz="0" w:space="0" w:color="auto" w:frame="1"/>
          <w:shd w:val="clear" w:color="auto" w:fill="EFF0F1"/>
        </w:rPr>
        <w:t>3</w:t>
      </w:r>
      <w:r w:rsidRPr="00847750">
        <w:rPr>
          <w:rFonts w:ascii="inherit" w:eastAsia="Times New Roman" w:hAnsi="inherit" w:cs="Courier New"/>
          <w:color w:val="303336"/>
          <w:sz w:val="16"/>
          <w:szCs w:val="20"/>
          <w:bdr w:val="none" w:sz="0" w:space="0" w:color="auto" w:frame="1"/>
          <w:shd w:val="clear" w:color="auto" w:fill="EFF0F1"/>
        </w:rPr>
        <w:t xml:space="preserve"> minutes        </w:t>
      </w:r>
      <w:r w:rsidRPr="00847750">
        <w:rPr>
          <w:rFonts w:ascii="inherit" w:eastAsia="Times New Roman" w:hAnsi="inherit" w:cs="Courier New"/>
          <w:color w:val="7D2727"/>
          <w:sz w:val="16"/>
          <w:szCs w:val="20"/>
          <w:bdr w:val="none" w:sz="0" w:space="0" w:color="auto" w:frame="1"/>
          <w:shd w:val="clear" w:color="auto" w:fill="EFF0F1"/>
        </w:rPr>
        <w:t>0.0.0.0</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-&gt;</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/tcp   sharpfin_db_1</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$&gt; docker-machine ip dev</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7D2727"/>
          <w:sz w:val="16"/>
          <w:szCs w:val="20"/>
          <w:bdr w:val="none" w:sz="0" w:space="0" w:color="auto" w:frame="1"/>
          <w:shd w:val="clear" w:color="auto" w:fill="EFF0F1"/>
        </w:rPr>
        <w:t>192.168.99.100</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$&gt; mysql -h </w:t>
      </w:r>
      <w:r w:rsidRPr="00847750">
        <w:rPr>
          <w:rFonts w:ascii="inherit" w:eastAsia="Times New Roman" w:hAnsi="inherit" w:cs="Courier New"/>
          <w:color w:val="7D2727"/>
          <w:sz w:val="16"/>
          <w:szCs w:val="20"/>
          <w:bdr w:val="none" w:sz="0" w:space="0" w:color="auto" w:frame="1"/>
          <w:shd w:val="clear" w:color="auto" w:fill="EFF0F1"/>
        </w:rPr>
        <w:t>192.168.99.100</w:t>
      </w:r>
      <w:r w:rsidRPr="00847750">
        <w:rPr>
          <w:rFonts w:ascii="inherit" w:eastAsia="Times New Roman" w:hAnsi="inherit" w:cs="Courier New"/>
          <w:color w:val="303336"/>
          <w:sz w:val="16"/>
          <w:szCs w:val="20"/>
          <w:bdr w:val="none" w:sz="0" w:space="0" w:color="auto" w:frame="1"/>
          <w:shd w:val="clear" w:color="auto" w:fill="EFF0F1"/>
        </w:rPr>
        <w:t xml:space="preserve"> -P </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 xml:space="preserve"> -u django -p</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Enter password: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ERROR </w:t>
      </w:r>
      <w:r w:rsidRPr="00847750">
        <w:rPr>
          <w:rFonts w:ascii="inherit" w:eastAsia="Times New Roman" w:hAnsi="inherit" w:cs="Courier New"/>
          <w:color w:val="7D2727"/>
          <w:sz w:val="16"/>
          <w:szCs w:val="20"/>
          <w:bdr w:val="none" w:sz="0" w:space="0" w:color="auto" w:frame="1"/>
          <w:shd w:val="clear" w:color="auto" w:fill="EFF0F1"/>
        </w:rPr>
        <w:t>1045</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28000</w:t>
      </w:r>
      <w:r w:rsidRPr="00847750">
        <w:rPr>
          <w:rFonts w:ascii="inherit" w:eastAsia="Times New Roman" w:hAnsi="inherit" w:cs="Courier New"/>
          <w:color w:val="303336"/>
          <w:sz w:val="16"/>
          <w:szCs w:val="20"/>
          <w:bdr w:val="none" w:sz="0" w:space="0" w:color="auto" w:frame="1"/>
          <w:shd w:val="clear" w:color="auto" w:fill="EFF0F1"/>
        </w:rPr>
        <w:t xml:space="preserve">): Access denied </w:t>
      </w:r>
      <w:r w:rsidRPr="00847750">
        <w:rPr>
          <w:rFonts w:ascii="inherit" w:eastAsia="Times New Roman" w:hAnsi="inherit" w:cs="Courier New"/>
          <w:color w:val="101094"/>
          <w:sz w:val="16"/>
          <w:szCs w:val="20"/>
          <w:bdr w:val="none" w:sz="0" w:space="0" w:color="auto" w:frame="1"/>
          <w:shd w:val="clear" w:color="auto" w:fill="EFF0F1"/>
        </w:rPr>
        <w:t>for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user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'django'</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7D2727"/>
          <w:sz w:val="16"/>
          <w:szCs w:val="20"/>
          <w:bdr w:val="none" w:sz="0" w:space="0" w:color="auto" w:frame="1"/>
          <w:shd w:val="clear" w:color="auto" w:fill="EFF0F1"/>
        </w:rPr>
        <w:t>'192.168.99.1'</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using</w:t>
      </w:r>
      <w:r w:rsidRPr="00847750">
        <w:rPr>
          <w:rFonts w:ascii="inherit" w:eastAsia="Times New Roman" w:hAnsi="inherit" w:cs="Courier New"/>
          <w:color w:val="303336"/>
          <w:sz w:val="16"/>
          <w:szCs w:val="20"/>
          <w:bdr w:val="none" w:sz="0" w:space="0" w:color="auto" w:frame="1"/>
          <w:shd w:val="clear" w:color="auto" w:fill="EFF0F1"/>
        </w:rPr>
        <w:t xml:space="preserve"> password: YES)</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ok so maybe It's something to do with connecting to the docker-compose container? What if I try connecting from inside the docker container?</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$&gt; docker </w:t>
      </w:r>
      <w:r w:rsidRPr="00847750">
        <w:rPr>
          <w:rFonts w:ascii="inherit" w:eastAsia="Times New Roman" w:hAnsi="inherit" w:cs="Courier New"/>
          <w:color w:val="101094"/>
          <w:sz w:val="16"/>
          <w:szCs w:val="20"/>
          <w:bdr w:val="none" w:sz="0" w:space="0" w:color="auto" w:frame="1"/>
          <w:shd w:val="clear" w:color="auto" w:fill="EFF0F1"/>
        </w:rPr>
        <w:t>exec</w:t>
      </w:r>
      <w:r w:rsidRPr="00847750">
        <w:rPr>
          <w:rFonts w:ascii="inherit" w:eastAsia="Times New Roman" w:hAnsi="inherit" w:cs="Courier New"/>
          <w:color w:val="303336"/>
          <w:sz w:val="16"/>
          <w:szCs w:val="20"/>
          <w:bdr w:val="none" w:sz="0" w:space="0" w:color="auto" w:frame="1"/>
          <w:shd w:val="clear" w:color="auto" w:fill="EFF0F1"/>
        </w:rPr>
        <w:t xml:space="preserve"> -it c7216f99ca0f /bin/bash</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root@c7216f99ca0f:/#</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root@c7216f99ca0f:/# mysql -u django -p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Enter password: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ERROR </w:t>
      </w:r>
      <w:r w:rsidRPr="00847750">
        <w:rPr>
          <w:rFonts w:ascii="inherit" w:eastAsia="Times New Roman" w:hAnsi="inherit" w:cs="Courier New"/>
          <w:color w:val="7D2727"/>
          <w:sz w:val="16"/>
          <w:szCs w:val="20"/>
          <w:bdr w:val="none" w:sz="0" w:space="0" w:color="auto" w:frame="1"/>
          <w:shd w:val="clear" w:color="auto" w:fill="EFF0F1"/>
        </w:rPr>
        <w:t>1045</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28000</w:t>
      </w:r>
      <w:r w:rsidRPr="00847750">
        <w:rPr>
          <w:rFonts w:ascii="inherit" w:eastAsia="Times New Roman" w:hAnsi="inherit" w:cs="Courier New"/>
          <w:color w:val="303336"/>
          <w:sz w:val="16"/>
          <w:szCs w:val="20"/>
          <w:bdr w:val="none" w:sz="0" w:space="0" w:color="auto" w:frame="1"/>
          <w:shd w:val="clear" w:color="auto" w:fill="EFF0F1"/>
        </w:rPr>
        <w:t xml:space="preserve">): Access denied </w:t>
      </w:r>
      <w:r w:rsidRPr="00847750">
        <w:rPr>
          <w:rFonts w:ascii="inherit" w:eastAsia="Times New Roman" w:hAnsi="inherit" w:cs="Courier New"/>
          <w:color w:val="101094"/>
          <w:sz w:val="16"/>
          <w:szCs w:val="20"/>
          <w:bdr w:val="none" w:sz="0" w:space="0" w:color="auto" w:frame="1"/>
          <w:shd w:val="clear" w:color="auto" w:fill="EFF0F1"/>
        </w:rPr>
        <w:t>for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user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'django'</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7D2727"/>
          <w:sz w:val="16"/>
          <w:szCs w:val="20"/>
          <w:bdr w:val="none" w:sz="0" w:space="0" w:color="auto" w:frame="1"/>
          <w:shd w:val="clear" w:color="auto" w:fill="EFF0F1"/>
        </w:rPr>
        <w:t>'localhost'</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using</w:t>
      </w:r>
      <w:r w:rsidRPr="00847750">
        <w:rPr>
          <w:rFonts w:ascii="inherit" w:eastAsia="Times New Roman" w:hAnsi="inherit" w:cs="Courier New"/>
          <w:color w:val="303336"/>
          <w:sz w:val="16"/>
          <w:szCs w:val="20"/>
          <w:bdr w:val="none" w:sz="0" w:space="0" w:color="auto" w:frame="1"/>
          <w:shd w:val="clear" w:color="auto" w:fill="EFF0F1"/>
        </w:rPr>
        <w:t xml:space="preserve"> password: YES)</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ok, so docker mysql won't let me connect, don't know why. Let's see what happens when I try do this without docker-compose:</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$&gt; docker run </w:t>
      </w:r>
      <w:r w:rsidRPr="00847750">
        <w:rPr>
          <w:rFonts w:ascii="inherit" w:eastAsia="Times New Roman" w:hAnsi="inherit" w:cs="Courier New"/>
          <w:color w:val="858C93"/>
          <w:sz w:val="16"/>
          <w:szCs w:val="20"/>
          <w:bdr w:val="none" w:sz="0" w:space="0" w:color="auto" w:frame="1"/>
          <w:shd w:val="clear" w:color="auto" w:fill="EFF0F1"/>
        </w:rPr>
        <w:t>--name run-mysql -e MYSQL_ROOT_PASSWORD="secret" -e MYSQL_USER="django" -e MYSQL_PASSWORD="secret" -e MYSQL_DATABASE="myAppDB" -p "3306:3306" mysql:5.7</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&lt;&lt;LOTS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OUTPUT SAME </w:t>
      </w:r>
      <w:r w:rsidRPr="00847750">
        <w:rPr>
          <w:rFonts w:ascii="inherit" w:eastAsia="Times New Roman" w:hAnsi="inherit" w:cs="Courier New"/>
          <w:color w:val="101094"/>
          <w:sz w:val="16"/>
          <w:szCs w:val="20"/>
          <w:bdr w:val="none" w:sz="0" w:space="0" w:color="auto" w:frame="1"/>
          <w:shd w:val="clear" w:color="auto" w:fill="EFF0F1"/>
        </w:rPr>
        <w:t>AS</w:t>
      </w:r>
      <w:r w:rsidRPr="00847750">
        <w:rPr>
          <w:rFonts w:ascii="inherit" w:eastAsia="Times New Roman" w:hAnsi="inherit" w:cs="Courier New"/>
          <w:color w:val="303336"/>
          <w:sz w:val="16"/>
          <w:szCs w:val="20"/>
          <w:bdr w:val="none" w:sz="0" w:space="0" w:color="auto" w:frame="1"/>
          <w:shd w:val="clear" w:color="auto" w:fill="EFF0F1"/>
        </w:rPr>
        <w:t xml:space="preserve"> BEFORE&gt;&gt;</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Ok, so now we have a container running the same image as before with the same settings. (I think this assertion is probably not true - docker-compose is doing something different to docker run).</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$&gt; docker ps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CONTAINER ID        IMAGE               COMMAND                  CREATED             STATUS              PORTS                    NAMES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7D2727"/>
          <w:sz w:val="16"/>
          <w:szCs w:val="20"/>
          <w:bdr w:val="none" w:sz="0" w:space="0" w:color="auto" w:frame="1"/>
          <w:shd w:val="clear" w:color="auto" w:fill="EFF0F1"/>
        </w:rPr>
        <w:t>73071</w:t>
      </w:r>
      <w:r w:rsidRPr="00847750">
        <w:rPr>
          <w:rFonts w:ascii="inherit" w:eastAsia="Times New Roman" w:hAnsi="inherit" w:cs="Courier New"/>
          <w:color w:val="303336"/>
          <w:sz w:val="16"/>
          <w:szCs w:val="20"/>
          <w:bdr w:val="none" w:sz="0" w:space="0" w:color="auto" w:frame="1"/>
          <w:shd w:val="clear" w:color="auto" w:fill="EFF0F1"/>
        </w:rPr>
        <w:t>b929e82        mysql:</w:t>
      </w:r>
      <w:r w:rsidRPr="00847750">
        <w:rPr>
          <w:rFonts w:ascii="inherit" w:eastAsia="Times New Roman" w:hAnsi="inherit" w:cs="Courier New"/>
          <w:color w:val="7D2727"/>
          <w:sz w:val="16"/>
          <w:szCs w:val="20"/>
          <w:bdr w:val="none" w:sz="0" w:space="0" w:color="auto" w:frame="1"/>
          <w:shd w:val="clear" w:color="auto" w:fill="EFF0F1"/>
        </w:rPr>
        <w:t>5.7</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"docker-entrypoint.sh"</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3</w:t>
      </w:r>
      <w:r w:rsidRPr="00847750">
        <w:rPr>
          <w:rFonts w:ascii="inherit" w:eastAsia="Times New Roman" w:hAnsi="inherit" w:cs="Courier New"/>
          <w:color w:val="303336"/>
          <w:sz w:val="16"/>
          <w:szCs w:val="20"/>
          <w:bdr w:val="none" w:sz="0" w:space="0" w:color="auto" w:frame="1"/>
          <w:shd w:val="clear" w:color="auto" w:fill="EFF0F1"/>
        </w:rPr>
        <w:t xml:space="preserve"> minutes ago       Up </w:t>
      </w:r>
      <w:r w:rsidRPr="00847750">
        <w:rPr>
          <w:rFonts w:ascii="inherit" w:eastAsia="Times New Roman" w:hAnsi="inherit" w:cs="Courier New"/>
          <w:color w:val="7D2727"/>
          <w:sz w:val="16"/>
          <w:szCs w:val="20"/>
          <w:bdr w:val="none" w:sz="0" w:space="0" w:color="auto" w:frame="1"/>
          <w:shd w:val="clear" w:color="auto" w:fill="EFF0F1"/>
        </w:rPr>
        <w:t>3</w:t>
      </w:r>
      <w:r w:rsidRPr="00847750">
        <w:rPr>
          <w:rFonts w:ascii="inherit" w:eastAsia="Times New Roman" w:hAnsi="inherit" w:cs="Courier New"/>
          <w:color w:val="303336"/>
          <w:sz w:val="16"/>
          <w:szCs w:val="20"/>
          <w:bdr w:val="none" w:sz="0" w:space="0" w:color="auto" w:frame="1"/>
          <w:shd w:val="clear" w:color="auto" w:fill="EFF0F1"/>
        </w:rPr>
        <w:t xml:space="preserve"> minutes        </w:t>
      </w:r>
      <w:r w:rsidRPr="00847750">
        <w:rPr>
          <w:rFonts w:ascii="inherit" w:eastAsia="Times New Roman" w:hAnsi="inherit" w:cs="Courier New"/>
          <w:color w:val="7D2727"/>
          <w:sz w:val="16"/>
          <w:szCs w:val="20"/>
          <w:bdr w:val="none" w:sz="0" w:space="0" w:color="auto" w:frame="1"/>
          <w:shd w:val="clear" w:color="auto" w:fill="EFF0F1"/>
        </w:rPr>
        <w:t>0.0.0.0</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-&gt;</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/tcp   run-mysql</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There's my container (called run-mysql). Let's connect!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$&gt; mysql -h </w:t>
      </w:r>
      <w:r w:rsidRPr="00847750">
        <w:rPr>
          <w:rFonts w:ascii="inherit" w:eastAsia="Times New Roman" w:hAnsi="inherit" w:cs="Courier New"/>
          <w:color w:val="7D2727"/>
          <w:sz w:val="16"/>
          <w:szCs w:val="20"/>
          <w:bdr w:val="none" w:sz="0" w:space="0" w:color="auto" w:frame="1"/>
          <w:shd w:val="clear" w:color="auto" w:fill="EFF0F1"/>
        </w:rPr>
        <w:t>192.168.99.100</w:t>
      </w:r>
      <w:r w:rsidRPr="00847750">
        <w:rPr>
          <w:rFonts w:ascii="inherit" w:eastAsia="Times New Roman" w:hAnsi="inherit" w:cs="Courier New"/>
          <w:color w:val="303336"/>
          <w:sz w:val="16"/>
          <w:szCs w:val="20"/>
          <w:bdr w:val="none" w:sz="0" w:space="0" w:color="auto" w:frame="1"/>
          <w:shd w:val="clear" w:color="auto" w:fill="EFF0F1"/>
        </w:rPr>
        <w:t xml:space="preserve"> -P </w:t>
      </w:r>
      <w:r w:rsidRPr="00847750">
        <w:rPr>
          <w:rFonts w:ascii="inherit" w:eastAsia="Times New Roman" w:hAnsi="inherit" w:cs="Courier New"/>
          <w:color w:val="7D2727"/>
          <w:sz w:val="16"/>
          <w:szCs w:val="20"/>
          <w:bdr w:val="none" w:sz="0" w:space="0" w:color="auto" w:frame="1"/>
          <w:shd w:val="clear" w:color="auto" w:fill="EFF0F1"/>
        </w:rPr>
        <w:t>3306</w:t>
      </w:r>
      <w:r w:rsidRPr="00847750">
        <w:rPr>
          <w:rFonts w:ascii="inherit" w:eastAsia="Times New Roman" w:hAnsi="inherit" w:cs="Courier New"/>
          <w:color w:val="303336"/>
          <w:sz w:val="16"/>
          <w:szCs w:val="20"/>
          <w:bdr w:val="none" w:sz="0" w:space="0" w:color="auto" w:frame="1"/>
          <w:shd w:val="clear" w:color="auto" w:fill="EFF0F1"/>
        </w:rPr>
        <w:t xml:space="preserve"> -u django -p</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Enter password: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Welcome </w:t>
      </w:r>
      <w:r w:rsidRPr="00847750">
        <w:rPr>
          <w:rFonts w:ascii="inherit" w:eastAsia="Times New Roman" w:hAnsi="inherit" w:cs="Courier New"/>
          <w:color w:val="101094"/>
          <w:sz w:val="16"/>
          <w:szCs w:val="20"/>
          <w:bdr w:val="none" w:sz="0" w:space="0" w:color="auto" w:frame="1"/>
          <w:shd w:val="clear" w:color="auto" w:fill="EFF0F1"/>
        </w:rPr>
        <w:t>to</w:t>
      </w:r>
      <w:r w:rsidRPr="00847750">
        <w:rPr>
          <w:rFonts w:ascii="inherit" w:eastAsia="Times New Roman" w:hAnsi="inherit" w:cs="Courier New"/>
          <w:color w:val="303336"/>
          <w:sz w:val="16"/>
          <w:szCs w:val="20"/>
          <w:bdr w:val="none" w:sz="0" w:space="0" w:color="auto" w:frame="1"/>
          <w:shd w:val="clear" w:color="auto" w:fill="EFF0F1"/>
        </w:rPr>
        <w:t xml:space="preserve"> the MySQL monitor.  Commands </w:t>
      </w:r>
      <w:r w:rsidRPr="00847750">
        <w:rPr>
          <w:rFonts w:ascii="inherit" w:eastAsia="Times New Roman" w:hAnsi="inherit" w:cs="Courier New"/>
          <w:color w:val="101094"/>
          <w:sz w:val="16"/>
          <w:szCs w:val="20"/>
          <w:bdr w:val="none" w:sz="0" w:space="0" w:color="auto" w:frame="1"/>
          <w:shd w:val="clear" w:color="auto" w:fill="EFF0F1"/>
        </w:rPr>
        <w:t>end</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with</w:t>
      </w:r>
      <w:r w:rsidRPr="00847750">
        <w:rPr>
          <w:rFonts w:ascii="inherit" w:eastAsia="Times New Roman" w:hAnsi="inherit" w:cs="Courier New"/>
          <w:color w:val="303336"/>
          <w:sz w:val="16"/>
          <w:szCs w:val="20"/>
          <w:bdr w:val="none" w:sz="0" w:space="0" w:color="auto" w:frame="1"/>
          <w:shd w:val="clear" w:color="auto" w:fill="EFF0F1"/>
        </w:rPr>
        <w:t xml:space="preserve"> ; </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\g.</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Your MySQL connection id </w:t>
      </w:r>
      <w:r w:rsidRPr="00847750">
        <w:rPr>
          <w:rFonts w:ascii="inherit" w:eastAsia="Times New Roman" w:hAnsi="inherit" w:cs="Courier New"/>
          <w:color w:val="101094"/>
          <w:sz w:val="16"/>
          <w:szCs w:val="20"/>
          <w:bdr w:val="none" w:sz="0" w:space="0" w:color="auto" w:frame="1"/>
          <w:shd w:val="clear" w:color="auto" w:fill="EFF0F1"/>
        </w:rPr>
        <w:t>is</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2</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Server version: </w:t>
      </w:r>
      <w:r w:rsidRPr="00847750">
        <w:rPr>
          <w:rFonts w:ascii="inherit" w:eastAsia="Times New Roman" w:hAnsi="inherit" w:cs="Courier New"/>
          <w:color w:val="7D2727"/>
          <w:sz w:val="16"/>
          <w:szCs w:val="20"/>
          <w:bdr w:val="none" w:sz="0" w:space="0" w:color="auto" w:frame="1"/>
          <w:shd w:val="clear" w:color="auto" w:fill="EFF0F1"/>
        </w:rPr>
        <w:t>5.7.12</w:t>
      </w:r>
      <w:r w:rsidRPr="00847750">
        <w:rPr>
          <w:rFonts w:ascii="inherit" w:eastAsia="Times New Roman" w:hAnsi="inherit" w:cs="Courier New"/>
          <w:color w:val="303336"/>
          <w:sz w:val="16"/>
          <w:szCs w:val="20"/>
          <w:bdr w:val="none" w:sz="0" w:space="0" w:color="auto" w:frame="1"/>
          <w:shd w:val="clear" w:color="auto" w:fill="EFF0F1"/>
        </w:rPr>
        <w:t xml:space="preserve"> MySQL Community Server (GPL)</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Copyright (c) </w:t>
      </w:r>
      <w:r w:rsidRPr="00847750">
        <w:rPr>
          <w:rFonts w:ascii="inherit" w:eastAsia="Times New Roman" w:hAnsi="inherit" w:cs="Courier New"/>
          <w:color w:val="7D2727"/>
          <w:sz w:val="16"/>
          <w:szCs w:val="20"/>
          <w:bdr w:val="none" w:sz="0" w:space="0" w:color="auto" w:frame="1"/>
          <w:shd w:val="clear" w:color="auto" w:fill="EFF0F1"/>
        </w:rPr>
        <w:t>2000</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2016</w:t>
      </w:r>
      <w:r w:rsidRPr="00847750">
        <w:rPr>
          <w:rFonts w:ascii="inherit" w:eastAsia="Times New Roman" w:hAnsi="inherit" w:cs="Courier New"/>
          <w:color w:val="303336"/>
          <w:sz w:val="16"/>
          <w:szCs w:val="20"/>
          <w:bdr w:val="none" w:sz="0" w:space="0" w:color="auto" w:frame="1"/>
          <w:shd w:val="clear" w:color="auto" w:fill="EFF0F1"/>
        </w:rPr>
        <w:t xml:space="preserve">, Oracle </w:t>
      </w:r>
      <w:r w:rsidRPr="00847750">
        <w:rPr>
          <w:rFonts w:ascii="inherit" w:eastAsia="Times New Roman" w:hAnsi="inherit" w:cs="Courier New"/>
          <w:color w:val="101094"/>
          <w:sz w:val="16"/>
          <w:szCs w:val="20"/>
          <w:bdr w:val="none" w:sz="0" w:space="0" w:color="auto" w:frame="1"/>
          <w:shd w:val="clear" w:color="auto" w:fill="EFF0F1"/>
        </w:rPr>
        <w:t>and</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its affiliates. </w:t>
      </w:r>
      <w:r w:rsidRPr="00847750">
        <w:rPr>
          <w:rFonts w:ascii="inherit" w:eastAsia="Times New Roman" w:hAnsi="inherit" w:cs="Courier New"/>
          <w:color w:val="101094"/>
          <w:sz w:val="16"/>
          <w:szCs w:val="20"/>
          <w:bdr w:val="none" w:sz="0" w:space="0" w:color="auto" w:frame="1"/>
          <w:shd w:val="clear" w:color="auto" w:fill="EFF0F1"/>
        </w:rPr>
        <w:t>All</w:t>
      </w:r>
      <w:r w:rsidRPr="00847750">
        <w:rPr>
          <w:rFonts w:ascii="inherit" w:eastAsia="Times New Roman" w:hAnsi="inherit" w:cs="Courier New"/>
          <w:color w:val="303336"/>
          <w:sz w:val="16"/>
          <w:szCs w:val="20"/>
          <w:bdr w:val="none" w:sz="0" w:space="0" w:color="auto" w:frame="1"/>
          <w:shd w:val="clear" w:color="auto" w:fill="EFF0F1"/>
        </w:rPr>
        <w:t xml:space="preserve"> rights reserved.</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Oracle </w:t>
      </w:r>
      <w:r w:rsidRPr="00847750">
        <w:rPr>
          <w:rFonts w:ascii="inherit" w:eastAsia="Times New Roman" w:hAnsi="inherit" w:cs="Courier New"/>
          <w:color w:val="101094"/>
          <w:sz w:val="16"/>
          <w:szCs w:val="20"/>
          <w:bdr w:val="none" w:sz="0" w:space="0" w:color="auto" w:frame="1"/>
          <w:shd w:val="clear" w:color="auto" w:fill="EFF0F1"/>
        </w:rPr>
        <w:t>is</w:t>
      </w:r>
      <w:r w:rsidRPr="00847750">
        <w:rPr>
          <w:rFonts w:ascii="inherit" w:eastAsia="Times New Roman" w:hAnsi="inherit" w:cs="Courier New"/>
          <w:color w:val="303336"/>
          <w:sz w:val="16"/>
          <w:szCs w:val="20"/>
          <w:bdr w:val="none" w:sz="0" w:space="0" w:color="auto" w:frame="1"/>
          <w:shd w:val="clear" w:color="auto" w:fill="EFF0F1"/>
        </w:rPr>
        <w:t xml:space="preserve"> a registered trademark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Oracle Corporation </w:t>
      </w:r>
      <w:r w:rsidRPr="00847750">
        <w:rPr>
          <w:rFonts w:ascii="inherit" w:eastAsia="Times New Roman" w:hAnsi="inherit" w:cs="Courier New"/>
          <w:color w:val="101094"/>
          <w:sz w:val="16"/>
          <w:szCs w:val="20"/>
          <w:bdr w:val="none" w:sz="0" w:space="0" w:color="auto" w:frame="1"/>
          <w:shd w:val="clear" w:color="auto" w:fill="EFF0F1"/>
        </w:rPr>
        <w:t>and</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its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affiliates. Other names may be trademarks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their respective</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owners.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Type </w:t>
      </w:r>
      <w:r w:rsidRPr="00847750">
        <w:rPr>
          <w:rFonts w:ascii="inherit" w:eastAsia="Times New Roman" w:hAnsi="inherit" w:cs="Courier New"/>
          <w:color w:val="7D2727"/>
          <w:sz w:val="16"/>
          <w:szCs w:val="20"/>
          <w:bdr w:val="none" w:sz="0" w:space="0" w:color="auto" w:frame="1"/>
          <w:shd w:val="clear" w:color="auto" w:fill="EFF0F1"/>
        </w:rPr>
        <w:t>'help;'</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'\h'</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for</w:t>
      </w:r>
      <w:r w:rsidRPr="00847750">
        <w:rPr>
          <w:rFonts w:ascii="inherit" w:eastAsia="Times New Roman" w:hAnsi="inherit" w:cs="Courier New"/>
          <w:color w:val="303336"/>
          <w:sz w:val="16"/>
          <w:szCs w:val="20"/>
          <w:bdr w:val="none" w:sz="0" w:space="0" w:color="auto" w:frame="1"/>
          <w:shd w:val="clear" w:color="auto" w:fill="EFF0F1"/>
        </w:rPr>
        <w:t xml:space="preserve"> help. Type </w:t>
      </w:r>
      <w:r w:rsidRPr="00847750">
        <w:rPr>
          <w:rFonts w:ascii="inherit" w:eastAsia="Times New Roman" w:hAnsi="inherit" w:cs="Courier New"/>
          <w:color w:val="7D2727"/>
          <w:sz w:val="16"/>
          <w:szCs w:val="20"/>
          <w:bdr w:val="none" w:sz="0" w:space="0" w:color="auto" w:frame="1"/>
          <w:shd w:val="clear" w:color="auto" w:fill="EFF0F1"/>
        </w:rPr>
        <w:t>'\c'</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to</w:t>
      </w:r>
      <w:r w:rsidRPr="00847750">
        <w:rPr>
          <w:rFonts w:ascii="inherit" w:eastAsia="Times New Roman" w:hAnsi="inherit" w:cs="Courier New"/>
          <w:color w:val="303336"/>
          <w:sz w:val="16"/>
          <w:szCs w:val="20"/>
          <w:bdr w:val="none" w:sz="0" w:space="0" w:color="auto" w:frame="1"/>
          <w:shd w:val="clear" w:color="auto" w:fill="EFF0F1"/>
        </w:rPr>
        <w:t xml:space="preserve"> clear the </w:t>
      </w:r>
      <w:r w:rsidRPr="00847750">
        <w:rPr>
          <w:rFonts w:ascii="inherit" w:eastAsia="Times New Roman" w:hAnsi="inherit" w:cs="Courier New"/>
          <w:color w:val="101094"/>
          <w:sz w:val="16"/>
          <w:szCs w:val="20"/>
          <w:bdr w:val="none" w:sz="0" w:space="0" w:color="auto" w:frame="1"/>
          <w:shd w:val="clear" w:color="auto" w:fill="EFF0F1"/>
        </w:rPr>
        <w:t>current</w:t>
      </w:r>
      <w:r w:rsidRPr="00847750">
        <w:rPr>
          <w:rFonts w:ascii="inherit" w:eastAsia="Times New Roman" w:hAnsi="inherit" w:cs="Courier New"/>
          <w:color w:val="303336"/>
          <w:sz w:val="16"/>
          <w:szCs w:val="20"/>
          <w:bdr w:val="none" w:sz="0" w:space="0" w:color="auto" w:frame="1"/>
          <w:shd w:val="clear" w:color="auto" w:fill="EFF0F1"/>
        </w:rPr>
        <w:t xml:space="preserve"> input statement.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mysql&gt; SHOW DATABASES;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lastRenderedPageBreak/>
        <w:t xml:space="preserve">| </w:t>
      </w:r>
      <w:r w:rsidRPr="00847750">
        <w:rPr>
          <w:rFonts w:ascii="inherit" w:eastAsia="Times New Roman" w:hAnsi="inherit" w:cs="Courier New"/>
          <w:color w:val="101094"/>
          <w:sz w:val="16"/>
          <w:szCs w:val="20"/>
          <w:bdr w:val="none" w:sz="0" w:space="0" w:color="auto" w:frame="1"/>
          <w:shd w:val="clear" w:color="auto" w:fill="EFF0F1"/>
        </w:rPr>
        <w:t>Database</w:t>
      </w:r>
      <w:r w:rsidRPr="00847750">
        <w:rPr>
          <w:rFonts w:ascii="inherit" w:eastAsia="Times New Roman" w:hAnsi="inherit" w:cs="Courier New"/>
          <w:color w:val="303336"/>
          <w:sz w:val="16"/>
          <w:szCs w:val="20"/>
          <w:bdr w:val="none" w:sz="0" w:space="0" w:color="auto" w:frame="1"/>
          <w:shd w:val="clear" w:color="auto" w:fill="EFF0F1"/>
        </w:rPr>
        <w:t xml:space="preserve">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information_schema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myAppDB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7D2727"/>
          <w:sz w:val="16"/>
          <w:szCs w:val="20"/>
          <w:bdr w:val="none" w:sz="0" w:space="0" w:color="auto" w:frame="1"/>
          <w:shd w:val="clear" w:color="auto" w:fill="EFF0F1"/>
        </w:rPr>
        <w:t>2</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rows</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in</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set</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0.01</w:t>
      </w:r>
      <w:r w:rsidRPr="00847750">
        <w:rPr>
          <w:rFonts w:ascii="inherit" w:eastAsia="Times New Roman" w:hAnsi="inherit" w:cs="Courier New"/>
          <w:color w:val="303336"/>
          <w:sz w:val="16"/>
          <w:szCs w:val="20"/>
          <w:bdr w:val="none" w:sz="0" w:space="0" w:color="auto" w:frame="1"/>
          <w:shd w:val="clear" w:color="auto" w:fill="EFF0F1"/>
        </w:rPr>
        <w:t xml:space="preserve"> sec)</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mysql&gt;</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Alright. Can log in. That's weird... What about from inside the container?</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$&gt; docker </w:t>
      </w:r>
      <w:r w:rsidRPr="00847750">
        <w:rPr>
          <w:rFonts w:ascii="inherit" w:eastAsia="Times New Roman" w:hAnsi="inherit" w:cs="Courier New"/>
          <w:color w:val="101094"/>
          <w:sz w:val="16"/>
          <w:szCs w:val="20"/>
          <w:bdr w:val="none" w:sz="0" w:space="0" w:color="auto" w:frame="1"/>
          <w:shd w:val="clear" w:color="auto" w:fill="EFF0F1"/>
        </w:rPr>
        <w:t>exec</w:t>
      </w:r>
      <w:r w:rsidRPr="00847750">
        <w:rPr>
          <w:rFonts w:ascii="inherit" w:eastAsia="Times New Roman" w:hAnsi="inherit" w:cs="Courier New"/>
          <w:color w:val="303336"/>
          <w:sz w:val="16"/>
          <w:szCs w:val="20"/>
          <w:bdr w:val="none" w:sz="0" w:space="0" w:color="auto" w:frame="1"/>
          <w:shd w:val="clear" w:color="auto" w:fill="EFF0F1"/>
        </w:rPr>
        <w:t xml:space="preserve"> -it </w:t>
      </w:r>
      <w:r w:rsidRPr="00847750">
        <w:rPr>
          <w:rFonts w:ascii="inherit" w:eastAsia="Times New Roman" w:hAnsi="inherit" w:cs="Courier New"/>
          <w:color w:val="7D2727"/>
          <w:sz w:val="16"/>
          <w:szCs w:val="20"/>
          <w:bdr w:val="none" w:sz="0" w:space="0" w:color="auto" w:frame="1"/>
          <w:shd w:val="clear" w:color="auto" w:fill="EFF0F1"/>
        </w:rPr>
        <w:t>73071</w:t>
      </w:r>
      <w:r w:rsidRPr="00847750">
        <w:rPr>
          <w:rFonts w:ascii="inherit" w:eastAsia="Times New Roman" w:hAnsi="inherit" w:cs="Courier New"/>
          <w:color w:val="303336"/>
          <w:sz w:val="16"/>
          <w:szCs w:val="20"/>
          <w:bdr w:val="none" w:sz="0" w:space="0" w:color="auto" w:frame="1"/>
          <w:shd w:val="clear" w:color="auto" w:fill="EFF0F1"/>
        </w:rPr>
        <w:t>b929e82 /bin/bash</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root@</w:t>
      </w:r>
      <w:r w:rsidRPr="00847750">
        <w:rPr>
          <w:rFonts w:ascii="inherit" w:eastAsia="Times New Roman" w:hAnsi="inherit" w:cs="Courier New"/>
          <w:color w:val="7D2727"/>
          <w:sz w:val="16"/>
          <w:szCs w:val="20"/>
          <w:bdr w:val="none" w:sz="0" w:space="0" w:color="auto" w:frame="1"/>
          <w:shd w:val="clear" w:color="auto" w:fill="EFF0F1"/>
        </w:rPr>
        <w:t>73071</w:t>
      </w:r>
      <w:r w:rsidRPr="00847750">
        <w:rPr>
          <w:rFonts w:ascii="inherit" w:eastAsia="Times New Roman" w:hAnsi="inherit" w:cs="Courier New"/>
          <w:color w:val="303336"/>
          <w:sz w:val="16"/>
          <w:szCs w:val="20"/>
          <w:bdr w:val="none" w:sz="0" w:space="0" w:color="auto" w:frame="1"/>
          <w:shd w:val="clear" w:color="auto" w:fill="EFF0F1"/>
        </w:rPr>
        <w:t xml:space="preserve">b929e82:/# mysql -u django -p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Enter password: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Welcome </w:t>
      </w:r>
      <w:r w:rsidRPr="00847750">
        <w:rPr>
          <w:rFonts w:ascii="inherit" w:eastAsia="Times New Roman" w:hAnsi="inherit" w:cs="Courier New"/>
          <w:color w:val="101094"/>
          <w:sz w:val="16"/>
          <w:szCs w:val="20"/>
          <w:bdr w:val="none" w:sz="0" w:space="0" w:color="auto" w:frame="1"/>
          <w:shd w:val="clear" w:color="auto" w:fill="EFF0F1"/>
        </w:rPr>
        <w:t>to</w:t>
      </w:r>
      <w:r w:rsidRPr="00847750">
        <w:rPr>
          <w:rFonts w:ascii="inherit" w:eastAsia="Times New Roman" w:hAnsi="inherit" w:cs="Courier New"/>
          <w:color w:val="303336"/>
          <w:sz w:val="16"/>
          <w:szCs w:val="20"/>
          <w:bdr w:val="none" w:sz="0" w:space="0" w:color="auto" w:frame="1"/>
          <w:shd w:val="clear" w:color="auto" w:fill="EFF0F1"/>
        </w:rPr>
        <w:t xml:space="preserve"> the MySQL monitor.  Commands </w:t>
      </w:r>
      <w:r w:rsidRPr="00847750">
        <w:rPr>
          <w:rFonts w:ascii="inherit" w:eastAsia="Times New Roman" w:hAnsi="inherit" w:cs="Courier New"/>
          <w:color w:val="101094"/>
          <w:sz w:val="16"/>
          <w:szCs w:val="20"/>
          <w:bdr w:val="none" w:sz="0" w:space="0" w:color="auto" w:frame="1"/>
          <w:shd w:val="clear" w:color="auto" w:fill="EFF0F1"/>
        </w:rPr>
        <w:t>end</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with</w:t>
      </w:r>
      <w:r w:rsidRPr="00847750">
        <w:rPr>
          <w:rFonts w:ascii="inherit" w:eastAsia="Times New Roman" w:hAnsi="inherit" w:cs="Courier New"/>
          <w:color w:val="303336"/>
          <w:sz w:val="16"/>
          <w:szCs w:val="20"/>
          <w:bdr w:val="none" w:sz="0" w:space="0" w:color="auto" w:frame="1"/>
          <w:shd w:val="clear" w:color="auto" w:fill="EFF0F1"/>
        </w:rPr>
        <w:t xml:space="preserve"> ; </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\g.</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Your MySQL connection id </w:t>
      </w:r>
      <w:r w:rsidRPr="00847750">
        <w:rPr>
          <w:rFonts w:ascii="inherit" w:eastAsia="Times New Roman" w:hAnsi="inherit" w:cs="Courier New"/>
          <w:color w:val="101094"/>
          <w:sz w:val="16"/>
          <w:szCs w:val="20"/>
          <w:bdr w:val="none" w:sz="0" w:space="0" w:color="auto" w:frame="1"/>
          <w:shd w:val="clear" w:color="auto" w:fill="EFF0F1"/>
        </w:rPr>
        <w:t>is</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3</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Server version: </w:t>
      </w:r>
      <w:r w:rsidRPr="00847750">
        <w:rPr>
          <w:rFonts w:ascii="inherit" w:eastAsia="Times New Roman" w:hAnsi="inherit" w:cs="Courier New"/>
          <w:color w:val="7D2727"/>
          <w:sz w:val="16"/>
          <w:szCs w:val="20"/>
          <w:bdr w:val="none" w:sz="0" w:space="0" w:color="auto" w:frame="1"/>
          <w:shd w:val="clear" w:color="auto" w:fill="EFF0F1"/>
        </w:rPr>
        <w:t>5.7.12</w:t>
      </w:r>
      <w:r w:rsidRPr="00847750">
        <w:rPr>
          <w:rFonts w:ascii="inherit" w:eastAsia="Times New Roman" w:hAnsi="inherit" w:cs="Courier New"/>
          <w:color w:val="303336"/>
          <w:sz w:val="16"/>
          <w:szCs w:val="20"/>
          <w:bdr w:val="none" w:sz="0" w:space="0" w:color="auto" w:frame="1"/>
          <w:shd w:val="clear" w:color="auto" w:fill="EFF0F1"/>
        </w:rPr>
        <w:t xml:space="preserve"> MySQL Community Server (GPL)</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Copyright (c) </w:t>
      </w:r>
      <w:r w:rsidRPr="00847750">
        <w:rPr>
          <w:rFonts w:ascii="inherit" w:eastAsia="Times New Roman" w:hAnsi="inherit" w:cs="Courier New"/>
          <w:color w:val="7D2727"/>
          <w:sz w:val="16"/>
          <w:szCs w:val="20"/>
          <w:bdr w:val="none" w:sz="0" w:space="0" w:color="auto" w:frame="1"/>
          <w:shd w:val="clear" w:color="auto" w:fill="EFF0F1"/>
        </w:rPr>
        <w:t>2000</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2016</w:t>
      </w:r>
      <w:r w:rsidRPr="00847750">
        <w:rPr>
          <w:rFonts w:ascii="inherit" w:eastAsia="Times New Roman" w:hAnsi="inherit" w:cs="Courier New"/>
          <w:color w:val="303336"/>
          <w:sz w:val="16"/>
          <w:szCs w:val="20"/>
          <w:bdr w:val="none" w:sz="0" w:space="0" w:color="auto" w:frame="1"/>
          <w:shd w:val="clear" w:color="auto" w:fill="EFF0F1"/>
        </w:rPr>
        <w:t xml:space="preserve">, Oracle </w:t>
      </w:r>
      <w:r w:rsidRPr="00847750">
        <w:rPr>
          <w:rFonts w:ascii="inherit" w:eastAsia="Times New Roman" w:hAnsi="inherit" w:cs="Courier New"/>
          <w:color w:val="101094"/>
          <w:sz w:val="16"/>
          <w:szCs w:val="20"/>
          <w:bdr w:val="none" w:sz="0" w:space="0" w:color="auto" w:frame="1"/>
          <w:shd w:val="clear" w:color="auto" w:fill="EFF0F1"/>
        </w:rPr>
        <w:t>and</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its affiliates. </w:t>
      </w:r>
      <w:r w:rsidRPr="00847750">
        <w:rPr>
          <w:rFonts w:ascii="inherit" w:eastAsia="Times New Roman" w:hAnsi="inherit" w:cs="Courier New"/>
          <w:color w:val="101094"/>
          <w:sz w:val="16"/>
          <w:szCs w:val="20"/>
          <w:bdr w:val="none" w:sz="0" w:space="0" w:color="auto" w:frame="1"/>
          <w:shd w:val="clear" w:color="auto" w:fill="EFF0F1"/>
        </w:rPr>
        <w:t>All</w:t>
      </w:r>
      <w:r w:rsidRPr="00847750">
        <w:rPr>
          <w:rFonts w:ascii="inherit" w:eastAsia="Times New Roman" w:hAnsi="inherit" w:cs="Courier New"/>
          <w:color w:val="303336"/>
          <w:sz w:val="16"/>
          <w:szCs w:val="20"/>
          <w:bdr w:val="none" w:sz="0" w:space="0" w:color="auto" w:frame="1"/>
          <w:shd w:val="clear" w:color="auto" w:fill="EFF0F1"/>
        </w:rPr>
        <w:t xml:space="preserve"> rights reserved.</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Oracle </w:t>
      </w:r>
      <w:r w:rsidRPr="00847750">
        <w:rPr>
          <w:rFonts w:ascii="inherit" w:eastAsia="Times New Roman" w:hAnsi="inherit" w:cs="Courier New"/>
          <w:color w:val="101094"/>
          <w:sz w:val="16"/>
          <w:szCs w:val="20"/>
          <w:bdr w:val="none" w:sz="0" w:space="0" w:color="auto" w:frame="1"/>
          <w:shd w:val="clear" w:color="auto" w:fill="EFF0F1"/>
        </w:rPr>
        <w:t>is</w:t>
      </w:r>
      <w:r w:rsidRPr="00847750">
        <w:rPr>
          <w:rFonts w:ascii="inherit" w:eastAsia="Times New Roman" w:hAnsi="inherit" w:cs="Courier New"/>
          <w:color w:val="303336"/>
          <w:sz w:val="16"/>
          <w:szCs w:val="20"/>
          <w:bdr w:val="none" w:sz="0" w:space="0" w:color="auto" w:frame="1"/>
          <w:shd w:val="clear" w:color="auto" w:fill="EFF0F1"/>
        </w:rPr>
        <w:t xml:space="preserve"> a registered trademark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Oracle Corporation </w:t>
      </w:r>
      <w:r w:rsidRPr="00847750">
        <w:rPr>
          <w:rFonts w:ascii="inherit" w:eastAsia="Times New Roman" w:hAnsi="inherit" w:cs="Courier New"/>
          <w:color w:val="101094"/>
          <w:sz w:val="16"/>
          <w:szCs w:val="20"/>
          <w:bdr w:val="none" w:sz="0" w:space="0" w:color="auto" w:frame="1"/>
          <w:shd w:val="clear" w:color="auto" w:fill="EFF0F1"/>
        </w:rPr>
        <w:t>and</w:t>
      </w: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its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affiliates. Other names may be trademarks </w:t>
      </w:r>
      <w:r w:rsidRPr="00847750">
        <w:rPr>
          <w:rFonts w:ascii="inherit" w:eastAsia="Times New Roman" w:hAnsi="inherit" w:cs="Courier New"/>
          <w:color w:val="101094"/>
          <w:sz w:val="16"/>
          <w:szCs w:val="20"/>
          <w:bdr w:val="none" w:sz="0" w:space="0" w:color="auto" w:frame="1"/>
          <w:shd w:val="clear" w:color="auto" w:fill="EFF0F1"/>
        </w:rPr>
        <w:t>of</w:t>
      </w:r>
      <w:r w:rsidRPr="00847750">
        <w:rPr>
          <w:rFonts w:ascii="inherit" w:eastAsia="Times New Roman" w:hAnsi="inherit" w:cs="Courier New"/>
          <w:color w:val="303336"/>
          <w:sz w:val="16"/>
          <w:szCs w:val="20"/>
          <w:bdr w:val="none" w:sz="0" w:space="0" w:color="auto" w:frame="1"/>
          <w:shd w:val="clear" w:color="auto" w:fill="EFF0F1"/>
        </w:rPr>
        <w:t xml:space="preserve"> their respective</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owners.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Type </w:t>
      </w:r>
      <w:r w:rsidRPr="00847750">
        <w:rPr>
          <w:rFonts w:ascii="inherit" w:eastAsia="Times New Roman" w:hAnsi="inherit" w:cs="Courier New"/>
          <w:color w:val="7D2727"/>
          <w:sz w:val="16"/>
          <w:szCs w:val="20"/>
          <w:bdr w:val="none" w:sz="0" w:space="0" w:color="auto" w:frame="1"/>
          <w:shd w:val="clear" w:color="auto" w:fill="EFF0F1"/>
        </w:rPr>
        <w:t>'help;'</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or</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'\h'</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for</w:t>
      </w:r>
      <w:r w:rsidRPr="00847750">
        <w:rPr>
          <w:rFonts w:ascii="inherit" w:eastAsia="Times New Roman" w:hAnsi="inherit" w:cs="Courier New"/>
          <w:color w:val="303336"/>
          <w:sz w:val="16"/>
          <w:szCs w:val="20"/>
          <w:bdr w:val="none" w:sz="0" w:space="0" w:color="auto" w:frame="1"/>
          <w:shd w:val="clear" w:color="auto" w:fill="EFF0F1"/>
        </w:rPr>
        <w:t xml:space="preserve"> help. Type </w:t>
      </w:r>
      <w:r w:rsidRPr="00847750">
        <w:rPr>
          <w:rFonts w:ascii="inherit" w:eastAsia="Times New Roman" w:hAnsi="inherit" w:cs="Courier New"/>
          <w:color w:val="7D2727"/>
          <w:sz w:val="16"/>
          <w:szCs w:val="20"/>
          <w:bdr w:val="none" w:sz="0" w:space="0" w:color="auto" w:frame="1"/>
          <w:shd w:val="clear" w:color="auto" w:fill="EFF0F1"/>
        </w:rPr>
        <w:t>'\c'</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to</w:t>
      </w:r>
      <w:r w:rsidRPr="00847750">
        <w:rPr>
          <w:rFonts w:ascii="inherit" w:eastAsia="Times New Roman" w:hAnsi="inherit" w:cs="Courier New"/>
          <w:color w:val="303336"/>
          <w:sz w:val="16"/>
          <w:szCs w:val="20"/>
          <w:bdr w:val="none" w:sz="0" w:space="0" w:color="auto" w:frame="1"/>
          <w:shd w:val="clear" w:color="auto" w:fill="EFF0F1"/>
        </w:rPr>
        <w:t xml:space="preserve"> clear the </w:t>
      </w:r>
      <w:r w:rsidRPr="00847750">
        <w:rPr>
          <w:rFonts w:ascii="inherit" w:eastAsia="Times New Roman" w:hAnsi="inherit" w:cs="Courier New"/>
          <w:color w:val="101094"/>
          <w:sz w:val="16"/>
          <w:szCs w:val="20"/>
          <w:bdr w:val="none" w:sz="0" w:space="0" w:color="auto" w:frame="1"/>
          <w:shd w:val="clear" w:color="auto" w:fill="EFF0F1"/>
        </w:rPr>
        <w:t>current</w:t>
      </w:r>
      <w:r w:rsidRPr="00847750">
        <w:rPr>
          <w:rFonts w:ascii="inherit" w:eastAsia="Times New Roman" w:hAnsi="inherit" w:cs="Courier New"/>
          <w:color w:val="303336"/>
          <w:sz w:val="16"/>
          <w:szCs w:val="20"/>
          <w:bdr w:val="none" w:sz="0" w:space="0" w:color="auto" w:frame="1"/>
          <w:shd w:val="clear" w:color="auto" w:fill="EFF0F1"/>
        </w:rPr>
        <w:t xml:space="preserve"> input statement.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mysql&gt; SHOW DATABASES;</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Database</w:t>
      </w:r>
      <w:r w:rsidRPr="00847750">
        <w:rPr>
          <w:rFonts w:ascii="inherit" w:eastAsia="Times New Roman" w:hAnsi="inherit" w:cs="Courier New"/>
          <w:color w:val="303336"/>
          <w:sz w:val="16"/>
          <w:szCs w:val="20"/>
          <w:bdr w:val="none" w:sz="0" w:space="0" w:color="auto" w:frame="1"/>
          <w:shd w:val="clear" w:color="auto" w:fill="EFF0F1"/>
        </w:rPr>
        <w:t xml:space="preserve">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information_schema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 myAppDB            |</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303336"/>
          <w:sz w:val="16"/>
          <w:szCs w:val="20"/>
          <w:bdr w:val="none" w:sz="0" w:space="0" w:color="auto" w:frame="1"/>
          <w:shd w:val="clear" w:color="auto" w:fill="EFF0F1"/>
        </w:rPr>
        <w:t>+</w:t>
      </w:r>
      <w:r w:rsidRPr="00847750">
        <w:rPr>
          <w:rFonts w:ascii="inherit" w:eastAsia="Times New Roman" w:hAnsi="inherit" w:cs="Courier New"/>
          <w:color w:val="858C93"/>
          <w:sz w:val="16"/>
          <w:szCs w:val="20"/>
          <w:bdr w:val="none" w:sz="0" w:space="0" w:color="auto" w:frame="1"/>
          <w:shd w:val="clear" w:color="auto" w:fill="EFF0F1"/>
        </w:rPr>
        <w:t>--------------------+</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847750">
        <w:rPr>
          <w:rFonts w:ascii="inherit" w:eastAsia="Times New Roman" w:hAnsi="inherit" w:cs="Courier New"/>
          <w:color w:val="7D2727"/>
          <w:sz w:val="16"/>
          <w:szCs w:val="20"/>
          <w:bdr w:val="none" w:sz="0" w:space="0" w:color="auto" w:frame="1"/>
          <w:shd w:val="clear" w:color="auto" w:fill="EFF0F1"/>
        </w:rPr>
        <w:t>2</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rows</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in</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101094"/>
          <w:sz w:val="16"/>
          <w:szCs w:val="20"/>
          <w:bdr w:val="none" w:sz="0" w:space="0" w:color="auto" w:frame="1"/>
          <w:shd w:val="clear" w:color="auto" w:fill="EFF0F1"/>
        </w:rPr>
        <w:t>set</w:t>
      </w:r>
      <w:r w:rsidRPr="00847750">
        <w:rPr>
          <w:rFonts w:ascii="inherit" w:eastAsia="Times New Roman" w:hAnsi="inherit" w:cs="Courier New"/>
          <w:color w:val="303336"/>
          <w:sz w:val="16"/>
          <w:szCs w:val="20"/>
          <w:bdr w:val="none" w:sz="0" w:space="0" w:color="auto" w:frame="1"/>
          <w:shd w:val="clear" w:color="auto" w:fill="EFF0F1"/>
        </w:rPr>
        <w:t xml:space="preserve"> (</w:t>
      </w:r>
      <w:r w:rsidRPr="00847750">
        <w:rPr>
          <w:rFonts w:ascii="inherit" w:eastAsia="Times New Roman" w:hAnsi="inherit" w:cs="Courier New"/>
          <w:color w:val="7D2727"/>
          <w:sz w:val="16"/>
          <w:szCs w:val="20"/>
          <w:bdr w:val="none" w:sz="0" w:space="0" w:color="auto" w:frame="1"/>
          <w:shd w:val="clear" w:color="auto" w:fill="EFF0F1"/>
        </w:rPr>
        <w:t>0.00</w:t>
      </w:r>
      <w:r w:rsidRPr="00847750">
        <w:rPr>
          <w:rFonts w:ascii="inherit" w:eastAsia="Times New Roman" w:hAnsi="inherit" w:cs="Courier New"/>
          <w:color w:val="303336"/>
          <w:sz w:val="16"/>
          <w:szCs w:val="20"/>
          <w:bdr w:val="none" w:sz="0" w:space="0" w:color="auto" w:frame="1"/>
          <w:shd w:val="clear" w:color="auto" w:fill="EFF0F1"/>
        </w:rPr>
        <w:t xml:space="preserve"> sec)</w:t>
      </w: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p>
    <w:p w:rsidR="00847750" w:rsidRPr="00847750" w:rsidRDefault="00847750" w:rsidP="008477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847750">
        <w:rPr>
          <w:rFonts w:ascii="inherit" w:eastAsia="Times New Roman" w:hAnsi="inherit" w:cs="Courier New"/>
          <w:color w:val="303336"/>
          <w:sz w:val="16"/>
          <w:szCs w:val="20"/>
          <w:bdr w:val="none" w:sz="0" w:space="0" w:color="auto" w:frame="1"/>
          <w:shd w:val="clear" w:color="auto" w:fill="EFF0F1"/>
        </w:rPr>
        <w:t xml:space="preserve">mysql&gt; </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Ok, I can log in from outside and inside the container when I launch with docker run, but not with docker-compose. What's going on? There must be something either docker-compose is doing behind the scenes that changes how the database is initialized.</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All the above is the exact same if I try with the root user as well. So it's not a permissions issue with the django user.</w:t>
      </w:r>
    </w:p>
    <w:p w:rsidR="00847750" w:rsidRPr="00847750" w:rsidRDefault="00847750" w:rsidP="00847750">
      <w:pPr>
        <w:spacing w:after="0" w:line="240" w:lineRule="auto"/>
        <w:textAlignment w:val="baseline"/>
        <w:rPr>
          <w:rFonts w:ascii="Arial" w:eastAsia="Times New Roman" w:hAnsi="Arial" w:cs="Arial"/>
          <w:color w:val="242729"/>
          <w:sz w:val="20"/>
          <w:szCs w:val="23"/>
        </w:rPr>
      </w:pPr>
      <w:r w:rsidRPr="00847750">
        <w:rPr>
          <w:rFonts w:ascii="Arial" w:eastAsia="Times New Roman" w:hAnsi="Arial" w:cs="Arial"/>
          <w:color w:val="242729"/>
          <w:sz w:val="20"/>
          <w:szCs w:val="23"/>
        </w:rPr>
        <w:t>Any ideas how to resolve this?</w:t>
      </w:r>
    </w:p>
    <w:p w:rsidR="00847750" w:rsidRPr="00847750" w:rsidRDefault="00847750" w:rsidP="00847750">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16"/>
          <w:szCs w:val="23"/>
        </w:rPr>
        <w:t>-</w:t>
      </w:r>
      <w:r w:rsidRPr="00847750">
        <w:rPr>
          <w:rFonts w:ascii="Arial" w:hAnsi="Arial" w:cs="Arial"/>
          <w:color w:val="242729"/>
          <w:sz w:val="16"/>
          <w:szCs w:val="23"/>
        </w:rPr>
        <w:sym w:font="Wingdings" w:char="F0E0"/>
      </w:r>
      <w:r w:rsidRPr="00847750">
        <w:rPr>
          <w:rFonts w:ascii="Arial" w:hAnsi="Arial" w:cs="Arial"/>
          <w:color w:val="242729"/>
          <w:sz w:val="22"/>
          <w:szCs w:val="23"/>
        </w:rPr>
        <w:t>Environment variables in </w:t>
      </w:r>
      <w:r w:rsidRPr="00847750">
        <w:rPr>
          <w:rFonts w:ascii="Consolas" w:hAnsi="Consolas" w:cs="Courier New"/>
          <w:color w:val="242729"/>
          <w:sz w:val="18"/>
          <w:szCs w:val="20"/>
          <w:bdr w:val="none" w:sz="0" w:space="0" w:color="auto" w:frame="1"/>
          <w:shd w:val="clear" w:color="auto" w:fill="EFF0F1"/>
        </w:rPr>
        <w:t>docker-compose.yml</w:t>
      </w:r>
      <w:r w:rsidRPr="00847750">
        <w:rPr>
          <w:rFonts w:ascii="Arial" w:hAnsi="Arial" w:cs="Arial"/>
          <w:color w:val="242729"/>
          <w:sz w:val="22"/>
          <w:szCs w:val="23"/>
        </w:rPr>
        <w:t> file should not have quotes when using array definition:</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db:</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image: mysql:</w:t>
      </w:r>
      <w:r w:rsidRPr="00847750">
        <w:rPr>
          <w:rFonts w:ascii="inherit" w:eastAsia="Times New Roman" w:hAnsi="inherit" w:cs="Courier New"/>
          <w:color w:val="7D2727"/>
          <w:sz w:val="18"/>
          <w:szCs w:val="20"/>
          <w:bdr w:val="none" w:sz="0" w:space="0" w:color="auto" w:frame="1"/>
          <w:shd w:val="clear" w:color="auto" w:fill="EFF0F1"/>
        </w:rPr>
        <w:t>5.7</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ports:</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w:t>
      </w:r>
      <w:r w:rsidRPr="00847750">
        <w:rPr>
          <w:rFonts w:ascii="inherit" w:eastAsia="Times New Roman" w:hAnsi="inherit" w:cs="Courier New"/>
          <w:color w:val="7D2727"/>
          <w:sz w:val="18"/>
          <w:szCs w:val="20"/>
          <w:bdr w:val="none" w:sz="0" w:space="0" w:color="auto" w:frame="1"/>
          <w:shd w:val="clear" w:color="auto" w:fill="EFF0F1"/>
        </w:rPr>
        <w:t>"3306:3306"</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environment: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MYSQL_ROOT_PASSWORD=secret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MYSQL_USER=django</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MYSQL_PASSWORD=secret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847750">
        <w:rPr>
          <w:rFonts w:ascii="inherit" w:eastAsia="Times New Roman" w:hAnsi="inherit" w:cs="Courier New"/>
          <w:color w:val="303336"/>
          <w:sz w:val="18"/>
          <w:szCs w:val="20"/>
          <w:bdr w:val="none" w:sz="0" w:space="0" w:color="auto" w:frame="1"/>
          <w:shd w:val="clear" w:color="auto" w:fill="EFF0F1"/>
        </w:rPr>
        <w:t xml:space="preserve">    - MYSQL_DATABASE=myAppDB</w:t>
      </w:r>
    </w:p>
    <w:p w:rsidR="00847750" w:rsidRPr="00847750" w:rsidRDefault="00847750" w:rsidP="00847750">
      <w:pPr>
        <w:spacing w:after="300" w:line="240" w:lineRule="auto"/>
        <w:rPr>
          <w:rFonts w:ascii="Times New Roman" w:eastAsia="Times New Roman" w:hAnsi="Times New Roman" w:cs="Times New Roman"/>
          <w:szCs w:val="24"/>
        </w:rPr>
      </w:pPr>
      <w:r w:rsidRPr="00847750">
        <w:rPr>
          <w:rFonts w:ascii="Times New Roman" w:eastAsia="Times New Roman" w:hAnsi="Times New Roman" w:cs="Times New Roman"/>
          <w:szCs w:val="24"/>
        </w:rPr>
        <w:pict>
          <v:rect id="_x0000_i1043" style="width:0;height:.75pt" o:hrstd="t" o:hrnoshade="t" o:hr="t" fillcolor="#d6d9dc" stroked="f"/>
        </w:pict>
      </w:r>
    </w:p>
    <w:p w:rsidR="00847750" w:rsidRPr="00847750" w:rsidRDefault="00847750" w:rsidP="00847750">
      <w:pPr>
        <w:shd w:val="clear" w:color="auto" w:fill="FFFFFF"/>
        <w:spacing w:after="0" w:line="240" w:lineRule="auto"/>
        <w:textAlignment w:val="baseline"/>
        <w:rPr>
          <w:rFonts w:ascii="Arial" w:eastAsia="Times New Roman" w:hAnsi="Arial" w:cs="Arial"/>
          <w:color w:val="242729"/>
          <w:szCs w:val="23"/>
        </w:rPr>
      </w:pPr>
      <w:r w:rsidRPr="00847750">
        <w:rPr>
          <w:rFonts w:ascii="Arial" w:eastAsia="Times New Roman" w:hAnsi="Arial" w:cs="Arial"/>
          <w:color w:val="242729"/>
          <w:szCs w:val="23"/>
        </w:rPr>
        <w:t>If you use them in your </w:t>
      </w:r>
      <w:r w:rsidRPr="00847750">
        <w:rPr>
          <w:rFonts w:ascii="Consolas" w:eastAsia="Times New Roman" w:hAnsi="Consolas" w:cs="Courier New"/>
          <w:color w:val="242729"/>
          <w:sz w:val="18"/>
          <w:szCs w:val="20"/>
          <w:bdr w:val="none" w:sz="0" w:space="0" w:color="auto" w:frame="1"/>
          <w:shd w:val="clear" w:color="auto" w:fill="EFF0F1"/>
        </w:rPr>
        <w:t>docker-compose.yml</w:t>
      </w:r>
      <w:r w:rsidRPr="00847750">
        <w:rPr>
          <w:rFonts w:ascii="Arial" w:eastAsia="Times New Roman" w:hAnsi="Arial" w:cs="Arial"/>
          <w:color w:val="242729"/>
          <w:szCs w:val="23"/>
        </w:rPr>
        <w:t> file:</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db:</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image: mysql:</w:t>
      </w:r>
      <w:r w:rsidRPr="00847750">
        <w:rPr>
          <w:rFonts w:ascii="inherit" w:eastAsia="Times New Roman" w:hAnsi="inherit" w:cs="Courier New"/>
          <w:color w:val="7D2727"/>
          <w:sz w:val="18"/>
          <w:szCs w:val="20"/>
          <w:bdr w:val="none" w:sz="0" w:space="0" w:color="auto" w:frame="1"/>
          <w:shd w:val="clear" w:color="auto" w:fill="EFF0F1"/>
        </w:rPr>
        <w:t>5.7</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ports:</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w:t>
      </w:r>
      <w:r w:rsidRPr="00847750">
        <w:rPr>
          <w:rFonts w:ascii="inherit" w:eastAsia="Times New Roman" w:hAnsi="inherit" w:cs="Courier New"/>
          <w:color w:val="7D2727"/>
          <w:sz w:val="18"/>
          <w:szCs w:val="20"/>
          <w:bdr w:val="none" w:sz="0" w:space="0" w:color="auto" w:frame="1"/>
          <w:shd w:val="clear" w:color="auto" w:fill="EFF0F1"/>
        </w:rPr>
        <w:t>"3306:3306"</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environment: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MYSQL_ROOT_PASSWORD=</w:t>
      </w:r>
      <w:r w:rsidRPr="00847750">
        <w:rPr>
          <w:rFonts w:ascii="inherit" w:eastAsia="Times New Roman" w:hAnsi="inherit" w:cs="Courier New"/>
          <w:color w:val="7D2727"/>
          <w:sz w:val="18"/>
          <w:szCs w:val="20"/>
          <w:bdr w:val="none" w:sz="0" w:space="0" w:color="auto" w:frame="1"/>
          <w:shd w:val="clear" w:color="auto" w:fill="EFF0F1"/>
        </w:rPr>
        <w:t>"secret"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MYSQL_USER=</w:t>
      </w:r>
      <w:r w:rsidRPr="00847750">
        <w:rPr>
          <w:rFonts w:ascii="inherit" w:eastAsia="Times New Roman" w:hAnsi="inherit" w:cs="Courier New"/>
          <w:color w:val="7D2727"/>
          <w:sz w:val="18"/>
          <w:szCs w:val="20"/>
          <w:bdr w:val="none" w:sz="0" w:space="0" w:color="auto" w:frame="1"/>
          <w:shd w:val="clear" w:color="auto" w:fill="EFF0F1"/>
        </w:rPr>
        <w:t>"django"</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 xml:space="preserve">    - MYSQL_PASSWORD=</w:t>
      </w:r>
      <w:r w:rsidRPr="00847750">
        <w:rPr>
          <w:rFonts w:ascii="inherit" w:eastAsia="Times New Roman" w:hAnsi="inherit" w:cs="Courier New"/>
          <w:color w:val="7D2727"/>
          <w:sz w:val="18"/>
          <w:szCs w:val="20"/>
          <w:bdr w:val="none" w:sz="0" w:space="0" w:color="auto" w:frame="1"/>
          <w:shd w:val="clear" w:color="auto" w:fill="EFF0F1"/>
        </w:rPr>
        <w:t>"secret"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847750">
        <w:rPr>
          <w:rFonts w:ascii="inherit" w:eastAsia="Times New Roman" w:hAnsi="inherit" w:cs="Courier New"/>
          <w:color w:val="303336"/>
          <w:sz w:val="18"/>
          <w:szCs w:val="20"/>
          <w:bdr w:val="none" w:sz="0" w:space="0" w:color="auto" w:frame="1"/>
          <w:shd w:val="clear" w:color="auto" w:fill="EFF0F1"/>
        </w:rPr>
        <w:t xml:space="preserve">    - MYSQL_DATABASE=</w:t>
      </w:r>
      <w:r w:rsidRPr="00847750">
        <w:rPr>
          <w:rFonts w:ascii="inherit" w:eastAsia="Times New Roman" w:hAnsi="inherit" w:cs="Courier New"/>
          <w:color w:val="7D2727"/>
          <w:sz w:val="18"/>
          <w:szCs w:val="20"/>
          <w:bdr w:val="none" w:sz="0" w:space="0" w:color="auto" w:frame="1"/>
          <w:shd w:val="clear" w:color="auto" w:fill="EFF0F1"/>
        </w:rPr>
        <w:t>"myAppDB"</w:t>
      </w:r>
    </w:p>
    <w:p w:rsidR="00847750" w:rsidRPr="00847750" w:rsidRDefault="00847750" w:rsidP="00847750">
      <w:pPr>
        <w:shd w:val="clear" w:color="auto" w:fill="FFFFFF"/>
        <w:spacing w:after="240" w:line="240" w:lineRule="auto"/>
        <w:textAlignment w:val="baseline"/>
        <w:rPr>
          <w:rFonts w:ascii="Arial" w:eastAsia="Times New Roman" w:hAnsi="Arial" w:cs="Arial"/>
          <w:color w:val="242729"/>
          <w:szCs w:val="23"/>
        </w:rPr>
      </w:pPr>
      <w:r w:rsidRPr="00847750">
        <w:rPr>
          <w:rFonts w:ascii="Arial" w:eastAsia="Times New Roman" w:hAnsi="Arial" w:cs="Arial"/>
          <w:color w:val="242729"/>
          <w:szCs w:val="23"/>
        </w:rPr>
        <w:t>and run:</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847750">
        <w:rPr>
          <w:rFonts w:ascii="inherit" w:eastAsia="Times New Roman" w:hAnsi="inherit" w:cs="Courier New"/>
          <w:color w:val="303336"/>
          <w:sz w:val="18"/>
          <w:szCs w:val="20"/>
          <w:bdr w:val="none" w:sz="0" w:space="0" w:color="auto" w:frame="1"/>
          <w:shd w:val="clear" w:color="auto" w:fill="EFF0F1"/>
        </w:rPr>
        <w:t>$ docker-compose up -d</w:t>
      </w:r>
    </w:p>
    <w:p w:rsidR="00847750" w:rsidRPr="00847750" w:rsidRDefault="00847750" w:rsidP="00847750">
      <w:pPr>
        <w:shd w:val="clear" w:color="auto" w:fill="FFFFFF"/>
        <w:spacing w:after="240" w:line="240" w:lineRule="auto"/>
        <w:textAlignment w:val="baseline"/>
        <w:rPr>
          <w:rFonts w:ascii="Arial" w:eastAsia="Times New Roman" w:hAnsi="Arial" w:cs="Arial"/>
          <w:color w:val="242729"/>
          <w:szCs w:val="23"/>
        </w:rPr>
      </w:pPr>
      <w:r w:rsidRPr="00847750">
        <w:rPr>
          <w:rFonts w:ascii="Arial" w:eastAsia="Times New Roman" w:hAnsi="Arial" w:cs="Arial"/>
          <w:color w:val="242729"/>
          <w:szCs w:val="23"/>
        </w:rPr>
        <w:t>and enter running container:</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847750">
        <w:rPr>
          <w:rFonts w:ascii="inherit" w:eastAsia="Times New Roman" w:hAnsi="inherit" w:cs="Courier New"/>
          <w:color w:val="303336"/>
          <w:sz w:val="18"/>
          <w:szCs w:val="20"/>
          <w:bdr w:val="none" w:sz="0" w:space="0" w:color="auto" w:frame="1"/>
          <w:shd w:val="clear" w:color="auto" w:fill="EFF0F1"/>
        </w:rPr>
        <w:lastRenderedPageBreak/>
        <w:t xml:space="preserve">$ docker-compose </w:t>
      </w:r>
      <w:r w:rsidRPr="00847750">
        <w:rPr>
          <w:rFonts w:ascii="inherit" w:eastAsia="Times New Roman" w:hAnsi="inherit" w:cs="Courier New"/>
          <w:color w:val="101094"/>
          <w:sz w:val="18"/>
          <w:szCs w:val="20"/>
          <w:bdr w:val="none" w:sz="0" w:space="0" w:color="auto" w:frame="1"/>
          <w:shd w:val="clear" w:color="auto" w:fill="EFF0F1"/>
        </w:rPr>
        <w:t>exec</w:t>
      </w:r>
      <w:r w:rsidRPr="00847750">
        <w:rPr>
          <w:rFonts w:ascii="inherit" w:eastAsia="Times New Roman" w:hAnsi="inherit" w:cs="Courier New"/>
          <w:color w:val="303336"/>
          <w:sz w:val="18"/>
          <w:szCs w:val="20"/>
          <w:bdr w:val="none" w:sz="0" w:space="0" w:color="auto" w:frame="1"/>
          <w:shd w:val="clear" w:color="auto" w:fill="EFF0F1"/>
        </w:rPr>
        <w:t xml:space="preserve"> -it db /bin/bash</w:t>
      </w:r>
    </w:p>
    <w:p w:rsidR="00847750" w:rsidRPr="00847750" w:rsidRDefault="00847750" w:rsidP="00847750">
      <w:pPr>
        <w:shd w:val="clear" w:color="auto" w:fill="FFFFFF"/>
        <w:spacing w:after="240" w:line="240" w:lineRule="auto"/>
        <w:textAlignment w:val="baseline"/>
        <w:rPr>
          <w:rFonts w:ascii="Arial" w:eastAsia="Times New Roman" w:hAnsi="Arial" w:cs="Arial"/>
          <w:color w:val="242729"/>
          <w:szCs w:val="23"/>
        </w:rPr>
      </w:pPr>
      <w:r w:rsidRPr="00847750">
        <w:rPr>
          <w:rFonts w:ascii="Arial" w:eastAsia="Times New Roman" w:hAnsi="Arial" w:cs="Arial"/>
          <w:color w:val="242729"/>
          <w:szCs w:val="23"/>
        </w:rPr>
        <w:t>you will see the output:</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847750">
        <w:rPr>
          <w:rFonts w:ascii="inherit" w:eastAsia="Times New Roman" w:hAnsi="inherit" w:cs="Courier New"/>
          <w:color w:val="303336"/>
          <w:sz w:val="18"/>
          <w:szCs w:val="20"/>
          <w:bdr w:val="none" w:sz="0" w:space="0" w:color="auto" w:frame="1"/>
          <w:shd w:val="clear" w:color="auto" w:fill="EFF0F1"/>
        </w:rPr>
        <w:t>root@</w:t>
      </w:r>
      <w:r w:rsidRPr="00847750">
        <w:rPr>
          <w:rFonts w:ascii="inherit" w:eastAsia="Times New Roman" w:hAnsi="inherit" w:cs="Courier New"/>
          <w:color w:val="7D2727"/>
          <w:sz w:val="18"/>
          <w:szCs w:val="20"/>
          <w:bdr w:val="none" w:sz="0" w:space="0" w:color="auto" w:frame="1"/>
          <w:shd w:val="clear" w:color="auto" w:fill="EFF0F1"/>
        </w:rPr>
        <w:t>979813643</w:t>
      </w:r>
      <w:r w:rsidRPr="00847750">
        <w:rPr>
          <w:rFonts w:ascii="inherit" w:eastAsia="Times New Roman" w:hAnsi="inherit" w:cs="Courier New"/>
          <w:color w:val="303336"/>
          <w:sz w:val="18"/>
          <w:szCs w:val="20"/>
          <w:bdr w:val="none" w:sz="0" w:space="0" w:color="auto" w:frame="1"/>
          <w:shd w:val="clear" w:color="auto" w:fill="EFF0F1"/>
        </w:rPr>
        <w:t xml:space="preserve">b0c:/# echo $MYSQL_ROOT_PASSWORD                                                                                                                                              </w:t>
      </w:r>
    </w:p>
    <w:p w:rsidR="00847750" w:rsidRPr="00847750" w:rsidRDefault="00847750" w:rsidP="0084775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847750">
        <w:rPr>
          <w:rFonts w:ascii="inherit" w:eastAsia="Times New Roman" w:hAnsi="inherit" w:cs="Courier New"/>
          <w:color w:val="7D2727"/>
          <w:sz w:val="18"/>
          <w:szCs w:val="20"/>
          <w:bdr w:val="none" w:sz="0" w:space="0" w:color="auto" w:frame="1"/>
          <w:shd w:val="clear" w:color="auto" w:fill="EFF0F1"/>
        </w:rPr>
        <w:t>"secret"</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Pr>
          <w:rFonts w:ascii="Arial" w:hAnsi="Arial" w:cs="Arial"/>
          <w:color w:val="242729"/>
          <w:sz w:val="16"/>
          <w:szCs w:val="23"/>
        </w:rPr>
        <w:t>-</w:t>
      </w:r>
      <w:r w:rsidRPr="0071518F">
        <w:rPr>
          <w:rFonts w:ascii="Arial" w:hAnsi="Arial" w:cs="Arial"/>
          <w:color w:val="242729"/>
          <w:sz w:val="16"/>
          <w:szCs w:val="23"/>
        </w:rPr>
        <w:sym w:font="Wingdings" w:char="F0E0"/>
      </w:r>
      <w:r w:rsidRPr="0071518F">
        <w:rPr>
          <w:rFonts w:ascii="Arial" w:hAnsi="Arial" w:cs="Arial"/>
          <w:color w:val="242729"/>
          <w:sz w:val="18"/>
          <w:szCs w:val="23"/>
        </w:rPr>
        <w:t>t looks like your problem is solved. I thought I'd discuss my problems similar to this.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8"/>
          <w:szCs w:val="23"/>
        </w:rPr>
      </w:pPr>
      <w:r w:rsidRPr="0071518F">
        <w:rPr>
          <w:rFonts w:ascii="Arial" w:eastAsia="Times New Roman" w:hAnsi="Arial" w:cs="Arial"/>
          <w:color w:val="242729"/>
          <w:sz w:val="18"/>
          <w:szCs w:val="23"/>
        </w:rPr>
        <w:t>I am running tomcat (web) and mysql (db) using docker-compose on a Synology NAS (DSM 6.0.2). It worked fine on an Ubuntu box I have but not on the NAS.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8"/>
          <w:szCs w:val="23"/>
        </w:rPr>
      </w:pPr>
      <w:r w:rsidRPr="0071518F">
        <w:rPr>
          <w:rFonts w:ascii="Arial" w:eastAsia="Times New Roman" w:hAnsi="Arial" w:cs="Arial"/>
          <w:color w:val="242729"/>
          <w:sz w:val="18"/>
          <w:szCs w:val="23"/>
        </w:rPr>
        <w:t>The problem was the firewall on the NAS - I had modified my firewall rules to allow certain ports open but then DENY ALL at end. When I added :3306 to the allowed ports it worked!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8"/>
          <w:szCs w:val="23"/>
        </w:rPr>
      </w:pPr>
      <w:r w:rsidRPr="0071518F">
        <w:rPr>
          <w:rFonts w:ascii="Arial" w:eastAsia="Times New Roman" w:hAnsi="Arial" w:cs="Arial"/>
          <w:color w:val="242729"/>
          <w:sz w:val="18"/>
          <w:szCs w:val="23"/>
        </w:rPr>
        <w:t>This is not a good solution and I don't know why DSM would require this since the docker-compose is running on a BRIDGE network. I've put in a support ticket about this.</w:t>
      </w:r>
    </w:p>
    <w:p w:rsidR="0071518F" w:rsidRDefault="0071518F" w:rsidP="0071518F">
      <w:pPr>
        <w:shd w:val="clear" w:color="auto" w:fill="FFFFFF"/>
        <w:spacing w:after="0" w:line="240" w:lineRule="auto"/>
        <w:textAlignment w:val="baseline"/>
        <w:rPr>
          <w:rFonts w:ascii="Arial" w:eastAsia="Times New Roman" w:hAnsi="Arial" w:cs="Arial"/>
          <w:color w:val="242729"/>
          <w:sz w:val="18"/>
          <w:szCs w:val="23"/>
        </w:rPr>
      </w:pPr>
      <w:r w:rsidRPr="0071518F">
        <w:rPr>
          <w:rFonts w:ascii="Arial" w:eastAsia="Times New Roman" w:hAnsi="Arial" w:cs="Arial"/>
          <w:color w:val="242729"/>
          <w:sz w:val="18"/>
          <w:szCs w:val="23"/>
        </w:rPr>
        <w:t>This answer may help others with this blocked container issue.</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8"/>
          <w:szCs w:val="23"/>
        </w:rPr>
      </w:pPr>
      <w:r>
        <w:rPr>
          <w:rFonts w:ascii="Arial" w:eastAsia="Times New Roman" w:hAnsi="Arial" w:cs="Arial"/>
          <w:color w:val="242729"/>
          <w:sz w:val="18"/>
          <w:szCs w:val="23"/>
        </w:rPr>
        <w:t>-</w:t>
      </w:r>
      <w:r w:rsidRPr="0071518F">
        <w:rPr>
          <w:rFonts w:ascii="Arial" w:eastAsia="Times New Roman" w:hAnsi="Arial" w:cs="Arial"/>
          <w:color w:val="242729"/>
          <w:sz w:val="18"/>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71518F" w:rsidRPr="0071518F" w:rsidTr="0071518F">
        <w:tc>
          <w:tcPr>
            <w:tcW w:w="0" w:type="auto"/>
            <w:tcBorders>
              <w:top w:val="nil"/>
              <w:left w:val="nil"/>
              <w:bottom w:val="nil"/>
              <w:right w:val="nil"/>
            </w:tcBorders>
            <w:shd w:val="clear" w:color="auto" w:fill="FFFFFF"/>
            <w:tcMar>
              <w:top w:w="0" w:type="dxa"/>
              <w:left w:w="0" w:type="dxa"/>
              <w:bottom w:w="0" w:type="dxa"/>
              <w:right w:w="225" w:type="dxa"/>
            </w:tcMar>
            <w:hideMark/>
          </w:tcPr>
          <w:p w:rsidR="0071518F" w:rsidRPr="0071518F" w:rsidRDefault="0071518F" w:rsidP="0071518F">
            <w:pPr>
              <w:spacing w:after="0" w:line="240" w:lineRule="auto"/>
              <w:jc w:val="center"/>
              <w:textAlignment w:val="baseline"/>
              <w:rPr>
                <w:rFonts w:ascii="inherit" w:eastAsia="Times New Roman" w:hAnsi="inherit" w:cs="Arial"/>
                <w:color w:val="242729"/>
                <w:sz w:val="20"/>
                <w:szCs w:val="20"/>
              </w:rPr>
            </w:pPr>
            <w:r w:rsidRPr="0071518F">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71518F" w:rsidRPr="0071518F" w:rsidRDefault="0071518F" w:rsidP="0071518F">
            <w:pPr>
              <w:spacing w:after="240" w:line="240" w:lineRule="auto"/>
              <w:textAlignment w:val="baseline"/>
              <w:rPr>
                <w:rFonts w:ascii="inherit" w:eastAsia="Times New Roman" w:hAnsi="inherit" w:cs="Arial"/>
                <w:color w:val="242729"/>
                <w:sz w:val="23"/>
                <w:szCs w:val="23"/>
              </w:rPr>
            </w:pPr>
            <w:r w:rsidRPr="0071518F">
              <w:rPr>
                <w:rFonts w:ascii="inherit" w:eastAsia="Times New Roman" w:hAnsi="inherit" w:cs="Arial"/>
                <w:color w:val="242729"/>
                <w:sz w:val="23"/>
                <w:szCs w:val="23"/>
              </w:rPr>
              <w:t>I had a similar issue, and this helped me:</w:t>
            </w:r>
          </w:p>
          <w:p w:rsidR="0071518F" w:rsidRPr="0071518F" w:rsidRDefault="0071518F" w:rsidP="0071518F">
            <w:pPr>
              <w:spacing w:after="0" w:line="240" w:lineRule="auto"/>
              <w:textAlignment w:val="baseline"/>
              <w:rPr>
                <w:rFonts w:ascii="inherit" w:eastAsia="Times New Roman" w:hAnsi="inherit" w:cs="Arial"/>
                <w:color w:val="242729"/>
                <w:sz w:val="23"/>
                <w:szCs w:val="23"/>
              </w:rPr>
            </w:pPr>
            <w:hyperlink r:id="rId179" w:anchor="issuecomment-76989402" w:history="1">
              <w:r w:rsidRPr="0071518F">
                <w:rPr>
                  <w:rFonts w:ascii="inherit" w:eastAsia="Times New Roman" w:hAnsi="inherit" w:cs="Arial"/>
                  <w:color w:val="005999"/>
                  <w:sz w:val="23"/>
                  <w:szCs w:val="23"/>
                  <w:u w:val="single"/>
                  <w:bdr w:val="none" w:sz="0" w:space="0" w:color="auto" w:frame="1"/>
                </w:rPr>
                <w:t>https://github.com/docker-library/mysql/issues/51#issuecomment-76989402</w:t>
              </w:r>
            </w:hyperlink>
          </w:p>
          <w:p w:rsidR="0071518F" w:rsidRPr="0071518F" w:rsidRDefault="0071518F" w:rsidP="0071518F">
            <w:pPr>
              <w:shd w:val="clear" w:color="auto" w:fill="FFF8DC"/>
              <w:spacing w:line="240" w:lineRule="auto"/>
              <w:textAlignment w:val="baseline"/>
              <w:rPr>
                <w:rFonts w:ascii="inherit" w:eastAsia="Times New Roman" w:hAnsi="inherit" w:cs="Arial"/>
                <w:color w:val="242729"/>
                <w:sz w:val="23"/>
                <w:szCs w:val="23"/>
              </w:rPr>
            </w:pPr>
            <w:r w:rsidRPr="0071518F">
              <w:rPr>
                <w:rFonts w:ascii="inherit" w:eastAsia="Times New Roman" w:hAnsi="inherit" w:cs="Arial"/>
                <w:color w:val="242729"/>
                <w:sz w:val="23"/>
                <w:szCs w:val="23"/>
              </w:rPr>
              <w:t>Have you changed the passwords since you first tried running the containers? docker-compose does extra work to preserve volumes between runs (thus preserving the database); you may want to try </w:t>
            </w:r>
            <w:r w:rsidRPr="0071518F">
              <w:rPr>
                <w:rFonts w:ascii="Consolas" w:eastAsia="Times New Roman" w:hAnsi="Consolas" w:cs="Courier New"/>
                <w:color w:val="242729"/>
                <w:sz w:val="20"/>
                <w:szCs w:val="20"/>
                <w:bdr w:val="none" w:sz="0" w:space="0" w:color="auto" w:frame="1"/>
                <w:shd w:val="clear" w:color="auto" w:fill="EFF0F1"/>
              </w:rPr>
              <w:t>docker-compose rm -v</w:t>
            </w:r>
            <w:r w:rsidRPr="0071518F">
              <w:rPr>
                <w:rFonts w:ascii="inherit" w:eastAsia="Times New Roman" w:hAnsi="inherit" w:cs="Arial"/>
                <w:color w:val="242729"/>
                <w:sz w:val="23"/>
                <w:szCs w:val="23"/>
              </w:rPr>
              <w:t> to delete everything and try starting it up again.</w:t>
            </w:r>
          </w:p>
        </w:tc>
      </w:tr>
    </w:tbl>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16"/>
          <w:szCs w:val="23"/>
        </w:rPr>
        <w:t>-</w:t>
      </w:r>
      <w:r w:rsidRPr="0071518F">
        <w:rPr>
          <w:rFonts w:ascii="Arial" w:hAnsi="Arial" w:cs="Arial"/>
          <w:color w:val="242729"/>
          <w:sz w:val="16"/>
          <w:szCs w:val="23"/>
        </w:rPr>
        <w:sym w:font="Wingdings" w:char="F0E0"/>
      </w:r>
      <w:r w:rsidRPr="0071518F">
        <w:rPr>
          <w:rFonts w:ascii="Arial" w:hAnsi="Arial" w:cs="Arial"/>
          <w:color w:val="242729"/>
          <w:sz w:val="23"/>
          <w:szCs w:val="23"/>
        </w:rPr>
        <w:t>I am using the official mysql image with docker-compose and not having a problem. The only difference in my compose file is that I am using a dictionary instead of an array:</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71518F">
        <w:rPr>
          <w:rFonts w:ascii="inherit" w:eastAsia="Times New Roman" w:hAnsi="inherit" w:cs="Courier New"/>
          <w:color w:val="303336"/>
          <w:sz w:val="20"/>
          <w:szCs w:val="20"/>
          <w:bdr w:val="none" w:sz="0" w:space="0" w:color="auto" w:frame="1"/>
          <w:shd w:val="clear" w:color="auto" w:fill="EFF0F1"/>
        </w:rPr>
        <w:t>environment: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71518F">
        <w:rPr>
          <w:rFonts w:ascii="inherit" w:eastAsia="Times New Roman" w:hAnsi="inherit" w:cs="Courier New"/>
          <w:color w:val="303336"/>
          <w:sz w:val="20"/>
          <w:szCs w:val="20"/>
          <w:bdr w:val="none" w:sz="0" w:space="0" w:color="auto" w:frame="1"/>
          <w:shd w:val="clear" w:color="auto" w:fill="EFF0F1"/>
        </w:rPr>
        <w:t xml:space="preserve">  MYSQL_ROOT_PASSWORD: 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71518F">
        <w:rPr>
          <w:rFonts w:ascii="inherit" w:eastAsia="Times New Roman" w:hAnsi="inherit" w:cs="Courier New"/>
          <w:color w:val="303336"/>
          <w:sz w:val="20"/>
          <w:szCs w:val="20"/>
          <w:bdr w:val="none" w:sz="0" w:space="0" w:color="auto" w:frame="1"/>
          <w:shd w:val="clear" w:color="auto" w:fill="EFF0F1"/>
        </w:rPr>
        <w:t xml:space="preserve">  MYSQL_USER: django</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71518F">
        <w:rPr>
          <w:rFonts w:ascii="inherit" w:eastAsia="Times New Roman" w:hAnsi="inherit" w:cs="Courier New"/>
          <w:color w:val="303336"/>
          <w:sz w:val="20"/>
          <w:szCs w:val="20"/>
          <w:bdr w:val="none" w:sz="0" w:space="0" w:color="auto" w:frame="1"/>
          <w:shd w:val="clear" w:color="auto" w:fill="EFF0F1"/>
        </w:rPr>
        <w:t xml:space="preserve">  MYSQL_PASSWORD: 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71518F">
        <w:rPr>
          <w:rFonts w:ascii="inherit" w:eastAsia="Times New Roman" w:hAnsi="inherit" w:cs="Courier New"/>
          <w:color w:val="303336"/>
          <w:sz w:val="20"/>
          <w:szCs w:val="20"/>
          <w:bdr w:val="none" w:sz="0" w:space="0" w:color="auto" w:frame="1"/>
          <w:shd w:val="clear" w:color="auto" w:fill="EFF0F1"/>
        </w:rPr>
        <w:t xml:space="preserve">  MYSQL_DATABASE: myAppDB</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3"/>
          <w:szCs w:val="23"/>
        </w:rPr>
      </w:pPr>
      <w:r w:rsidRPr="0071518F">
        <w:rPr>
          <w:rFonts w:ascii="Arial" w:eastAsia="Times New Roman" w:hAnsi="Arial" w:cs="Arial"/>
          <w:color w:val="242729"/>
          <w:sz w:val="23"/>
          <w:szCs w:val="23"/>
        </w:rPr>
        <w:t>I have noticed that the compose file documentation is still stuck in V1 in some places, so you could try this, if you're using V2. Otherwise, for debugging you can use </w:t>
      </w:r>
      <w:r w:rsidRPr="0071518F">
        <w:rPr>
          <w:rFonts w:ascii="Consolas" w:eastAsia="Times New Roman" w:hAnsi="Consolas" w:cs="Courier New"/>
          <w:color w:val="242729"/>
          <w:sz w:val="20"/>
          <w:szCs w:val="20"/>
          <w:bdr w:val="none" w:sz="0" w:space="0" w:color="auto" w:frame="1"/>
          <w:shd w:val="clear" w:color="auto" w:fill="EFF0F1"/>
        </w:rPr>
        <w:t>docker-compose exec</w:t>
      </w:r>
      <w:r w:rsidRPr="0071518F">
        <w:rPr>
          <w:rFonts w:ascii="Arial" w:eastAsia="Times New Roman" w:hAnsi="Arial" w:cs="Arial"/>
          <w:color w:val="242729"/>
          <w:sz w:val="23"/>
          <w:szCs w:val="23"/>
        </w:rPr>
        <w:t> to interact with the container created by compose directly.</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3"/>
          <w:szCs w:val="23"/>
        </w:rPr>
      </w:pPr>
      <w:r w:rsidRPr="0071518F">
        <w:rPr>
          <w:rFonts w:ascii="Consolas" w:eastAsia="Times New Roman" w:hAnsi="Consolas" w:cs="Courier New"/>
          <w:color w:val="242729"/>
          <w:sz w:val="20"/>
          <w:szCs w:val="20"/>
          <w:bdr w:val="none" w:sz="0" w:space="0" w:color="auto" w:frame="1"/>
          <w:shd w:val="clear" w:color="auto" w:fill="EFF0F1"/>
        </w:rPr>
        <w:t>docker-compose exec db /bin/bash</w:t>
      </w:r>
      <w:r w:rsidRPr="0071518F">
        <w:rPr>
          <w:rFonts w:ascii="Arial" w:eastAsia="Times New Roman" w:hAnsi="Arial" w:cs="Arial"/>
          <w:color w:val="242729"/>
          <w:sz w:val="23"/>
          <w:szCs w:val="23"/>
        </w:rPr>
        <w:t> will get you a shell on the container that is giving you trouble and you can check things like </w:t>
      </w:r>
      <w:r w:rsidRPr="0071518F">
        <w:rPr>
          <w:rFonts w:ascii="Consolas" w:eastAsia="Times New Roman" w:hAnsi="Consolas" w:cs="Courier New"/>
          <w:color w:val="242729"/>
          <w:sz w:val="20"/>
          <w:szCs w:val="20"/>
          <w:bdr w:val="none" w:sz="0" w:space="0" w:color="auto" w:frame="1"/>
          <w:shd w:val="clear" w:color="auto" w:fill="EFF0F1"/>
        </w:rPr>
        <w:t>SHOW GRANTS FOR django@'%'</w:t>
      </w:r>
      <w:r w:rsidRPr="0071518F">
        <w:rPr>
          <w:rFonts w:ascii="Arial" w:eastAsia="Times New Roman" w:hAnsi="Arial" w:cs="Arial"/>
          <w:color w:val="242729"/>
          <w:sz w:val="23"/>
          <w:szCs w:val="23"/>
        </w:rPr>
        <w:t> or whether the ports are being forwarded correctly. I hope this helps.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71518F">
        <w:rPr>
          <w:rFonts w:ascii="Arial" w:eastAsia="Times New Roman" w:hAnsi="Arial" w:cs="Arial"/>
          <w:color w:val="242729"/>
          <w:sz w:val="16"/>
          <w:szCs w:val="23"/>
        </w:rPr>
        <w:sym w:font="Wingdings" w:char="F0E0"/>
      </w:r>
      <w:r w:rsidRPr="0071518F">
        <w:rPr>
          <w:rFonts w:ascii="Arial" w:eastAsia="Times New Roman" w:hAnsi="Arial" w:cs="Arial"/>
          <w:color w:val="242729"/>
          <w:sz w:val="16"/>
          <w:szCs w:val="23"/>
        </w:rPr>
        <w:t xml:space="preserve">It was EXACTLY the problem of dictionary vs array. Thank you!!!!!! I have no idea why this is the case though. And silent erroring as well. – Davy Kavanagh May 26 '16 at 12:44 </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That's a good point, an invalid config should throw an error. The docs say that you can use either - I was assuming a bug in the documentation. – threeve May 26 '16 at 13:32</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In general I think yaml isn't the most intuitive format to provide configuration options. Long live JSON!. I am now having problems with the links parameter (I think) probably for the same reason. – Davy Kavanagh May 26 '16 at 13:51</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When using dict, I am getting: ERROR: yaml.scanner.ScannerError: mapping values are not allowed here – NeverEndingQueue Jan 29 at 17:51</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3</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354B47"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@DavyKavanagh The issue is not array vs dictionary, but that in your array defintion, there must not be quotes as those become part of the secret. Hence: stackoverflow.com/a/41282871/457268 should be the accepted answer IMO – k0pernikus Feb 27 at 12:30</w:t>
      </w:r>
    </w:p>
    <w:p w:rsid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p>
    <w:p w:rsidR="0071518F" w:rsidRPr="0071518F" w:rsidRDefault="0071518F" w:rsidP="0071518F">
      <w:pPr>
        <w:pStyle w:val="Heading1"/>
        <w:shd w:val="clear" w:color="auto" w:fill="FFFFFF"/>
        <w:spacing w:before="0" w:beforeAutospacing="0" w:after="0" w:afterAutospacing="0"/>
        <w:textAlignment w:val="baseline"/>
        <w:rPr>
          <w:rFonts w:ascii="Arial" w:hAnsi="Arial" w:cs="Arial"/>
          <w:color w:val="242729"/>
          <w:sz w:val="24"/>
          <w:szCs w:val="33"/>
        </w:rPr>
      </w:pPr>
      <w:r w:rsidRPr="0071518F">
        <w:rPr>
          <w:rFonts w:ascii="Arial" w:hAnsi="Arial" w:cs="Arial"/>
          <w:color w:val="242729"/>
          <w:sz w:val="10"/>
          <w:szCs w:val="23"/>
          <w:highlight w:val="yellow"/>
        </w:rPr>
        <w:t>33.)</w:t>
      </w:r>
      <w:r w:rsidRPr="0071518F">
        <w:rPr>
          <w:rFonts w:ascii="Arial" w:hAnsi="Arial" w:cs="Arial"/>
          <w:color w:val="242729"/>
          <w:sz w:val="24"/>
          <w:szCs w:val="33"/>
          <w:highlight w:val="yellow"/>
        </w:rPr>
        <w:t xml:space="preserve"> </w:t>
      </w:r>
      <w:hyperlink r:id="rId180" w:history="1">
        <w:r w:rsidRPr="0071518F">
          <w:rPr>
            <w:rFonts w:ascii="inherit" w:hAnsi="inherit" w:cs="Arial"/>
            <w:b w:val="0"/>
            <w:bCs w:val="0"/>
            <w:color w:val="242729"/>
            <w:sz w:val="30"/>
            <w:szCs w:val="36"/>
            <w:highlight w:val="yellow"/>
            <w:u w:val="single"/>
            <w:bdr w:val="none" w:sz="0" w:space="0" w:color="auto" w:frame="1"/>
          </w:rPr>
          <w:t>how do you manage secret values with docker-compose v3.1?</w:t>
        </w:r>
      </w:hyperlink>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0"/>
          <w:szCs w:val="23"/>
        </w:rPr>
      </w:pPr>
      <w:r w:rsidRPr="0071518F">
        <w:rPr>
          <w:rFonts w:ascii="Arial" w:eastAsia="Times New Roman" w:hAnsi="Arial" w:cs="Arial"/>
          <w:color w:val="242729"/>
          <w:sz w:val="20"/>
          <w:szCs w:val="23"/>
        </w:rPr>
        <w:t>Version 3.1 of the docker-compose.yml specification introduces support for </w:t>
      </w:r>
      <w:hyperlink r:id="rId181" w:history="1">
        <w:r w:rsidRPr="0071518F">
          <w:rPr>
            <w:rFonts w:ascii="inherit" w:eastAsia="Times New Roman" w:hAnsi="inherit" w:cs="Arial"/>
            <w:color w:val="005999"/>
            <w:sz w:val="19"/>
            <w:szCs w:val="23"/>
            <w:u w:val="single"/>
            <w:bdr w:val="none" w:sz="0" w:space="0" w:color="auto" w:frame="1"/>
          </w:rPr>
          <w:t>secrets</w:t>
        </w:r>
      </w:hyperlink>
      <w:r w:rsidRPr="0071518F">
        <w:rPr>
          <w:rFonts w:ascii="Arial" w:eastAsia="Times New Roman" w:hAnsi="Arial" w:cs="Arial"/>
          <w:color w:val="242729"/>
          <w:sz w:val="20"/>
          <w:szCs w:val="23"/>
        </w:rPr>
        <w:t>.</w:t>
      </w:r>
    </w:p>
    <w:p w:rsidR="0071518F" w:rsidRPr="0071518F" w:rsidRDefault="0071518F" w:rsidP="0071518F">
      <w:pPr>
        <w:shd w:val="clear" w:color="auto" w:fill="FFFFFF"/>
        <w:spacing w:after="240" w:line="240" w:lineRule="auto"/>
        <w:textAlignment w:val="baseline"/>
        <w:rPr>
          <w:rFonts w:ascii="Arial" w:eastAsia="Times New Roman" w:hAnsi="Arial" w:cs="Arial"/>
          <w:color w:val="242729"/>
          <w:sz w:val="20"/>
          <w:szCs w:val="23"/>
        </w:rPr>
      </w:pPr>
      <w:r w:rsidRPr="0071518F">
        <w:rPr>
          <w:rFonts w:ascii="Arial" w:eastAsia="Times New Roman" w:hAnsi="Arial" w:cs="Arial"/>
          <w:color w:val="242729"/>
          <w:sz w:val="20"/>
          <w:szCs w:val="23"/>
        </w:rPr>
        <w:t>I tried this: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version: '3.1'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services: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a: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image: tutum/hello-world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secret: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password: the_password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71518F">
        <w:rPr>
          <w:rFonts w:ascii="Consolas" w:eastAsia="Times New Roman" w:hAnsi="Consolas" w:cs="Courier New"/>
          <w:color w:val="242729"/>
          <w:sz w:val="16"/>
          <w:szCs w:val="20"/>
          <w:bdr w:val="none" w:sz="0" w:space="0" w:color="auto" w:frame="1"/>
          <w:shd w:val="clear" w:color="auto" w:fill="EFF0F1"/>
        </w:rPr>
        <w:t xml:space="preserve">    image: tutum/hello-world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0"/>
          <w:szCs w:val="23"/>
        </w:rPr>
      </w:pPr>
      <w:r w:rsidRPr="0071518F">
        <w:rPr>
          <w:rFonts w:ascii="Consolas" w:eastAsia="Times New Roman" w:hAnsi="Consolas" w:cs="Courier New"/>
          <w:color w:val="242729"/>
          <w:sz w:val="16"/>
          <w:szCs w:val="20"/>
          <w:bdr w:val="none" w:sz="0" w:space="0" w:color="auto" w:frame="1"/>
          <w:shd w:val="clear" w:color="auto" w:fill="EFF0F1"/>
        </w:rPr>
        <w:lastRenderedPageBreak/>
        <w:t>$ docker-compose up</w:t>
      </w:r>
      <w:r w:rsidRPr="0071518F">
        <w:rPr>
          <w:rFonts w:ascii="Arial" w:eastAsia="Times New Roman" w:hAnsi="Arial" w:cs="Arial"/>
          <w:color w:val="242729"/>
          <w:sz w:val="20"/>
          <w:szCs w:val="23"/>
        </w:rPr>
        <w:t> returns: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0"/>
          <w:szCs w:val="23"/>
        </w:rPr>
      </w:pPr>
      <w:r w:rsidRPr="0071518F">
        <w:rPr>
          <w:rFonts w:ascii="Consolas" w:eastAsia="Times New Roman" w:hAnsi="Consolas" w:cs="Courier New"/>
          <w:color w:val="242729"/>
          <w:sz w:val="16"/>
          <w:szCs w:val="20"/>
          <w:bdr w:val="none" w:sz="0" w:space="0" w:color="auto" w:frame="1"/>
          <w:shd w:val="clear" w:color="auto" w:fill="EFF0F1"/>
        </w:rPr>
        <w:t>Unsupported config option for services.secret: 'password'</w:t>
      </w:r>
    </w:p>
    <w:p w:rsidR="0071518F" w:rsidRPr="0071518F" w:rsidRDefault="0071518F" w:rsidP="0071518F">
      <w:pPr>
        <w:shd w:val="clear" w:color="auto" w:fill="FFFFFF"/>
        <w:spacing w:after="240" w:line="240" w:lineRule="auto"/>
        <w:textAlignment w:val="baseline"/>
        <w:rPr>
          <w:rFonts w:ascii="Arial" w:eastAsia="Times New Roman" w:hAnsi="Arial" w:cs="Arial"/>
          <w:color w:val="242729"/>
          <w:sz w:val="20"/>
          <w:szCs w:val="23"/>
        </w:rPr>
      </w:pPr>
      <w:r w:rsidRPr="0071518F">
        <w:rPr>
          <w:rFonts w:ascii="Arial" w:eastAsia="Times New Roman" w:hAnsi="Arial" w:cs="Arial"/>
          <w:color w:val="242729"/>
          <w:sz w:val="20"/>
          <w:szCs w:val="23"/>
        </w:rPr>
        <w:t>How can we use the secrets feature in practice?</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71518F">
        <w:rPr>
          <w:rFonts w:ascii="Arial" w:eastAsia="Times New Roman" w:hAnsi="Arial" w:cs="Arial"/>
          <w:color w:val="242729"/>
          <w:sz w:val="16"/>
          <w:szCs w:val="23"/>
        </w:rPr>
        <w:t>Are you sure docker-compose does already support secrets? Which docker-compose version are you running? – fzgregor Feb 9 at 14:54</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docker-compose --version returns: docker-compose version 1.11.0, build 6de1806, so yes, it should support secrets according to the release notes. – Eric Feb 9 at 14:59</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16"/>
          <w:szCs w:val="23"/>
        </w:rPr>
        <w:t>-</w:t>
      </w:r>
      <w:r w:rsidRPr="0071518F">
        <w:rPr>
          <w:rFonts w:ascii="Arial" w:hAnsi="Arial" w:cs="Arial"/>
          <w:color w:val="242729"/>
          <w:sz w:val="16"/>
          <w:szCs w:val="23"/>
        </w:rPr>
        <w:sym w:font="Wingdings" w:char="F0E0"/>
      </w:r>
      <w:r w:rsidRPr="0071518F">
        <w:rPr>
          <w:rFonts w:ascii="Arial" w:hAnsi="Arial" w:cs="Arial"/>
          <w:color w:val="242729"/>
          <w:sz w:val="22"/>
          <w:szCs w:val="23"/>
        </w:rPr>
        <w:t>You can read the </w:t>
      </w:r>
      <w:hyperlink r:id="rId182" w:anchor="secrets-configuration-reference" w:history="1">
        <w:r w:rsidRPr="0071518F">
          <w:rPr>
            <w:rFonts w:ascii="inherit" w:hAnsi="inherit" w:cs="Arial"/>
            <w:color w:val="005999"/>
            <w:sz w:val="21"/>
            <w:szCs w:val="23"/>
            <w:bdr w:val="none" w:sz="0" w:space="0" w:color="auto" w:frame="1"/>
          </w:rPr>
          <w:t>corresponding section from the official documentation</w:t>
        </w:r>
      </w:hyperlink>
      <w:r w:rsidRPr="0071518F">
        <w:rPr>
          <w:rFonts w:ascii="Arial" w:hAnsi="Arial" w:cs="Arial"/>
          <w:color w:val="242729"/>
          <w:sz w:val="22"/>
          <w:szCs w:val="23"/>
        </w:rPr>
        <w: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To use secrets you need to add two things into your </w:t>
      </w:r>
      <w:r w:rsidRPr="0071518F">
        <w:rPr>
          <w:rFonts w:ascii="Consolas" w:eastAsia="Times New Roman" w:hAnsi="Consolas" w:cs="Courier New"/>
          <w:color w:val="242729"/>
          <w:sz w:val="18"/>
          <w:szCs w:val="20"/>
          <w:bdr w:val="none" w:sz="0" w:space="0" w:color="auto" w:frame="1"/>
          <w:shd w:val="clear" w:color="auto" w:fill="EFF0F1"/>
        </w:rPr>
        <w:t>docker-compose.yml</w:t>
      </w:r>
      <w:r w:rsidRPr="0071518F">
        <w:rPr>
          <w:rFonts w:ascii="Arial" w:eastAsia="Times New Roman" w:hAnsi="Arial" w:cs="Arial"/>
          <w:color w:val="242729"/>
          <w:szCs w:val="23"/>
        </w:rPr>
        <w:t> file. First, a top-level </w:t>
      </w:r>
      <w:r w:rsidRPr="0071518F">
        <w:rPr>
          <w:rFonts w:ascii="Consolas" w:eastAsia="Times New Roman" w:hAnsi="Consolas" w:cs="Courier New"/>
          <w:color w:val="242729"/>
          <w:sz w:val="18"/>
          <w:szCs w:val="20"/>
          <w:bdr w:val="none" w:sz="0" w:space="0" w:color="auto" w:frame="1"/>
          <w:shd w:val="clear" w:color="auto" w:fill="EFF0F1"/>
        </w:rPr>
        <w:t>secrets:</w:t>
      </w:r>
      <w:r w:rsidRPr="0071518F">
        <w:rPr>
          <w:rFonts w:ascii="Arial" w:eastAsia="Times New Roman" w:hAnsi="Arial" w:cs="Arial"/>
          <w:color w:val="242729"/>
          <w:szCs w:val="23"/>
        </w:rPr>
        <w:t> block that defines all of the secrets. Then, another </w:t>
      </w:r>
      <w:r w:rsidRPr="0071518F">
        <w:rPr>
          <w:rFonts w:ascii="Consolas" w:eastAsia="Times New Roman" w:hAnsi="Consolas" w:cs="Courier New"/>
          <w:color w:val="242729"/>
          <w:sz w:val="18"/>
          <w:szCs w:val="20"/>
          <w:bdr w:val="none" w:sz="0" w:space="0" w:color="auto" w:frame="1"/>
          <w:shd w:val="clear" w:color="auto" w:fill="EFF0F1"/>
        </w:rPr>
        <w:t>secrets:</w:t>
      </w:r>
      <w:r w:rsidRPr="0071518F">
        <w:rPr>
          <w:rFonts w:ascii="Arial" w:eastAsia="Times New Roman" w:hAnsi="Arial" w:cs="Arial"/>
          <w:color w:val="242729"/>
          <w:szCs w:val="23"/>
        </w:rPr>
        <w:t> block under each service that specifies </w:t>
      </w:r>
      <w:r w:rsidRPr="0071518F">
        <w:rPr>
          <w:rFonts w:ascii="inherit" w:eastAsia="Times New Roman" w:hAnsi="inherit" w:cs="Arial"/>
          <w:i/>
          <w:iCs/>
          <w:color w:val="242729"/>
          <w:sz w:val="21"/>
          <w:szCs w:val="23"/>
          <w:bdr w:val="none" w:sz="0" w:space="0" w:color="auto" w:frame="1"/>
        </w:rPr>
        <w:t>which</w:t>
      </w:r>
      <w:r w:rsidRPr="0071518F">
        <w:rPr>
          <w:rFonts w:ascii="Arial" w:eastAsia="Times New Roman" w:hAnsi="Arial" w:cs="Arial"/>
          <w:color w:val="242729"/>
          <w:szCs w:val="23"/>
        </w:rPr>
        <w:t> secrets the service should receive.</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As an example, create the two types of secrets that Docker will understand: </w:t>
      </w:r>
      <w:r w:rsidRPr="0071518F">
        <w:rPr>
          <w:rFonts w:ascii="inherit" w:eastAsia="Times New Roman" w:hAnsi="inherit" w:cs="Arial"/>
          <w:b/>
          <w:bCs/>
          <w:color w:val="242729"/>
          <w:sz w:val="21"/>
          <w:szCs w:val="23"/>
          <w:bdr w:val="none" w:sz="0" w:space="0" w:color="auto" w:frame="1"/>
        </w:rPr>
        <w:t>external</w:t>
      </w:r>
      <w:r w:rsidRPr="0071518F">
        <w:rPr>
          <w:rFonts w:ascii="Arial" w:eastAsia="Times New Roman" w:hAnsi="Arial" w:cs="Arial"/>
          <w:color w:val="242729"/>
          <w:szCs w:val="23"/>
        </w:rPr>
        <w:t> secrets and </w:t>
      </w:r>
      <w:r w:rsidRPr="0071518F">
        <w:rPr>
          <w:rFonts w:ascii="inherit" w:eastAsia="Times New Roman" w:hAnsi="inherit" w:cs="Arial"/>
          <w:b/>
          <w:bCs/>
          <w:color w:val="242729"/>
          <w:sz w:val="21"/>
          <w:szCs w:val="23"/>
          <w:bdr w:val="none" w:sz="0" w:space="0" w:color="auto" w:frame="1"/>
        </w:rPr>
        <w:t>file</w:t>
      </w:r>
      <w:r w:rsidRPr="0071518F">
        <w:rPr>
          <w:rFonts w:ascii="Arial" w:eastAsia="Times New Roman" w:hAnsi="Arial" w:cs="Arial"/>
          <w:color w:val="242729"/>
          <w:szCs w:val="23"/>
        </w:rPr>
        <w:t> secrets.</w:t>
      </w:r>
    </w:p>
    <w:p w:rsidR="0071518F" w:rsidRPr="0071518F" w:rsidRDefault="0071518F" w:rsidP="0071518F">
      <w:pPr>
        <w:shd w:val="clear" w:color="auto" w:fill="FFFFFF"/>
        <w:spacing w:after="0" w:line="240" w:lineRule="auto"/>
        <w:textAlignment w:val="baseline"/>
        <w:outlineLvl w:val="2"/>
        <w:rPr>
          <w:rFonts w:ascii="Arial" w:eastAsia="Times New Roman" w:hAnsi="Arial" w:cs="Arial"/>
          <w:color w:val="242729"/>
          <w:sz w:val="24"/>
          <w:szCs w:val="26"/>
        </w:rPr>
      </w:pPr>
      <w:r w:rsidRPr="0071518F">
        <w:rPr>
          <w:rFonts w:ascii="Arial" w:eastAsia="Times New Roman" w:hAnsi="Arial" w:cs="Arial"/>
          <w:color w:val="242729"/>
          <w:sz w:val="24"/>
          <w:szCs w:val="26"/>
        </w:rPr>
        <w:t>1. Create an 'external' secret using </w:t>
      </w:r>
      <w:r w:rsidRPr="0071518F">
        <w:rPr>
          <w:rFonts w:ascii="Consolas" w:eastAsia="Times New Roman" w:hAnsi="Consolas" w:cs="Courier New"/>
          <w:color w:val="242729"/>
          <w:sz w:val="24"/>
          <w:szCs w:val="26"/>
          <w:bdr w:val="none" w:sz="0" w:space="0" w:color="auto" w:frame="1"/>
          <w:shd w:val="clear" w:color="auto" w:fill="EFF0F1"/>
        </w:rPr>
        <w:t>docker secret create</w:t>
      </w:r>
    </w:p>
    <w:p w:rsidR="0071518F" w:rsidRPr="0071518F" w:rsidRDefault="0071518F" w:rsidP="0071518F">
      <w:pPr>
        <w:shd w:val="clear" w:color="auto" w:fill="FFFFFF"/>
        <w:spacing w:after="24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First thing: to use secrets with Docker, the node you are on must be part of a swarm.</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docker swarm init</w:t>
      </w:r>
    </w:p>
    <w:p w:rsidR="0071518F" w:rsidRPr="0071518F" w:rsidRDefault="0071518F" w:rsidP="0071518F">
      <w:pPr>
        <w:shd w:val="clear" w:color="auto" w:fill="FFFFFF"/>
        <w:spacing w:after="24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Next, create an 'external' 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echo "This is an external secret" | docker secret create my_external_secret -</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(Make sure to include the final dash, </w:t>
      </w:r>
      <w:r w:rsidRPr="0071518F">
        <w:rPr>
          <w:rFonts w:ascii="Consolas" w:eastAsia="Times New Roman" w:hAnsi="Consolas" w:cs="Courier New"/>
          <w:color w:val="242729"/>
          <w:sz w:val="18"/>
          <w:szCs w:val="20"/>
          <w:bdr w:val="none" w:sz="0" w:space="0" w:color="auto" w:frame="1"/>
          <w:shd w:val="clear" w:color="auto" w:fill="EFF0F1"/>
        </w:rPr>
        <w:t>-</w:t>
      </w:r>
      <w:r w:rsidRPr="0071518F">
        <w:rPr>
          <w:rFonts w:ascii="Arial" w:eastAsia="Times New Roman" w:hAnsi="Arial" w:cs="Arial"/>
          <w:color w:val="242729"/>
          <w:szCs w:val="23"/>
        </w:rPr>
        <w:t>. It's easy to miss.)</w:t>
      </w:r>
    </w:p>
    <w:p w:rsidR="0071518F" w:rsidRPr="0071518F" w:rsidRDefault="0071518F" w:rsidP="0071518F">
      <w:pPr>
        <w:shd w:val="clear" w:color="auto" w:fill="FFFFFF"/>
        <w:spacing w:after="240" w:line="240" w:lineRule="auto"/>
        <w:textAlignment w:val="baseline"/>
        <w:outlineLvl w:val="2"/>
        <w:rPr>
          <w:rFonts w:ascii="Arial" w:eastAsia="Times New Roman" w:hAnsi="Arial" w:cs="Arial"/>
          <w:color w:val="242729"/>
          <w:sz w:val="24"/>
          <w:szCs w:val="26"/>
        </w:rPr>
      </w:pPr>
      <w:r w:rsidRPr="0071518F">
        <w:rPr>
          <w:rFonts w:ascii="Arial" w:eastAsia="Times New Roman" w:hAnsi="Arial" w:cs="Arial"/>
          <w:color w:val="242729"/>
          <w:sz w:val="24"/>
          <w:szCs w:val="26"/>
        </w:rPr>
        <w:t>2. Write another secret into a file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echo "This is a file secret." &gt; my_file_secret.txt</w:t>
      </w:r>
    </w:p>
    <w:p w:rsidR="0071518F" w:rsidRPr="0071518F" w:rsidRDefault="0071518F" w:rsidP="0071518F">
      <w:pPr>
        <w:shd w:val="clear" w:color="auto" w:fill="FFFFFF"/>
        <w:spacing w:after="0" w:line="240" w:lineRule="auto"/>
        <w:textAlignment w:val="baseline"/>
        <w:outlineLvl w:val="2"/>
        <w:rPr>
          <w:rFonts w:ascii="Arial" w:eastAsia="Times New Roman" w:hAnsi="Arial" w:cs="Arial"/>
          <w:color w:val="242729"/>
          <w:sz w:val="24"/>
          <w:szCs w:val="26"/>
        </w:rPr>
      </w:pPr>
      <w:r w:rsidRPr="0071518F">
        <w:rPr>
          <w:rFonts w:ascii="Arial" w:eastAsia="Times New Roman" w:hAnsi="Arial" w:cs="Arial"/>
          <w:color w:val="242729"/>
          <w:sz w:val="24"/>
          <w:szCs w:val="26"/>
        </w:rPr>
        <w:t>3. Create a </w:t>
      </w:r>
      <w:r w:rsidRPr="0071518F">
        <w:rPr>
          <w:rFonts w:ascii="Consolas" w:eastAsia="Times New Roman" w:hAnsi="Consolas" w:cs="Courier New"/>
          <w:color w:val="242729"/>
          <w:sz w:val="24"/>
          <w:szCs w:val="26"/>
          <w:bdr w:val="none" w:sz="0" w:space="0" w:color="auto" w:frame="1"/>
          <w:shd w:val="clear" w:color="auto" w:fill="EFF0F1"/>
        </w:rPr>
        <w:t>docker-compose.yml</w:t>
      </w:r>
      <w:r w:rsidRPr="0071518F">
        <w:rPr>
          <w:rFonts w:ascii="Arial" w:eastAsia="Times New Roman" w:hAnsi="Arial" w:cs="Arial"/>
          <w:color w:val="242729"/>
          <w:sz w:val="24"/>
          <w:szCs w:val="26"/>
        </w:rPr>
        <w:t> file that uses both secrets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Now that both types of secrets are created, here is the </w:t>
      </w:r>
      <w:r w:rsidRPr="0071518F">
        <w:rPr>
          <w:rFonts w:ascii="Consolas" w:eastAsia="Times New Roman" w:hAnsi="Consolas" w:cs="Courier New"/>
          <w:color w:val="242729"/>
          <w:sz w:val="18"/>
          <w:szCs w:val="20"/>
          <w:bdr w:val="none" w:sz="0" w:space="0" w:color="auto" w:frame="1"/>
          <w:shd w:val="clear" w:color="auto" w:fill="EFF0F1"/>
        </w:rPr>
        <w:t>docker-compose.yml</w:t>
      </w:r>
      <w:r w:rsidRPr="0071518F">
        <w:rPr>
          <w:rFonts w:ascii="Arial" w:eastAsia="Times New Roman" w:hAnsi="Arial" w:cs="Arial"/>
          <w:color w:val="242729"/>
          <w:szCs w:val="23"/>
        </w:rPr>
        <w:t> file that will read both of those and write them to the </w:t>
      </w:r>
      <w:r w:rsidRPr="0071518F">
        <w:rPr>
          <w:rFonts w:ascii="Consolas" w:eastAsia="Times New Roman" w:hAnsi="Consolas" w:cs="Courier New"/>
          <w:color w:val="242729"/>
          <w:sz w:val="18"/>
          <w:szCs w:val="20"/>
          <w:bdr w:val="none" w:sz="0" w:space="0" w:color="auto" w:frame="1"/>
          <w:shd w:val="clear" w:color="auto" w:fill="EFF0F1"/>
        </w:rPr>
        <w:t>web</w:t>
      </w:r>
      <w:r w:rsidRPr="0071518F">
        <w:rPr>
          <w:rFonts w:ascii="Arial" w:eastAsia="Times New Roman" w:hAnsi="Arial" w:cs="Arial"/>
          <w:color w:val="242729"/>
          <w:szCs w:val="23"/>
        </w:rPr>
        <w:t> service: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version: '3.1'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services: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web: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image: nginxdemos/hello</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secrets:                    # secrets block only for 'web' service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 my_external_secret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 my_file_secret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secrets:                        # top level secrets block</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my_external_secret: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external: true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my_file_secret: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xml:space="preserve">    file: my_file_secret.txt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Docker can read secrets either from its own database (e.g. secrets made with </w:t>
      </w:r>
      <w:r w:rsidRPr="0071518F">
        <w:rPr>
          <w:rFonts w:ascii="Consolas" w:eastAsia="Times New Roman" w:hAnsi="Consolas" w:cs="Courier New"/>
          <w:color w:val="242729"/>
          <w:sz w:val="18"/>
          <w:szCs w:val="20"/>
          <w:bdr w:val="none" w:sz="0" w:space="0" w:color="auto" w:frame="1"/>
          <w:shd w:val="clear" w:color="auto" w:fill="EFF0F1"/>
        </w:rPr>
        <w:t>docker secret create</w:t>
      </w:r>
      <w:r w:rsidRPr="0071518F">
        <w:rPr>
          <w:rFonts w:ascii="Arial" w:eastAsia="Times New Roman" w:hAnsi="Arial" w:cs="Arial"/>
          <w:color w:val="242729"/>
          <w:szCs w:val="23"/>
        </w:rPr>
        <w:t>) or from a file. The above shows both examples.</w:t>
      </w:r>
    </w:p>
    <w:p w:rsidR="0071518F" w:rsidRPr="0071518F" w:rsidRDefault="0071518F" w:rsidP="0071518F">
      <w:pPr>
        <w:shd w:val="clear" w:color="auto" w:fill="FFFFFF"/>
        <w:spacing w:after="240" w:line="240" w:lineRule="auto"/>
        <w:textAlignment w:val="baseline"/>
        <w:outlineLvl w:val="2"/>
        <w:rPr>
          <w:rFonts w:ascii="Arial" w:eastAsia="Times New Roman" w:hAnsi="Arial" w:cs="Arial"/>
          <w:color w:val="242729"/>
          <w:sz w:val="24"/>
          <w:szCs w:val="26"/>
        </w:rPr>
      </w:pPr>
      <w:r w:rsidRPr="0071518F">
        <w:rPr>
          <w:rFonts w:ascii="Arial" w:eastAsia="Times New Roman" w:hAnsi="Arial" w:cs="Arial"/>
          <w:color w:val="242729"/>
          <w:sz w:val="24"/>
          <w:szCs w:val="26"/>
        </w:rPr>
        <w:t>4. Deploy your test stack</w:t>
      </w:r>
    </w:p>
    <w:p w:rsidR="0071518F" w:rsidRPr="0071518F" w:rsidRDefault="0071518F" w:rsidP="0071518F">
      <w:pPr>
        <w:shd w:val="clear" w:color="auto" w:fill="FFFFFF"/>
        <w:spacing w:after="24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Deploy the stack using:</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docker stack deploy --compose-file=docker-compose.yml secret_test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This will create one instance of the </w:t>
      </w:r>
      <w:r w:rsidRPr="0071518F">
        <w:rPr>
          <w:rFonts w:ascii="Consolas" w:eastAsia="Times New Roman" w:hAnsi="Consolas" w:cs="Courier New"/>
          <w:color w:val="242729"/>
          <w:sz w:val="18"/>
          <w:szCs w:val="20"/>
          <w:bdr w:val="none" w:sz="0" w:space="0" w:color="auto" w:frame="1"/>
          <w:shd w:val="clear" w:color="auto" w:fill="EFF0F1"/>
        </w:rPr>
        <w:t>web</w:t>
      </w:r>
      <w:r w:rsidRPr="0071518F">
        <w:rPr>
          <w:rFonts w:ascii="Arial" w:eastAsia="Times New Roman" w:hAnsi="Arial" w:cs="Arial"/>
          <w:color w:val="242729"/>
          <w:szCs w:val="23"/>
        </w:rPr>
        <w:t> service, named </w:t>
      </w:r>
      <w:r w:rsidRPr="0071518F">
        <w:rPr>
          <w:rFonts w:ascii="Consolas" w:eastAsia="Times New Roman" w:hAnsi="Consolas" w:cs="Courier New"/>
          <w:color w:val="242729"/>
          <w:sz w:val="18"/>
          <w:szCs w:val="20"/>
          <w:bdr w:val="none" w:sz="0" w:space="0" w:color="auto" w:frame="1"/>
          <w:shd w:val="clear" w:color="auto" w:fill="EFF0F1"/>
        </w:rPr>
        <w:t>secret_test_web</w:t>
      </w:r>
      <w:r w:rsidRPr="0071518F">
        <w:rPr>
          <w:rFonts w:ascii="Arial" w:eastAsia="Times New Roman" w:hAnsi="Arial" w:cs="Arial"/>
          <w:color w:val="242729"/>
          <w:szCs w:val="23"/>
        </w:rPr>
        <w:t>.</w:t>
      </w:r>
    </w:p>
    <w:p w:rsidR="0071518F" w:rsidRPr="0071518F" w:rsidRDefault="0071518F" w:rsidP="0071518F">
      <w:pPr>
        <w:shd w:val="clear" w:color="auto" w:fill="FFFFFF"/>
        <w:spacing w:after="240" w:line="240" w:lineRule="auto"/>
        <w:textAlignment w:val="baseline"/>
        <w:outlineLvl w:val="2"/>
        <w:rPr>
          <w:rFonts w:ascii="Arial" w:eastAsia="Times New Roman" w:hAnsi="Arial" w:cs="Arial"/>
          <w:color w:val="242729"/>
          <w:sz w:val="24"/>
          <w:szCs w:val="26"/>
        </w:rPr>
      </w:pPr>
      <w:r w:rsidRPr="0071518F">
        <w:rPr>
          <w:rFonts w:ascii="Arial" w:eastAsia="Times New Roman" w:hAnsi="Arial" w:cs="Arial"/>
          <w:color w:val="242729"/>
          <w:sz w:val="24"/>
          <w:szCs w:val="26"/>
        </w:rPr>
        <w:t>5. Verify that the container created by the service has both secrets</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Use </w:t>
      </w:r>
      <w:r w:rsidRPr="0071518F">
        <w:rPr>
          <w:rFonts w:ascii="Consolas" w:eastAsia="Times New Roman" w:hAnsi="Consolas" w:cs="Courier New"/>
          <w:color w:val="242729"/>
          <w:sz w:val="18"/>
          <w:szCs w:val="20"/>
          <w:bdr w:val="none" w:sz="0" w:space="0" w:color="auto" w:frame="1"/>
          <w:shd w:val="clear" w:color="auto" w:fill="EFF0F1"/>
        </w:rPr>
        <w:t>docker exec -ti [container] /bin/sh</w:t>
      </w:r>
      <w:r w:rsidRPr="0071518F">
        <w:rPr>
          <w:rFonts w:ascii="Arial" w:eastAsia="Times New Roman" w:hAnsi="Arial" w:cs="Arial"/>
          <w:color w:val="242729"/>
          <w:szCs w:val="23"/>
        </w:rPr>
        <w:t> to verify that the secrets exist.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(Note: in the below </w:t>
      </w:r>
      <w:r w:rsidRPr="0071518F">
        <w:rPr>
          <w:rFonts w:ascii="Consolas" w:eastAsia="Times New Roman" w:hAnsi="Consolas" w:cs="Courier New"/>
          <w:color w:val="242729"/>
          <w:sz w:val="18"/>
          <w:szCs w:val="20"/>
          <w:bdr w:val="none" w:sz="0" w:space="0" w:color="auto" w:frame="1"/>
          <w:shd w:val="clear" w:color="auto" w:fill="EFF0F1"/>
        </w:rPr>
        <w:t>docker exec</w:t>
      </w:r>
      <w:r w:rsidRPr="0071518F">
        <w:rPr>
          <w:rFonts w:ascii="Arial" w:eastAsia="Times New Roman" w:hAnsi="Arial" w:cs="Arial"/>
          <w:color w:val="242729"/>
          <w:szCs w:val="23"/>
        </w:rPr>
        <w:t> command, the </w:t>
      </w:r>
      <w:r w:rsidRPr="0071518F">
        <w:rPr>
          <w:rFonts w:ascii="Consolas" w:eastAsia="Times New Roman" w:hAnsi="Consolas" w:cs="Courier New"/>
          <w:color w:val="242729"/>
          <w:sz w:val="18"/>
          <w:szCs w:val="20"/>
          <w:bdr w:val="none" w:sz="0" w:space="0" w:color="auto" w:frame="1"/>
          <w:shd w:val="clear" w:color="auto" w:fill="EFF0F1"/>
        </w:rPr>
        <w:t>m2jgac...</w:t>
      </w:r>
      <w:r w:rsidRPr="0071518F">
        <w:rPr>
          <w:rFonts w:ascii="Arial" w:eastAsia="Times New Roman" w:hAnsi="Arial" w:cs="Arial"/>
          <w:color w:val="242729"/>
          <w:szCs w:val="23"/>
        </w:rPr>
        <w:t> portion will be different on your machine. Run </w:t>
      </w:r>
      <w:r w:rsidRPr="0071518F">
        <w:rPr>
          <w:rFonts w:ascii="Consolas" w:eastAsia="Times New Roman" w:hAnsi="Consolas" w:cs="Courier New"/>
          <w:color w:val="242729"/>
          <w:sz w:val="18"/>
          <w:szCs w:val="20"/>
          <w:bdr w:val="none" w:sz="0" w:space="0" w:color="auto" w:frame="1"/>
          <w:shd w:val="clear" w:color="auto" w:fill="EFF0F1"/>
        </w:rPr>
        <w:t>docker ps</w:t>
      </w:r>
      <w:r w:rsidRPr="0071518F">
        <w:rPr>
          <w:rFonts w:ascii="Arial" w:eastAsia="Times New Roman" w:hAnsi="Arial" w:cs="Arial"/>
          <w:color w:val="242729"/>
          <w:szCs w:val="23"/>
        </w:rPr>
        <w:t> to find your container name.)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docker exec -ti secret_test_web.1.m2jgacogzsiaqhgq1z0yrwekd /bin/sh</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 Now inside secret_test_web; secrets are contained in /run/secrets/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root@secret_test_web:~$ cd /run/secrets/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root@secret_test_web:/run/secrets$ ls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my_external_secret  my_file_secret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root@secret_test_web:/run/secrets$ cat my_external_secret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This is an external 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root@secret_test_web:/run/secrets$ cat my_file_secret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71518F">
        <w:rPr>
          <w:rFonts w:ascii="Consolas" w:eastAsia="Times New Roman" w:hAnsi="Consolas" w:cs="Courier New"/>
          <w:color w:val="242729"/>
          <w:sz w:val="18"/>
          <w:szCs w:val="20"/>
          <w:bdr w:val="none" w:sz="0" w:space="0" w:color="auto" w:frame="1"/>
          <w:shd w:val="clear" w:color="auto" w:fill="EFF0F1"/>
        </w:rPr>
        <w:t>This is a file secret.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If all is well, the two secrets we created in steps 1 and 2 should be inside the </w:t>
      </w:r>
      <w:r w:rsidRPr="0071518F">
        <w:rPr>
          <w:rFonts w:ascii="Consolas" w:eastAsia="Times New Roman" w:hAnsi="Consolas" w:cs="Courier New"/>
          <w:color w:val="242729"/>
          <w:sz w:val="18"/>
          <w:szCs w:val="20"/>
          <w:bdr w:val="none" w:sz="0" w:space="0" w:color="auto" w:frame="1"/>
          <w:shd w:val="clear" w:color="auto" w:fill="EFF0F1"/>
        </w:rPr>
        <w:t>web</w:t>
      </w:r>
      <w:r w:rsidRPr="0071518F">
        <w:rPr>
          <w:rFonts w:ascii="Arial" w:eastAsia="Times New Roman" w:hAnsi="Arial" w:cs="Arial"/>
          <w:color w:val="242729"/>
          <w:szCs w:val="23"/>
        </w:rPr>
        <w:t> container that was created when we deployed our stack.</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71518F">
        <w:rPr>
          <w:rFonts w:ascii="Arial" w:eastAsia="Times New Roman" w:hAnsi="Arial" w:cs="Arial"/>
          <w:color w:val="242729"/>
          <w:sz w:val="16"/>
          <w:szCs w:val="23"/>
        </w:rPr>
        <w:t xml:space="preserve">I get this result when I run the first command you specify: Error response from daemon: This node is not a swarm manager. Use "docker swarm init" or "docker swarm join" to connect this node to swarm and try again. I'm confused! Do I need to start a swarm in order to use docker-compose with secrets? – Eric Feb 10 at </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1</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Oops, yes you do. The docker stack deploy command is part of the Swarm engine. I'll add a line in Step 1 to indicate that. – Mike Hearn Feb 10 at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I don't understand the reasoning behind that. Mine and many other use cases don't require a swarm, but do require secrets. Why make us use a swarm if we just want secrets? – Eric Feb 13 at 10:32</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@Eric If you don't require swarm, you could just mount the secret file from your local machine. Why do you need docker s</w:t>
      </w:r>
      <w:r>
        <w:rPr>
          <w:rFonts w:ascii="Arial" w:eastAsia="Times New Roman" w:hAnsi="Arial" w:cs="Arial"/>
          <w:color w:val="242729"/>
          <w:sz w:val="16"/>
          <w:szCs w:val="23"/>
        </w:rPr>
        <w:t>ecrets? – Vanuan Feb 14 at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 xml:space="preserve">  </w:t>
      </w:r>
      <w:r w:rsidRPr="0071518F">
        <w:rPr>
          <w:rFonts w:ascii="Arial" w:eastAsia="Times New Roman" w:hAnsi="Arial" w:cs="Arial"/>
          <w:color w:val="242729"/>
          <w:sz w:val="16"/>
          <w:szCs w:val="23"/>
        </w:rPr>
        <w:tab/>
        <w:t xml:space="preserve"> </w:t>
      </w:r>
      <w:r w:rsidRPr="0071518F">
        <w:rPr>
          <w:rFonts w:ascii="Arial" w:eastAsia="Times New Roman" w:hAnsi="Arial" w:cs="Arial"/>
          <w:color w:val="242729"/>
          <w:sz w:val="16"/>
          <w:szCs w:val="23"/>
        </w:rPr>
        <w:tab/>
      </w:r>
    </w:p>
    <w:p w:rsid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r w:rsidRPr="0071518F">
        <w:rPr>
          <w:rFonts w:ascii="Arial" w:eastAsia="Times New Roman" w:hAnsi="Arial" w:cs="Arial"/>
          <w:color w:val="242729"/>
          <w:sz w:val="16"/>
          <w:szCs w:val="23"/>
        </w:rPr>
        <w:t>@Vanuan because I need secrets to start containers on my remote machine, not just my local machine. for example, the official owncloud image has a docker-compose.yml that asks you to write down the MySQL password as an environment variable, which is bad practice. I thought docker secrets would solve that?</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6"/>
          <w:szCs w:val="23"/>
        </w:rPr>
        <w:t>--</w:t>
      </w:r>
      <w:r w:rsidRPr="0071518F">
        <w:rPr>
          <w:rFonts w:ascii="Arial" w:hAnsi="Arial" w:cs="Arial"/>
          <w:color w:val="242729"/>
          <w:sz w:val="16"/>
          <w:szCs w:val="23"/>
        </w:rPr>
        <w:sym w:font="Wingdings" w:char="F0E0"/>
      </w:r>
      <w:r w:rsidRPr="0071518F">
        <w:rPr>
          <w:rFonts w:ascii="Arial" w:hAnsi="Arial" w:cs="Arial"/>
          <w:color w:val="242729"/>
          <w:sz w:val="23"/>
          <w:szCs w:val="23"/>
        </w:rPr>
        <w:t>You can also specify </w:t>
      </w:r>
      <w:r w:rsidRPr="0071518F">
        <w:rPr>
          <w:rFonts w:ascii="Consolas" w:hAnsi="Consolas" w:cs="Courier New"/>
          <w:color w:val="242729"/>
          <w:sz w:val="20"/>
          <w:szCs w:val="20"/>
          <w:bdr w:val="none" w:sz="0" w:space="0" w:color="auto" w:frame="1"/>
          <w:shd w:val="clear" w:color="auto" w:fill="EFF0F1"/>
        </w:rPr>
        <w:t>secrets</w:t>
      </w:r>
      <w:r w:rsidRPr="0071518F">
        <w:rPr>
          <w:rFonts w:ascii="Arial" w:hAnsi="Arial" w:cs="Arial"/>
          <w:color w:val="242729"/>
          <w:sz w:val="23"/>
          <w:szCs w:val="23"/>
        </w:rPr>
        <w:t> stored locally in a file using </w:t>
      </w:r>
      <w:r w:rsidRPr="0071518F">
        <w:rPr>
          <w:rFonts w:ascii="Consolas" w:hAnsi="Consolas" w:cs="Courier New"/>
          <w:color w:val="242729"/>
          <w:sz w:val="20"/>
          <w:szCs w:val="20"/>
          <w:bdr w:val="none" w:sz="0" w:space="0" w:color="auto" w:frame="1"/>
          <w:shd w:val="clear" w:color="auto" w:fill="EFF0F1"/>
        </w:rPr>
        <w:t>file:</w:t>
      </w:r>
      <w:r w:rsidRPr="0071518F">
        <w:rPr>
          <w:rFonts w:ascii="Arial" w:hAnsi="Arial" w:cs="Arial"/>
          <w:color w:val="242729"/>
          <w:sz w:val="23"/>
          <w:szCs w:val="23"/>
        </w:rPr>
        <w:t> key in </w:t>
      </w:r>
      <w:r w:rsidRPr="0071518F">
        <w:rPr>
          <w:rFonts w:ascii="Consolas" w:hAnsi="Consolas" w:cs="Courier New"/>
          <w:color w:val="242729"/>
          <w:sz w:val="20"/>
          <w:szCs w:val="20"/>
          <w:bdr w:val="none" w:sz="0" w:space="0" w:color="auto" w:frame="1"/>
          <w:shd w:val="clear" w:color="auto" w:fill="EFF0F1"/>
        </w:rPr>
        <w:t>secrets</w:t>
      </w:r>
      <w:r w:rsidRPr="0071518F">
        <w:rPr>
          <w:rFonts w:ascii="Arial" w:hAnsi="Arial" w:cs="Arial"/>
          <w:color w:val="242729"/>
          <w:sz w:val="23"/>
          <w:szCs w:val="23"/>
        </w:rPr>
        <w:t> object. Then you don't have to </w:t>
      </w:r>
      <w:r w:rsidRPr="0071518F">
        <w:rPr>
          <w:rFonts w:ascii="Consolas" w:hAnsi="Consolas" w:cs="Courier New"/>
          <w:color w:val="242729"/>
          <w:sz w:val="20"/>
          <w:szCs w:val="20"/>
          <w:bdr w:val="none" w:sz="0" w:space="0" w:color="auto" w:frame="1"/>
          <w:shd w:val="clear" w:color="auto" w:fill="EFF0F1"/>
        </w:rPr>
        <w:t>docker secret create</w:t>
      </w:r>
      <w:r w:rsidRPr="0071518F">
        <w:rPr>
          <w:rFonts w:ascii="Arial" w:hAnsi="Arial" w:cs="Arial"/>
          <w:color w:val="242729"/>
          <w:sz w:val="23"/>
          <w:szCs w:val="23"/>
        </w:rPr>
        <w:t> them yourself, Compose / </w:t>
      </w:r>
      <w:r w:rsidRPr="0071518F">
        <w:rPr>
          <w:rFonts w:ascii="Consolas" w:hAnsi="Consolas" w:cs="Courier New"/>
          <w:color w:val="242729"/>
          <w:sz w:val="20"/>
          <w:szCs w:val="20"/>
          <w:bdr w:val="none" w:sz="0" w:space="0" w:color="auto" w:frame="1"/>
          <w:shd w:val="clear" w:color="auto" w:fill="EFF0F1"/>
        </w:rPr>
        <w:t>docker stack deploy</w:t>
      </w:r>
      <w:r w:rsidRPr="0071518F">
        <w:rPr>
          <w:rFonts w:ascii="Arial" w:hAnsi="Arial" w:cs="Arial"/>
          <w:color w:val="242729"/>
          <w:sz w:val="23"/>
          <w:szCs w:val="23"/>
        </w:rPr>
        <w:t> will do it for you.</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version: '3.1'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file: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services: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password_consumer: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image: alpine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 password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3"/>
          <w:szCs w:val="23"/>
        </w:rPr>
      </w:pPr>
      <w:r w:rsidRPr="0071518F">
        <w:rPr>
          <w:rFonts w:ascii="Arial" w:eastAsia="Times New Roman" w:hAnsi="Arial" w:cs="Arial"/>
          <w:color w:val="242729"/>
          <w:sz w:val="23"/>
          <w:szCs w:val="23"/>
        </w:rPr>
        <w:t>Reference: </w:t>
      </w:r>
      <w:hyperlink r:id="rId183" w:anchor="secrets" w:history="1">
        <w:r w:rsidRPr="0071518F">
          <w:rPr>
            <w:rFonts w:ascii="inherit" w:eastAsia="Times New Roman" w:hAnsi="inherit" w:cs="Arial"/>
            <w:color w:val="005999"/>
            <w:sz w:val="23"/>
            <w:szCs w:val="23"/>
            <w:u w:val="single"/>
            <w:bdr w:val="none" w:sz="0" w:space="0" w:color="auto" w:frame="1"/>
          </w:rPr>
          <w:t>Compose file version 3 reference: Secrets</w:t>
        </w:r>
      </w:hyperlink>
    </w:p>
    <w:p w:rsidR="0071518F" w:rsidRPr="00030674" w:rsidRDefault="0071518F" w:rsidP="0071518F">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71518F">
        <w:rPr>
          <w:rFonts w:ascii="Arial" w:eastAsia="Times New Roman" w:hAnsi="Arial" w:cs="Arial"/>
          <w:color w:val="242729"/>
          <w:sz w:val="16"/>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563"/>
        <w:gridCol w:w="10057"/>
      </w:tblGrid>
      <w:tr w:rsidR="0071518F" w:rsidRPr="0071518F" w:rsidTr="0071518F">
        <w:tc>
          <w:tcPr>
            <w:tcW w:w="0" w:type="auto"/>
            <w:tcBorders>
              <w:top w:val="nil"/>
              <w:left w:val="nil"/>
              <w:bottom w:val="nil"/>
              <w:right w:val="nil"/>
            </w:tcBorders>
            <w:shd w:val="clear" w:color="auto" w:fill="FFFFFF"/>
            <w:tcMar>
              <w:top w:w="0" w:type="dxa"/>
              <w:left w:w="0" w:type="dxa"/>
              <w:bottom w:w="0" w:type="dxa"/>
              <w:right w:w="225" w:type="dxa"/>
            </w:tcMar>
            <w:hideMark/>
          </w:tcPr>
          <w:p w:rsidR="0071518F" w:rsidRPr="0071518F" w:rsidRDefault="0071518F" w:rsidP="0071518F">
            <w:pPr>
              <w:spacing w:after="0" w:line="240" w:lineRule="auto"/>
              <w:jc w:val="center"/>
              <w:textAlignment w:val="baseline"/>
              <w:rPr>
                <w:rFonts w:ascii="inherit" w:eastAsia="Times New Roman" w:hAnsi="inherit" w:cs="Arial"/>
                <w:color w:val="242729"/>
                <w:sz w:val="20"/>
                <w:szCs w:val="20"/>
              </w:rPr>
            </w:pPr>
            <w:r w:rsidRPr="0071518F">
              <w:rPr>
                <w:rFonts w:ascii="inherit" w:eastAsia="Times New Roman" w:hAnsi="inherit" w:cs="Arial"/>
                <w:color w:val="6A737C"/>
                <w:sz w:val="30"/>
                <w:szCs w:val="30"/>
                <w:bdr w:val="none" w:sz="0" w:space="0" w:color="auto" w:frame="1"/>
              </w:rPr>
              <w:br/>
            </w:r>
            <w:r>
              <w:rPr>
                <w:rFonts w:ascii="inherit" w:eastAsia="Times New Roman" w:hAnsi="inherit" w:cs="Arial"/>
                <w:color w:val="6A737C"/>
                <w:sz w:val="30"/>
                <w:szCs w:val="30"/>
                <w:bdr w:val="none" w:sz="0" w:space="0" w:color="auto" w:frame="1"/>
              </w:rPr>
              <w:t>-</w:t>
            </w:r>
            <w:r w:rsidRPr="0071518F">
              <w:rPr>
                <w:rFonts w:ascii="inherit" w:eastAsia="Times New Roman" w:hAnsi="inherit" w:cs="Arial"/>
                <w:color w:val="6A737C"/>
                <w:sz w:val="30"/>
                <w:szCs w:val="30"/>
                <w:bdr w:val="none" w:sz="0" w:space="0" w:color="auto" w:frame="1"/>
              </w:rPr>
              <w:sym w:font="Wingdings" w:char="F0E0"/>
            </w:r>
          </w:p>
        </w:tc>
        <w:tc>
          <w:tcPr>
            <w:tcW w:w="0" w:type="auto"/>
            <w:tcBorders>
              <w:top w:val="nil"/>
              <w:left w:val="nil"/>
              <w:bottom w:val="nil"/>
              <w:right w:val="nil"/>
            </w:tcBorders>
            <w:shd w:val="clear" w:color="auto" w:fill="FFFFFF"/>
            <w:hideMark/>
          </w:tcPr>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3"/>
                <w:szCs w:val="23"/>
              </w:rPr>
            </w:pPr>
            <w:r w:rsidRPr="0071518F">
              <w:rPr>
                <w:rFonts w:ascii="inherit" w:hAnsi="inherit" w:cs="Arial"/>
                <w:color w:val="242729"/>
                <w:sz w:val="23"/>
                <w:szCs w:val="23"/>
              </w:rPr>
              <w:t xml:space="preserve">I </w:t>
            </w:r>
            <w:r w:rsidRPr="0071518F">
              <w:rPr>
                <w:rFonts w:ascii="Arial" w:hAnsi="Arial" w:cs="Arial"/>
                <w:color w:val="242729"/>
                <w:sz w:val="23"/>
                <w:szCs w:val="23"/>
              </w:rPr>
              <w:t>You can also specify </w:t>
            </w:r>
            <w:r w:rsidRPr="0071518F">
              <w:rPr>
                <w:rFonts w:ascii="Consolas" w:hAnsi="Consolas" w:cs="Courier New"/>
                <w:color w:val="242729"/>
                <w:sz w:val="20"/>
                <w:szCs w:val="20"/>
                <w:bdr w:val="none" w:sz="0" w:space="0" w:color="auto" w:frame="1"/>
                <w:shd w:val="clear" w:color="auto" w:fill="EFF0F1"/>
              </w:rPr>
              <w:t>secrets</w:t>
            </w:r>
            <w:r w:rsidRPr="0071518F">
              <w:rPr>
                <w:rFonts w:ascii="Arial" w:hAnsi="Arial" w:cs="Arial"/>
                <w:color w:val="242729"/>
                <w:sz w:val="23"/>
                <w:szCs w:val="23"/>
              </w:rPr>
              <w:t> stored locally in a file using </w:t>
            </w:r>
            <w:r w:rsidRPr="0071518F">
              <w:rPr>
                <w:rFonts w:ascii="Consolas" w:hAnsi="Consolas" w:cs="Courier New"/>
                <w:color w:val="242729"/>
                <w:sz w:val="20"/>
                <w:szCs w:val="20"/>
                <w:bdr w:val="none" w:sz="0" w:space="0" w:color="auto" w:frame="1"/>
                <w:shd w:val="clear" w:color="auto" w:fill="EFF0F1"/>
              </w:rPr>
              <w:t>file:</w:t>
            </w:r>
            <w:r w:rsidRPr="0071518F">
              <w:rPr>
                <w:rFonts w:ascii="Arial" w:hAnsi="Arial" w:cs="Arial"/>
                <w:color w:val="242729"/>
                <w:sz w:val="23"/>
                <w:szCs w:val="23"/>
              </w:rPr>
              <w:t> key in </w:t>
            </w:r>
            <w:r w:rsidRPr="0071518F">
              <w:rPr>
                <w:rFonts w:ascii="Consolas" w:hAnsi="Consolas" w:cs="Courier New"/>
                <w:color w:val="242729"/>
                <w:sz w:val="20"/>
                <w:szCs w:val="20"/>
                <w:bdr w:val="none" w:sz="0" w:space="0" w:color="auto" w:frame="1"/>
                <w:shd w:val="clear" w:color="auto" w:fill="EFF0F1"/>
              </w:rPr>
              <w:t>secrets</w:t>
            </w:r>
            <w:r w:rsidRPr="0071518F">
              <w:rPr>
                <w:rFonts w:ascii="Arial" w:hAnsi="Arial" w:cs="Arial"/>
                <w:color w:val="242729"/>
                <w:sz w:val="23"/>
                <w:szCs w:val="23"/>
              </w:rPr>
              <w:t> object. Then you don't have to </w:t>
            </w:r>
            <w:r w:rsidRPr="0071518F">
              <w:rPr>
                <w:rFonts w:ascii="Consolas" w:hAnsi="Consolas" w:cs="Courier New"/>
                <w:color w:val="242729"/>
                <w:sz w:val="20"/>
                <w:szCs w:val="20"/>
                <w:bdr w:val="none" w:sz="0" w:space="0" w:color="auto" w:frame="1"/>
                <w:shd w:val="clear" w:color="auto" w:fill="EFF0F1"/>
              </w:rPr>
              <w:t>docker secret create</w:t>
            </w:r>
            <w:r w:rsidRPr="0071518F">
              <w:rPr>
                <w:rFonts w:ascii="Arial" w:hAnsi="Arial" w:cs="Arial"/>
                <w:color w:val="242729"/>
                <w:sz w:val="23"/>
                <w:szCs w:val="23"/>
              </w:rPr>
              <w:t> them yourself, Compose / </w:t>
            </w:r>
            <w:r w:rsidRPr="0071518F">
              <w:rPr>
                <w:rFonts w:ascii="Consolas" w:hAnsi="Consolas" w:cs="Courier New"/>
                <w:color w:val="242729"/>
                <w:sz w:val="20"/>
                <w:szCs w:val="20"/>
                <w:bdr w:val="none" w:sz="0" w:space="0" w:color="auto" w:frame="1"/>
                <w:shd w:val="clear" w:color="auto" w:fill="EFF0F1"/>
              </w:rPr>
              <w:t>docker stack deploy</w:t>
            </w:r>
            <w:r w:rsidRPr="0071518F">
              <w:rPr>
                <w:rFonts w:ascii="Arial" w:hAnsi="Arial" w:cs="Arial"/>
                <w:color w:val="242729"/>
                <w:sz w:val="23"/>
                <w:szCs w:val="23"/>
              </w:rPr>
              <w:t> will do it for you.</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version: '3.1'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file: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services: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password_consumer: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image: alpine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secrets: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71518F">
              <w:rPr>
                <w:rFonts w:ascii="Consolas" w:eastAsia="Times New Roman" w:hAnsi="Consolas" w:cs="Courier New"/>
                <w:color w:val="242729"/>
                <w:sz w:val="20"/>
                <w:szCs w:val="20"/>
                <w:bdr w:val="none" w:sz="0" w:space="0" w:color="auto" w:frame="1"/>
                <w:shd w:val="clear" w:color="auto" w:fill="EFF0F1"/>
              </w:rPr>
              <w:t xml:space="preserve">      - password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 w:val="23"/>
                <w:szCs w:val="23"/>
              </w:rPr>
            </w:pPr>
            <w:r w:rsidRPr="0071518F">
              <w:rPr>
                <w:rFonts w:ascii="Arial" w:eastAsia="Times New Roman" w:hAnsi="Arial" w:cs="Arial"/>
                <w:color w:val="242729"/>
                <w:sz w:val="23"/>
                <w:szCs w:val="23"/>
              </w:rPr>
              <w:t>Reference: </w:t>
            </w:r>
            <w:hyperlink r:id="rId184" w:anchor="secrets" w:history="1">
              <w:r w:rsidRPr="0071518F">
                <w:rPr>
                  <w:rFonts w:ascii="inherit" w:eastAsia="Times New Roman" w:hAnsi="inherit" w:cs="Arial"/>
                  <w:color w:val="005999"/>
                  <w:sz w:val="23"/>
                  <w:szCs w:val="23"/>
                  <w:u w:val="single"/>
                  <w:bdr w:val="none" w:sz="0" w:space="0" w:color="auto" w:frame="1"/>
                </w:rPr>
                <w:t>Compose file version 3 reference: Secrets</w:t>
              </w:r>
            </w:hyperlink>
          </w:p>
          <w:p w:rsidR="0071518F" w:rsidRPr="0071518F" w:rsidRDefault="0071518F" w:rsidP="0071518F">
            <w:pPr>
              <w:spacing w:after="75" w:line="240" w:lineRule="auto"/>
              <w:textAlignment w:val="baseline"/>
              <w:rPr>
                <w:rFonts w:ascii="inherit" w:eastAsia="Times New Roman" w:hAnsi="inherit" w:cs="Arial"/>
                <w:color w:val="242729"/>
                <w:sz w:val="23"/>
                <w:szCs w:val="23"/>
              </w:rPr>
            </w:pPr>
            <w:r w:rsidRPr="0071518F">
              <w:rPr>
                <w:rFonts w:ascii="inherit" w:eastAsia="Times New Roman" w:hAnsi="inherit" w:cs="Arial"/>
                <w:color w:val="242729"/>
                <w:sz w:val="23"/>
                <w:szCs w:val="23"/>
              </w:rPr>
              <w:t xml:space="preserve"> guess the keyword is </w:t>
            </w:r>
            <w:r w:rsidRPr="0071518F">
              <w:rPr>
                <w:rFonts w:ascii="Consolas" w:eastAsia="Times New Roman" w:hAnsi="Consolas" w:cs="Courier New"/>
                <w:color w:val="242729"/>
                <w:sz w:val="20"/>
                <w:szCs w:val="20"/>
                <w:bdr w:val="none" w:sz="0" w:space="0" w:color="auto" w:frame="1"/>
                <w:shd w:val="clear" w:color="auto" w:fill="EFF0F1"/>
              </w:rPr>
              <w:t>secrets</w:t>
            </w:r>
            <w:r w:rsidRPr="0071518F">
              <w:rPr>
                <w:rFonts w:ascii="inherit" w:eastAsia="Times New Roman" w:hAnsi="inherit" w:cs="Arial"/>
                <w:color w:val="242729"/>
                <w:sz w:val="23"/>
                <w:szCs w:val="23"/>
              </w:rPr>
              <w:t> not </w:t>
            </w:r>
            <w:r w:rsidRPr="0071518F">
              <w:rPr>
                <w:rFonts w:ascii="Consolas" w:eastAsia="Times New Roman" w:hAnsi="Consolas" w:cs="Courier New"/>
                <w:color w:val="242729"/>
                <w:sz w:val="20"/>
                <w:szCs w:val="20"/>
                <w:bdr w:val="none" w:sz="0" w:space="0" w:color="auto" w:frame="1"/>
                <w:shd w:val="clear" w:color="auto" w:fill="EFF0F1"/>
              </w:rPr>
              <w:t>secret</w:t>
            </w:r>
            <w:r w:rsidRPr="0071518F">
              <w:rPr>
                <w:rFonts w:ascii="inherit" w:eastAsia="Times New Roman" w:hAnsi="inherit" w:cs="Arial"/>
                <w:color w:val="242729"/>
                <w:sz w:val="23"/>
                <w:szCs w:val="23"/>
              </w:rPr>
              <w:t>. That is at least what I understand from reading the </w:t>
            </w:r>
            <w:hyperlink r:id="rId185" w:history="1">
              <w:r w:rsidRPr="0071518F">
                <w:rPr>
                  <w:rFonts w:ascii="inherit" w:eastAsia="Times New Roman" w:hAnsi="inherit" w:cs="Arial"/>
                  <w:color w:val="005999"/>
                  <w:sz w:val="23"/>
                  <w:szCs w:val="23"/>
                  <w:u w:val="single"/>
                  <w:bdr w:val="none" w:sz="0" w:space="0" w:color="auto" w:frame="1"/>
                </w:rPr>
                <w:t>schema</w:t>
              </w:r>
            </w:hyperlink>
            <w:r w:rsidRPr="0071518F">
              <w:rPr>
                <w:rFonts w:ascii="inherit" w:eastAsia="Times New Roman" w:hAnsi="inherit" w:cs="Arial"/>
                <w:color w:val="242729"/>
                <w:sz w:val="23"/>
                <w:szCs w:val="23"/>
              </w:rPr>
              <w:t>.</w:t>
            </w:r>
          </w:p>
        </w:tc>
      </w:tr>
    </w:tbl>
    <w:p w:rsidR="0071518F" w:rsidRDefault="0071518F" w:rsidP="0071518F">
      <w:pPr>
        <w:pStyle w:val="NormalWeb"/>
        <w:shd w:val="clear" w:color="auto" w:fill="FFFFFF"/>
        <w:spacing w:before="0" w:beforeAutospacing="0" w:after="0" w:afterAutospacing="0"/>
        <w:textAlignment w:val="baseline"/>
        <w:rPr>
          <w:rFonts w:ascii="inherit" w:hAnsi="inherit" w:cs="Arial"/>
          <w:color w:val="242729"/>
          <w:sz w:val="23"/>
          <w:szCs w:val="23"/>
        </w:rPr>
      </w:pPr>
      <w:r>
        <w:rPr>
          <w:rFonts w:ascii="Arial" w:hAnsi="Arial" w:cs="Arial"/>
          <w:color w:val="242729"/>
          <w:sz w:val="16"/>
          <w:szCs w:val="23"/>
        </w:rPr>
        <w:t>-</w:t>
      </w:r>
      <w:r w:rsidRPr="0071518F">
        <w:rPr>
          <w:rFonts w:ascii="Arial" w:hAnsi="Arial" w:cs="Arial"/>
          <w:color w:val="242729"/>
          <w:sz w:val="16"/>
          <w:szCs w:val="23"/>
        </w:rPr>
        <w:sym w:font="Wingdings" w:char="F0E0"/>
      </w:r>
      <w:r>
        <w:rPr>
          <w:rFonts w:ascii="inherit" w:hAnsi="inherit" w:cs="Arial"/>
          <w:color w:val="242729"/>
          <w:sz w:val="23"/>
          <w:szCs w:val="23"/>
        </w:rPr>
        <w:t>Is that the exact indentation of your </w:t>
      </w:r>
      <w:r>
        <w:rPr>
          <w:rStyle w:val="HTMLCode"/>
          <w:rFonts w:ascii="Consolas" w:hAnsi="Consolas"/>
          <w:color w:val="242729"/>
          <w:bdr w:val="none" w:sz="0" w:space="0" w:color="auto" w:frame="1"/>
          <w:shd w:val="clear" w:color="auto" w:fill="EFF0F1"/>
        </w:rPr>
        <w:t>docker-compose.yml</w:t>
      </w:r>
      <w:r>
        <w:rPr>
          <w:rFonts w:ascii="inherit" w:hAnsi="inherit" w:cs="Arial"/>
          <w:color w:val="242729"/>
          <w:sz w:val="23"/>
          <w:szCs w:val="23"/>
        </w:rPr>
        <w:t> file? I </w:t>
      </w:r>
      <w:r>
        <w:rPr>
          <w:rStyle w:val="Emphasis"/>
          <w:rFonts w:ascii="inherit" w:hAnsi="inherit" w:cs="Arial"/>
          <w:color w:val="242729"/>
          <w:sz w:val="23"/>
          <w:szCs w:val="23"/>
          <w:bdr w:val="none" w:sz="0" w:space="0" w:color="auto" w:frame="1"/>
        </w:rPr>
        <w:t>think</w:t>
      </w:r>
      <w:r>
        <w:rPr>
          <w:rFonts w:ascii="inherit" w:hAnsi="inherit" w:cs="Arial"/>
          <w:color w:val="242729"/>
          <w:sz w:val="23"/>
          <w:szCs w:val="23"/>
        </w:rPr>
        <w:t> </w:t>
      </w:r>
      <w:r>
        <w:rPr>
          <w:rStyle w:val="HTMLCode"/>
          <w:rFonts w:ascii="Consolas" w:hAnsi="Consolas"/>
          <w:strike/>
          <w:color w:val="242729"/>
          <w:bdr w:val="none" w:sz="0" w:space="0" w:color="auto" w:frame="1"/>
          <w:shd w:val="clear" w:color="auto" w:fill="EFF0F1"/>
        </w:rPr>
        <w:t>secret</w:t>
      </w:r>
      <w:r>
        <w:rPr>
          <w:rFonts w:ascii="inherit" w:hAnsi="inherit" w:cs="Arial"/>
          <w:color w:val="242729"/>
          <w:sz w:val="23"/>
          <w:szCs w:val="23"/>
        </w:rPr>
        <w:t> </w:t>
      </w:r>
      <w:r>
        <w:rPr>
          <w:rStyle w:val="HTMLCode"/>
          <w:rFonts w:ascii="Consolas" w:hAnsi="Consolas"/>
          <w:color w:val="242729"/>
          <w:bdr w:val="none" w:sz="0" w:space="0" w:color="auto" w:frame="1"/>
          <w:shd w:val="clear" w:color="auto" w:fill="EFF0F1"/>
        </w:rPr>
        <w:t>secrets</w:t>
      </w:r>
      <w:r>
        <w:rPr>
          <w:rFonts w:ascii="inherit" w:hAnsi="inherit" w:cs="Arial"/>
          <w:color w:val="242729"/>
          <w:sz w:val="23"/>
          <w:szCs w:val="23"/>
        </w:rPr>
        <w:t> should be nested under </w:t>
      </w:r>
      <w:r>
        <w:rPr>
          <w:rStyle w:val="HTMLCode"/>
          <w:rFonts w:ascii="Consolas" w:hAnsi="Consolas"/>
          <w:color w:val="242729"/>
          <w:bdr w:val="none" w:sz="0" w:space="0" w:color="auto" w:frame="1"/>
          <w:shd w:val="clear" w:color="auto" w:fill="EFF0F1"/>
        </w:rPr>
        <w:t>a</w:t>
      </w:r>
      <w:r>
        <w:rPr>
          <w:rFonts w:ascii="inherit" w:hAnsi="inherit" w:cs="Arial"/>
          <w:color w:val="242729"/>
          <w:sz w:val="23"/>
          <w:szCs w:val="23"/>
        </w:rPr>
        <w:t> (i.e. one of the services), not directly under </w:t>
      </w:r>
      <w:r>
        <w:rPr>
          <w:rStyle w:val="HTMLCode"/>
          <w:rFonts w:ascii="Consolas" w:hAnsi="Consolas"/>
          <w:color w:val="242729"/>
          <w:bdr w:val="none" w:sz="0" w:space="0" w:color="auto" w:frame="1"/>
          <w:shd w:val="clear" w:color="auto" w:fill="EFF0F1"/>
        </w:rPr>
        <w:t>services</w:t>
      </w:r>
      <w:r>
        <w:rPr>
          <w:rFonts w:ascii="inherit" w:hAnsi="inherit" w:cs="Arial"/>
          <w:color w:val="242729"/>
          <w:sz w:val="23"/>
          <w:szCs w:val="23"/>
        </w:rPr>
        <w:t> section.</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16"/>
          <w:szCs w:val="23"/>
        </w:rPr>
        <w:t>-</w:t>
      </w:r>
      <w:r w:rsidRPr="0071518F">
        <w:rPr>
          <w:rFonts w:ascii="Arial" w:hAnsi="Arial" w:cs="Arial"/>
          <w:color w:val="242729"/>
          <w:sz w:val="16"/>
          <w:szCs w:val="23"/>
        </w:rPr>
        <w:sym w:font="Wingdings" w:char="F0E0"/>
      </w:r>
      <w:r w:rsidRPr="0071518F">
        <w:rPr>
          <w:rFonts w:ascii="Arial" w:hAnsi="Arial" w:cs="Arial"/>
          <w:color w:val="242729"/>
          <w:sz w:val="20"/>
          <w:szCs w:val="23"/>
        </w:rPr>
        <w:t>Given you have a service </w:t>
      </w:r>
      <w:r w:rsidRPr="0071518F">
        <w:rPr>
          <w:rStyle w:val="HTMLCode"/>
          <w:rFonts w:ascii="Consolas" w:hAnsi="Consolas"/>
          <w:color w:val="242729"/>
          <w:sz w:val="16"/>
          <w:bdr w:val="none" w:sz="0" w:space="0" w:color="auto" w:frame="1"/>
          <w:shd w:val="clear" w:color="auto" w:fill="EFF0F1"/>
        </w:rPr>
        <w:t>myapp</w:t>
      </w:r>
      <w:r w:rsidRPr="0071518F">
        <w:rPr>
          <w:rFonts w:ascii="Arial" w:hAnsi="Arial" w:cs="Arial"/>
          <w:color w:val="242729"/>
          <w:sz w:val="20"/>
          <w:szCs w:val="23"/>
        </w:rPr>
        <w:t> and a secrets file </w:t>
      </w:r>
      <w:r w:rsidRPr="0071518F">
        <w:rPr>
          <w:rStyle w:val="HTMLCode"/>
          <w:rFonts w:ascii="Consolas" w:hAnsi="Consolas"/>
          <w:color w:val="242729"/>
          <w:sz w:val="16"/>
          <w:bdr w:val="none" w:sz="0" w:space="0" w:color="auto" w:frame="1"/>
          <w:shd w:val="clear" w:color="auto" w:fill="EFF0F1"/>
        </w:rPr>
        <w:t>secrets.yml</w:t>
      </w:r>
      <w:r w:rsidRPr="0071518F">
        <w:rPr>
          <w:rFonts w:ascii="Arial" w:hAnsi="Arial" w:cs="Arial"/>
          <w:color w:val="242729"/>
          <w:sz w:val="20"/>
          <w:szCs w:val="23"/>
        </w:rPr>
        <w:t>:</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Create a compose file:</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lastRenderedPageBreak/>
        <w:t>version: '3.1'</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services:</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 xml:space="preserve">  myapp:</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 xml:space="preserve">    build: .</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 xml:space="preserve">    secrets:</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 xml:space="preserve">      secrets_yaml</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Provision a secret using this command:</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docker secret create secrets_yaml secrets.yml</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Deploy your service using this command:</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docker deploy --compose-file docker-compose.yml myappstack</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sidRPr="0071518F">
        <w:rPr>
          <w:rFonts w:ascii="Arial" w:hAnsi="Arial" w:cs="Arial"/>
          <w:color w:val="242729"/>
          <w:sz w:val="20"/>
          <w:szCs w:val="23"/>
        </w:rPr>
        <w:t>Now your app can access the secret file at </w:t>
      </w:r>
      <w:r w:rsidRPr="0071518F">
        <w:rPr>
          <w:rStyle w:val="HTMLCode"/>
          <w:rFonts w:ascii="Consolas" w:hAnsi="Consolas"/>
          <w:color w:val="242729"/>
          <w:sz w:val="16"/>
          <w:bdr w:val="none" w:sz="0" w:space="0" w:color="auto" w:frame="1"/>
          <w:shd w:val="clear" w:color="auto" w:fill="EFF0F1"/>
        </w:rPr>
        <w:t>/run/secrets/secrets_yaml</w:t>
      </w:r>
      <w:r w:rsidRPr="0071518F">
        <w:rPr>
          <w:rFonts w:ascii="Arial" w:hAnsi="Arial" w:cs="Arial"/>
          <w:color w:val="242729"/>
          <w:sz w:val="20"/>
          <w:szCs w:val="23"/>
        </w:rPr>
        <w:t>. You can either hardcode this path in your application or create a symbolic link.</w:t>
      </w:r>
    </w:p>
    <w:p w:rsidR="0071518F" w:rsidRPr="0071518F" w:rsidRDefault="0071518F" w:rsidP="0071518F">
      <w:pPr>
        <w:spacing w:after="300"/>
        <w:rPr>
          <w:rFonts w:ascii="Times New Roman" w:hAnsi="Times New Roman" w:cs="Times New Roman"/>
          <w:sz w:val="20"/>
          <w:szCs w:val="24"/>
        </w:rPr>
      </w:pPr>
      <w:r w:rsidRPr="0071518F">
        <w:rPr>
          <w:sz w:val="18"/>
        </w:rPr>
        <w:pict>
          <v:rect id="_x0000_i1046" style="width:0;height:.75pt" o:hrstd="t" o:hrnoshade="t" o:hr="t" fillcolor="#d6d9dc" stroked="f"/>
        </w:pic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sidRPr="0071518F">
        <w:rPr>
          <w:rStyle w:val="Strong"/>
          <w:rFonts w:ascii="inherit" w:hAnsi="inherit" w:cs="Arial"/>
          <w:color w:val="242729"/>
          <w:sz w:val="19"/>
          <w:szCs w:val="23"/>
          <w:bdr w:val="none" w:sz="0" w:space="0" w:color="auto" w:frame="1"/>
        </w:rPr>
        <w:t>The different question</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This answer is probably to the question "how do you provision your secrets to your docker swarm cluster".</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The original question "how do you manage secret values with docker compose" implies that the docker-compose file contains secret values. It doesn't.</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sidRPr="0071518F">
        <w:rPr>
          <w:rFonts w:ascii="Arial" w:hAnsi="Arial" w:cs="Arial"/>
          <w:color w:val="242729"/>
          <w:sz w:val="20"/>
          <w:szCs w:val="23"/>
        </w:rPr>
        <w:t>There's a different question: "Where do you store the canonical source of the </w:t>
      </w:r>
      <w:r w:rsidRPr="0071518F">
        <w:rPr>
          <w:rStyle w:val="HTMLCode"/>
          <w:rFonts w:ascii="Consolas" w:hAnsi="Consolas"/>
          <w:color w:val="242729"/>
          <w:sz w:val="16"/>
          <w:bdr w:val="none" w:sz="0" w:space="0" w:color="auto" w:frame="1"/>
          <w:shd w:val="clear" w:color="auto" w:fill="EFF0F1"/>
        </w:rPr>
        <w:t>secrets.yml</w:t>
      </w:r>
      <w:r w:rsidRPr="0071518F">
        <w:rPr>
          <w:rFonts w:ascii="Arial" w:hAnsi="Arial" w:cs="Arial"/>
          <w:color w:val="242729"/>
          <w:sz w:val="20"/>
          <w:szCs w:val="23"/>
        </w:rPr>
        <w:t> file". This is up to you. You can store it in your head, print on a sheet of paper, use a password manager, use a dedicated secrets application/database. Heck, you can even use a git repository if it's safely secured itself. Of course, never store it inside the system you're securing with it :)</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sidRPr="0071518F">
        <w:rPr>
          <w:rFonts w:ascii="Arial" w:hAnsi="Arial" w:cs="Arial"/>
          <w:color w:val="242729"/>
          <w:sz w:val="20"/>
          <w:szCs w:val="23"/>
        </w:rPr>
        <w:t>I would recommend </w:t>
      </w:r>
      <w:hyperlink r:id="rId186" w:history="1">
        <w:r w:rsidRPr="0071518F">
          <w:rPr>
            <w:rStyle w:val="Hyperlink"/>
            <w:rFonts w:ascii="inherit" w:hAnsi="inherit" w:cs="Arial"/>
            <w:color w:val="005999"/>
            <w:sz w:val="19"/>
            <w:szCs w:val="23"/>
            <w:bdr w:val="none" w:sz="0" w:space="0" w:color="auto" w:frame="1"/>
          </w:rPr>
          <w:t>vault</w:t>
        </w:r>
      </w:hyperlink>
      <w:r w:rsidRPr="0071518F">
        <w:rPr>
          <w:rFonts w:ascii="Arial" w:hAnsi="Arial" w:cs="Arial"/>
          <w:color w:val="242729"/>
          <w:sz w:val="20"/>
          <w:szCs w:val="23"/>
        </w:rPr>
        <w:t>. To store a secret:</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 create a temporary secret file</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cat secrets.yml | vault write secret/myappsecrets -</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To retrieve a secret and put it into your docker swarm:</w:t>
      </w:r>
    </w:p>
    <w:p w:rsidR="0071518F" w:rsidRPr="0071518F" w:rsidRDefault="0071518F" w:rsidP="0071518F">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71518F">
        <w:rPr>
          <w:rStyle w:val="HTMLCode"/>
          <w:rFonts w:ascii="Consolas" w:hAnsi="Consolas"/>
          <w:color w:val="242729"/>
          <w:sz w:val="16"/>
          <w:bdr w:val="none" w:sz="0" w:space="0" w:color="auto" w:frame="1"/>
          <w:shd w:val="clear" w:color="auto" w:fill="EFF0F1"/>
        </w:rPr>
        <w:t>vault read -field=value secret/myappsecrets | docker secret create secrets_yaml -</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Of course, you can use docker cluster itself as a single source of truth for you secrets, but if your docker cluster breaks, you'd lost your secrets. So make sure to have a backup elsewhere.</w:t>
      </w:r>
    </w:p>
    <w:p w:rsidR="0071518F" w:rsidRPr="0071518F" w:rsidRDefault="0071518F" w:rsidP="0071518F">
      <w:pPr>
        <w:spacing w:after="300"/>
        <w:rPr>
          <w:rFonts w:ascii="Times New Roman" w:hAnsi="Times New Roman" w:cs="Times New Roman"/>
          <w:sz w:val="20"/>
          <w:szCs w:val="24"/>
        </w:rPr>
      </w:pPr>
      <w:r w:rsidRPr="0071518F">
        <w:rPr>
          <w:sz w:val="18"/>
        </w:rPr>
        <w:pict>
          <v:rect id="_x0000_i1047" style="width:0;height:.75pt" o:hrstd="t" o:hrnoshade="t" o:hr="t" fillcolor="#d6d9dc" stroked="f"/>
        </w:pic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20"/>
          <w:szCs w:val="23"/>
        </w:rPr>
      </w:pPr>
      <w:r w:rsidRPr="0071518F">
        <w:rPr>
          <w:rStyle w:val="Strong"/>
          <w:rFonts w:ascii="inherit" w:hAnsi="inherit" w:cs="Arial"/>
          <w:color w:val="242729"/>
          <w:sz w:val="19"/>
          <w:szCs w:val="23"/>
          <w:bdr w:val="none" w:sz="0" w:space="0" w:color="auto" w:frame="1"/>
        </w:rPr>
        <w:t>The question nobody asked</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The third question (that nobody asked) is how to provision secrets to developers' machines. It might be needed when there's an external service which is impossible to mock locally or a large database which is impossible to copy.</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Again, docker has nothing to do with it (yet). It doesn't have access control lists which specify which developers have access to which secrets. Nor does it have any authentication mechanism.</w:t>
      </w:r>
    </w:p>
    <w:p w:rsidR="0071518F" w:rsidRP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The ideal solution appears to be this:</w:t>
      </w:r>
    </w:p>
    <w:p w:rsidR="0071518F" w:rsidRPr="0071518F" w:rsidRDefault="0071518F" w:rsidP="0071518F">
      <w:pPr>
        <w:numPr>
          <w:ilvl w:val="0"/>
          <w:numId w:val="24"/>
        </w:numPr>
        <w:shd w:val="clear" w:color="auto" w:fill="FFFFFF"/>
        <w:spacing w:line="240" w:lineRule="auto"/>
        <w:ind w:left="450"/>
        <w:textAlignment w:val="baseline"/>
        <w:rPr>
          <w:rFonts w:ascii="inherit" w:hAnsi="inherit" w:cs="Arial"/>
          <w:color w:val="242729"/>
          <w:sz w:val="19"/>
          <w:szCs w:val="23"/>
        </w:rPr>
      </w:pPr>
      <w:r w:rsidRPr="0071518F">
        <w:rPr>
          <w:rFonts w:ascii="inherit" w:hAnsi="inherit" w:cs="Arial"/>
          <w:color w:val="242729"/>
          <w:sz w:val="19"/>
          <w:szCs w:val="23"/>
        </w:rPr>
        <w:t>A developer opens some web application.</w:t>
      </w:r>
    </w:p>
    <w:p w:rsidR="0071518F" w:rsidRPr="0071518F" w:rsidRDefault="0071518F" w:rsidP="0071518F">
      <w:pPr>
        <w:numPr>
          <w:ilvl w:val="0"/>
          <w:numId w:val="24"/>
        </w:numPr>
        <w:shd w:val="clear" w:color="auto" w:fill="FFFFFF"/>
        <w:spacing w:line="240" w:lineRule="auto"/>
        <w:ind w:left="450"/>
        <w:textAlignment w:val="baseline"/>
        <w:rPr>
          <w:rFonts w:ascii="inherit" w:hAnsi="inherit" w:cs="Arial"/>
          <w:color w:val="242729"/>
          <w:sz w:val="19"/>
          <w:szCs w:val="23"/>
        </w:rPr>
      </w:pPr>
      <w:r w:rsidRPr="0071518F">
        <w:rPr>
          <w:rFonts w:ascii="inherit" w:hAnsi="inherit" w:cs="Arial"/>
          <w:color w:val="242729"/>
          <w:sz w:val="19"/>
          <w:szCs w:val="23"/>
        </w:rPr>
        <w:t>Authenticates using some single sign on mechanism.</w:t>
      </w:r>
    </w:p>
    <w:p w:rsidR="0071518F" w:rsidRPr="0071518F" w:rsidRDefault="0071518F" w:rsidP="0071518F">
      <w:pPr>
        <w:numPr>
          <w:ilvl w:val="0"/>
          <w:numId w:val="24"/>
        </w:numPr>
        <w:shd w:val="clear" w:color="auto" w:fill="FFFFFF"/>
        <w:spacing w:after="0" w:line="240" w:lineRule="auto"/>
        <w:ind w:left="450"/>
        <w:textAlignment w:val="baseline"/>
        <w:rPr>
          <w:rFonts w:ascii="inherit" w:hAnsi="inherit" w:cs="Arial"/>
          <w:color w:val="242729"/>
          <w:sz w:val="19"/>
          <w:szCs w:val="23"/>
        </w:rPr>
      </w:pPr>
      <w:r w:rsidRPr="0071518F">
        <w:rPr>
          <w:rFonts w:ascii="inherit" w:hAnsi="inherit" w:cs="Arial"/>
          <w:color w:val="242729"/>
          <w:sz w:val="19"/>
          <w:szCs w:val="23"/>
        </w:rPr>
        <w:t>Copies some long list of </w:t>
      </w:r>
      <w:r w:rsidRPr="0071518F">
        <w:rPr>
          <w:rStyle w:val="HTMLCode"/>
          <w:rFonts w:ascii="Consolas" w:eastAsiaTheme="minorHAnsi" w:hAnsi="Consolas"/>
          <w:color w:val="242729"/>
          <w:sz w:val="16"/>
          <w:bdr w:val="none" w:sz="0" w:space="0" w:color="auto" w:frame="1"/>
          <w:shd w:val="clear" w:color="auto" w:fill="EFF0F1"/>
        </w:rPr>
        <w:t>docker secret create</w:t>
      </w:r>
      <w:r w:rsidRPr="0071518F">
        <w:rPr>
          <w:rFonts w:ascii="inherit" w:hAnsi="inherit" w:cs="Arial"/>
          <w:color w:val="242729"/>
          <w:sz w:val="19"/>
          <w:szCs w:val="23"/>
        </w:rPr>
        <w:t> commands and executes them in the terminal.</w:t>
      </w:r>
    </w:p>
    <w:p w:rsidR="0071518F" w:rsidRDefault="0071518F" w:rsidP="0071518F">
      <w:pPr>
        <w:pStyle w:val="NormalWeb"/>
        <w:shd w:val="clear" w:color="auto" w:fill="FFFFFF"/>
        <w:spacing w:before="0" w:beforeAutospacing="0" w:after="240" w:afterAutospacing="0"/>
        <w:textAlignment w:val="baseline"/>
        <w:rPr>
          <w:rFonts w:ascii="Arial" w:hAnsi="Arial" w:cs="Arial"/>
          <w:color w:val="242729"/>
          <w:sz w:val="20"/>
          <w:szCs w:val="23"/>
        </w:rPr>
      </w:pPr>
      <w:r w:rsidRPr="0071518F">
        <w:rPr>
          <w:rFonts w:ascii="Arial" w:hAnsi="Arial" w:cs="Arial"/>
          <w:color w:val="242729"/>
          <w:sz w:val="20"/>
          <w:szCs w:val="23"/>
        </w:rPr>
        <w:t>We have yet to see if such an application pops up.</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Pr>
          <w:rFonts w:ascii="Arial" w:hAnsi="Arial" w:cs="Arial"/>
          <w:color w:val="242729"/>
          <w:sz w:val="20"/>
          <w:szCs w:val="23"/>
        </w:rPr>
        <w:t>----</w:t>
      </w:r>
      <w:r w:rsidRPr="0071518F">
        <w:rPr>
          <w:rFonts w:ascii="Arial" w:hAnsi="Arial" w:cs="Arial"/>
          <w:color w:val="242729"/>
          <w:sz w:val="18"/>
          <w:szCs w:val="23"/>
        </w:rPr>
        <w:t xml:space="preserve">docker secret create seems to require that there be a pre-existing swarm? do I need to create one? – Eric Feb 10 at 13:33 </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 xml:space="preserve">  </w:t>
      </w:r>
      <w:r w:rsidRPr="0071518F">
        <w:rPr>
          <w:rFonts w:ascii="Arial" w:hAnsi="Arial" w:cs="Arial"/>
          <w:color w:val="242729"/>
          <w:sz w:val="18"/>
          <w:szCs w:val="23"/>
        </w:rPr>
        <w:tab/>
        <w:t xml:space="preserve"> </w:t>
      </w:r>
      <w:r w:rsidRPr="0071518F">
        <w:rPr>
          <w:rFonts w:ascii="Arial" w:hAnsi="Arial" w:cs="Arial"/>
          <w:color w:val="242729"/>
          <w:sz w:val="18"/>
          <w:szCs w:val="23"/>
        </w:rPr>
        <w:tab/>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@Eric So you're running this as a developer? I'm afraid Docker doesn't have support for that use case yet. But yeah, you could create a docker swarm consisting of only your developer machine. That's out of scope of this question. – Vanuan Feb 10 at 20:15</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 xml:space="preserve">  </w:t>
      </w:r>
      <w:r w:rsidRPr="0071518F">
        <w:rPr>
          <w:rFonts w:ascii="Arial" w:hAnsi="Arial" w:cs="Arial"/>
          <w:color w:val="242729"/>
          <w:sz w:val="18"/>
          <w:szCs w:val="23"/>
        </w:rPr>
        <w:tab/>
        <w:t xml:space="preserve"> </w:t>
      </w:r>
      <w:r w:rsidRPr="0071518F">
        <w:rPr>
          <w:rFonts w:ascii="Arial" w:hAnsi="Arial" w:cs="Arial"/>
          <w:color w:val="242729"/>
          <w:sz w:val="18"/>
          <w:szCs w:val="23"/>
        </w:rPr>
        <w:tab/>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As of Feb 8th docker-compose 1.11 supports file-based secrets in compose files for local dev. See my comment above on chos</w:t>
      </w:r>
      <w:r>
        <w:rPr>
          <w:rFonts w:ascii="Arial" w:hAnsi="Arial" w:cs="Arial"/>
          <w:color w:val="242729"/>
          <w:sz w:val="18"/>
          <w:szCs w:val="23"/>
        </w:rPr>
        <w:t>en</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 xml:space="preserve">  </w:t>
      </w:r>
      <w:r w:rsidRPr="0071518F">
        <w:rPr>
          <w:rFonts w:ascii="Arial" w:hAnsi="Arial" w:cs="Arial"/>
          <w:color w:val="242729"/>
          <w:sz w:val="18"/>
          <w:szCs w:val="23"/>
        </w:rPr>
        <w:tab/>
        <w:t xml:space="preserve"> </w:t>
      </w:r>
      <w:r w:rsidRPr="0071518F">
        <w:rPr>
          <w:rFonts w:ascii="Arial" w:hAnsi="Arial" w:cs="Arial"/>
          <w:color w:val="242729"/>
          <w:sz w:val="18"/>
          <w:szCs w:val="23"/>
        </w:rPr>
        <w:tab/>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lastRenderedPageBreak/>
        <w:t xml:space="preserve">@BretFisher but what's the point if it's essentially the same as specifying using volume's ./file_based_secret:/run/secrets/my_secret ? </w:t>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 xml:space="preserve">  </w:t>
      </w:r>
      <w:r w:rsidRPr="0071518F">
        <w:rPr>
          <w:rFonts w:ascii="Arial" w:hAnsi="Arial" w:cs="Arial"/>
          <w:color w:val="242729"/>
          <w:sz w:val="18"/>
          <w:szCs w:val="23"/>
        </w:rPr>
        <w:tab/>
        <w:t xml:space="preserve"> </w:t>
      </w:r>
      <w:r w:rsidRPr="0071518F">
        <w:rPr>
          <w:rFonts w:ascii="Arial" w:hAnsi="Arial" w:cs="Arial"/>
          <w:color w:val="242729"/>
          <w:sz w:val="18"/>
          <w:szCs w:val="23"/>
        </w:rPr>
        <w:tab/>
      </w:r>
    </w:p>
    <w:p w:rsidR="0071518F" w:rsidRPr="0071518F" w:rsidRDefault="0071518F" w:rsidP="0071518F">
      <w:pPr>
        <w:pStyle w:val="NormalWeb"/>
        <w:shd w:val="clear" w:color="auto" w:fill="FFFFFF"/>
        <w:spacing w:before="0" w:beforeAutospacing="0" w:after="0" w:afterAutospacing="0"/>
        <w:textAlignment w:val="baseline"/>
        <w:rPr>
          <w:rFonts w:ascii="Arial" w:hAnsi="Arial" w:cs="Arial"/>
          <w:color w:val="242729"/>
          <w:sz w:val="18"/>
          <w:szCs w:val="23"/>
        </w:rPr>
      </w:pPr>
      <w:r w:rsidRPr="0071518F">
        <w:rPr>
          <w:rFonts w:ascii="Arial" w:hAnsi="Arial" w:cs="Arial"/>
          <w:color w:val="242729"/>
          <w:sz w:val="18"/>
          <w:szCs w:val="23"/>
        </w:rPr>
        <w:t>@Vanuan Right, there's no functional difference in container. It's about seamless workflow, and limiting the need for multiple compopse files. – Bret Fisher Mar 18 at 15:34</w:t>
      </w:r>
    </w:p>
    <w:p w:rsidR="0071518F" w:rsidRDefault="0071518F" w:rsidP="0071518F">
      <w:pPr>
        <w:shd w:val="clear" w:color="auto" w:fill="FFFFFF"/>
        <w:spacing w:after="0" w:line="240" w:lineRule="auto"/>
        <w:textAlignment w:val="baseline"/>
        <w:rPr>
          <w:rFonts w:ascii="Arial" w:eastAsia="Times New Roman" w:hAnsi="Arial" w:cs="Arial"/>
          <w:color w:val="242729"/>
          <w:sz w:val="16"/>
          <w:szCs w:val="23"/>
        </w:rPr>
      </w:pPr>
    </w:p>
    <w:p w:rsidR="0071518F" w:rsidRDefault="0071518F" w:rsidP="0071518F">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6"/>
          <w:szCs w:val="23"/>
        </w:rPr>
        <w:t>34.)</w:t>
      </w:r>
      <w:r w:rsidRPr="0071518F">
        <w:rPr>
          <w:rFonts w:ascii="Arial" w:hAnsi="Arial" w:cs="Arial"/>
          <w:color w:val="242729"/>
          <w:sz w:val="33"/>
          <w:szCs w:val="33"/>
        </w:rPr>
        <w:t xml:space="preserve"> </w:t>
      </w:r>
      <w:hyperlink r:id="rId187" w:history="1">
        <w:r w:rsidRPr="0071518F">
          <w:rPr>
            <w:rStyle w:val="Hyperlink"/>
            <w:rFonts w:ascii="inherit" w:hAnsi="inherit" w:cs="Arial"/>
            <w:b w:val="0"/>
            <w:bCs w:val="0"/>
            <w:color w:val="242729"/>
            <w:sz w:val="28"/>
            <w:szCs w:val="36"/>
            <w:highlight w:val="yellow"/>
            <w:bdr w:val="none" w:sz="0" w:space="0" w:color="auto" w:frame="1"/>
          </w:rPr>
          <w:t>Using Docker I get the error: “SQLSTATE[HY000] [2002] No such file or directory”</w:t>
        </w:r>
      </w:hyperlink>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I'm using Docker to create a container to test my web app built on PHP and MySQL on my Mac. My PHP app is built using Fat-Free Framework for MVC and routing. I have two Dockerfiles, one for MySQL and one for PHP. I've used test Docker applications successfully, so I believe my images are installed correctly.</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The main part of the error: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Internal</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Server</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Error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SQLSTATE[HY000] [</w:t>
      </w:r>
      <w:r w:rsidRPr="0071518F">
        <w:rPr>
          <w:rFonts w:ascii="inherit" w:eastAsia="Times New Roman" w:hAnsi="inherit" w:cs="Courier New"/>
          <w:color w:val="7D2727"/>
          <w:sz w:val="18"/>
          <w:szCs w:val="20"/>
          <w:bdr w:val="none" w:sz="0" w:space="0" w:color="auto" w:frame="1"/>
          <w:shd w:val="clear" w:color="auto" w:fill="EFF0F1"/>
        </w:rPr>
        <w:t>2002</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w:t>
      </w:r>
      <w:r w:rsidRPr="0071518F">
        <w:rPr>
          <w:rFonts w:ascii="inherit" w:eastAsia="Times New Roman" w:hAnsi="inherit" w:cs="Courier New"/>
          <w:color w:val="303336"/>
          <w:sz w:val="18"/>
          <w:szCs w:val="20"/>
          <w:bdr w:val="none" w:sz="0" w:space="0" w:color="auto" w:frame="1"/>
          <w:shd w:val="clear" w:color="auto" w:fill="EFF0F1"/>
        </w:rPr>
        <w:t xml:space="preserve"> such file </w:t>
      </w:r>
      <w:r w:rsidRPr="0071518F">
        <w:rPr>
          <w:rFonts w:ascii="inherit" w:eastAsia="Times New Roman" w:hAnsi="inherit" w:cs="Courier New"/>
          <w:color w:val="101094"/>
          <w:sz w:val="18"/>
          <w:szCs w:val="20"/>
          <w:bdr w:val="none" w:sz="0" w:space="0" w:color="auto" w:frame="1"/>
          <w:shd w:val="clear" w:color="auto" w:fill="EFF0F1"/>
        </w:rPr>
        <w:t>or</w:t>
      </w:r>
      <w:r w:rsidRPr="0071518F">
        <w:rPr>
          <w:rFonts w:ascii="inherit" w:eastAsia="Times New Roman" w:hAnsi="inherit" w:cs="Courier New"/>
          <w:color w:val="303336"/>
          <w:sz w:val="18"/>
          <w:szCs w:val="20"/>
          <w:bdr w:val="none" w:sz="0" w:space="0" w:color="auto" w:frame="1"/>
          <w:shd w:val="clear" w:color="auto" w:fill="EFF0F1"/>
        </w:rPr>
        <w:t xml:space="preserve"> directory</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[fatfree/lib/DB/SQL.php:</w:t>
      </w:r>
      <w:r w:rsidRPr="0071518F">
        <w:rPr>
          <w:rFonts w:ascii="inherit" w:eastAsia="Times New Roman" w:hAnsi="inherit" w:cs="Courier New"/>
          <w:color w:val="7D2727"/>
          <w:sz w:val="18"/>
          <w:szCs w:val="20"/>
          <w:bdr w:val="none" w:sz="0" w:space="0" w:color="auto" w:frame="1"/>
          <w:shd w:val="clear" w:color="auto" w:fill="EFF0F1"/>
        </w:rPr>
        <w:t>466</w:t>
      </w:r>
      <w:r w:rsidRPr="0071518F">
        <w:rPr>
          <w:rFonts w:ascii="inherit" w:eastAsia="Times New Roman" w:hAnsi="inherit" w:cs="Courier New"/>
          <w:color w:val="303336"/>
          <w:sz w:val="18"/>
          <w:szCs w:val="20"/>
          <w:bdr w:val="none" w:sz="0" w:space="0" w:color="auto" w:frame="1"/>
          <w:shd w:val="clear" w:color="auto" w:fill="EFF0F1"/>
        </w:rPr>
        <w:t>] PDO-&gt;__construct(</w:t>
      </w:r>
      <w:r w:rsidRPr="0071518F">
        <w:rPr>
          <w:rFonts w:ascii="inherit" w:eastAsia="Times New Roman" w:hAnsi="inherit" w:cs="Courier New"/>
          <w:color w:val="7D2727"/>
          <w:sz w:val="18"/>
          <w:szCs w:val="20"/>
          <w:bdr w:val="none" w:sz="0" w:space="0" w:color="auto" w:frame="1"/>
          <w:shd w:val="clear" w:color="auto" w:fill="EFF0F1"/>
        </w:rPr>
        <w:t>'mysql:host=127.0.0.1;port=3306;dbname=robohome'</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'root'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'password'</w:t>
      </w:r>
      <w:r w:rsidRPr="0071518F">
        <w:rPr>
          <w:rFonts w:ascii="inherit" w:eastAsia="Times New Roman" w:hAnsi="inherit" w:cs="Courier New"/>
          <w:color w:val="303336"/>
          <w:sz w:val="18"/>
          <w:szCs w:val="20"/>
          <w:bdr w:val="none" w:sz="0" w:space="0" w:color="auto" w:frame="1"/>
          <w:shd w:val="clear" w:color="auto" w:fill="EFF0F1"/>
        </w:rPr>
        <w:t>,array(</w:t>
      </w:r>
      <w:r w:rsidRPr="0071518F">
        <w:rPr>
          <w:rFonts w:ascii="inherit" w:eastAsia="Times New Roman" w:hAnsi="inherit" w:cs="Courier New"/>
          <w:color w:val="7D2727"/>
          <w:sz w:val="18"/>
          <w:szCs w:val="20"/>
          <w:bdr w:val="none" w:sz="0" w:space="0" w:color="auto" w:frame="1"/>
          <w:shd w:val="clear" w:color="auto" w:fill="EFF0F1"/>
        </w:rPr>
        <w:t>1002</w:t>
      </w:r>
      <w:r w:rsidRPr="0071518F">
        <w:rPr>
          <w:rFonts w:ascii="inherit" w:eastAsia="Times New Roman" w:hAnsi="inherit" w:cs="Courier New"/>
          <w:color w:val="303336"/>
          <w:sz w:val="18"/>
          <w:szCs w:val="20"/>
          <w:bdr w:val="none" w:sz="0" w:space="0" w:color="auto" w:frame="1"/>
          <w:shd w:val="clear" w:color="auto" w:fill="EFF0F1"/>
        </w:rPr>
        <w:t>=&gt;</w:t>
      </w:r>
      <w:r w:rsidRPr="0071518F">
        <w:rPr>
          <w:rFonts w:ascii="inherit" w:eastAsia="Times New Roman" w:hAnsi="inherit" w:cs="Courier New"/>
          <w:color w:val="7D2727"/>
          <w:sz w:val="18"/>
          <w:szCs w:val="20"/>
          <w:bdr w:val="none" w:sz="0" w:space="0" w:color="auto" w:frame="1"/>
          <w:shd w:val="clear" w:color="auto" w:fill="EFF0F1"/>
        </w:rPr>
        <w:t>'SET NAMES utf8;'</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[fatfree/app/</w:t>
      </w:r>
      <w:r w:rsidRPr="0071518F">
        <w:rPr>
          <w:rFonts w:ascii="inherit" w:eastAsia="Times New Roman" w:hAnsi="inherit" w:cs="Courier New"/>
          <w:color w:val="2B91AF"/>
          <w:sz w:val="18"/>
          <w:szCs w:val="20"/>
          <w:bdr w:val="none" w:sz="0" w:space="0" w:color="auto" w:frame="1"/>
          <w:shd w:val="clear" w:color="auto" w:fill="EFF0F1"/>
        </w:rPr>
        <w:t>Controllers</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2B91AF"/>
          <w:sz w:val="18"/>
          <w:szCs w:val="20"/>
          <w:bdr w:val="none" w:sz="0" w:space="0" w:color="auto" w:frame="1"/>
          <w:shd w:val="clear" w:color="auto" w:fill="EFF0F1"/>
        </w:rPr>
        <w:t>Controller</w:t>
      </w:r>
      <w:r w:rsidRPr="0071518F">
        <w:rPr>
          <w:rFonts w:ascii="inherit" w:eastAsia="Times New Roman" w:hAnsi="inherit" w:cs="Courier New"/>
          <w:color w:val="303336"/>
          <w:sz w:val="18"/>
          <w:szCs w:val="20"/>
          <w:bdr w:val="none" w:sz="0" w:space="0" w:color="auto" w:frame="1"/>
          <w:shd w:val="clear" w:color="auto" w:fill="EFF0F1"/>
        </w:rPr>
        <w:t>.php:</w:t>
      </w:r>
      <w:r w:rsidRPr="0071518F">
        <w:rPr>
          <w:rFonts w:ascii="inherit" w:eastAsia="Times New Roman" w:hAnsi="inherit" w:cs="Courier New"/>
          <w:color w:val="7D2727"/>
          <w:sz w:val="18"/>
          <w:szCs w:val="20"/>
          <w:bdr w:val="none" w:sz="0" w:space="0" w:color="auto" w:frame="1"/>
          <w:shd w:val="clear" w:color="auto" w:fill="EFF0F1"/>
        </w:rPr>
        <w:t>24</w:t>
      </w:r>
      <w:r w:rsidRPr="0071518F">
        <w:rPr>
          <w:rFonts w:ascii="inherit" w:eastAsia="Times New Roman" w:hAnsi="inherit" w:cs="Courier New"/>
          <w:color w:val="303336"/>
          <w:sz w:val="18"/>
          <w:szCs w:val="20"/>
          <w:bdr w:val="none" w:sz="0" w:space="0" w:color="auto" w:frame="1"/>
          <w:shd w:val="clear" w:color="auto" w:fill="EFF0F1"/>
        </w:rPr>
        <w:t>] DB\SQL-&gt;__construct(</w:t>
      </w:r>
      <w:r w:rsidRPr="0071518F">
        <w:rPr>
          <w:rFonts w:ascii="inherit" w:eastAsia="Times New Roman" w:hAnsi="inherit" w:cs="Courier New"/>
          <w:color w:val="7D2727"/>
          <w:sz w:val="18"/>
          <w:szCs w:val="20"/>
          <w:bdr w:val="none" w:sz="0" w:space="0" w:color="auto" w:frame="1"/>
          <w:shd w:val="clear" w:color="auto" w:fill="EFF0F1"/>
        </w:rPr>
        <w:t>'mysql:host=127.0.0.1;port=3306;dbname=robohome'</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'root'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'password'</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Note, if I connect using </w:t>
      </w:r>
      <w:r w:rsidRPr="0071518F">
        <w:rPr>
          <w:rFonts w:ascii="Consolas" w:eastAsia="Times New Roman" w:hAnsi="Consolas" w:cs="Courier New"/>
          <w:color w:val="242729"/>
          <w:sz w:val="18"/>
          <w:szCs w:val="20"/>
          <w:bdr w:val="none" w:sz="0" w:space="0" w:color="auto" w:frame="1"/>
          <w:shd w:val="clear" w:color="auto" w:fill="EFF0F1"/>
        </w:rPr>
        <w:t>127.0.0.1</w:t>
      </w:r>
      <w:r w:rsidRPr="0071518F">
        <w:rPr>
          <w:rFonts w:ascii="Arial" w:eastAsia="Times New Roman" w:hAnsi="Arial" w:cs="Arial"/>
          <w:color w:val="242729"/>
          <w:szCs w:val="23"/>
        </w:rPr>
        <w:t> instead of </w:t>
      </w:r>
      <w:r w:rsidRPr="0071518F">
        <w:rPr>
          <w:rFonts w:ascii="Consolas" w:eastAsia="Times New Roman" w:hAnsi="Consolas" w:cs="Courier New"/>
          <w:color w:val="242729"/>
          <w:sz w:val="18"/>
          <w:szCs w:val="20"/>
          <w:bdr w:val="none" w:sz="0" w:space="0" w:color="auto" w:frame="1"/>
          <w:shd w:val="clear" w:color="auto" w:fill="EFF0F1"/>
        </w:rPr>
        <w:t>localhost</w:t>
      </w:r>
      <w:r w:rsidRPr="0071518F">
        <w:rPr>
          <w:rFonts w:ascii="Arial" w:eastAsia="Times New Roman" w:hAnsi="Arial" w:cs="Arial"/>
          <w:color w:val="242729"/>
          <w:szCs w:val="23"/>
        </w:rPr>
        <w:t> I get a slightly different error that says: </w:t>
      </w:r>
      <w:r w:rsidRPr="0071518F">
        <w:rPr>
          <w:rFonts w:ascii="Consolas" w:eastAsia="Times New Roman" w:hAnsi="Consolas" w:cs="Courier New"/>
          <w:color w:val="242729"/>
          <w:sz w:val="18"/>
          <w:szCs w:val="20"/>
          <w:bdr w:val="none" w:sz="0" w:space="0" w:color="auto" w:frame="1"/>
          <w:shd w:val="clear" w:color="auto" w:fill="EFF0F1"/>
        </w:rPr>
        <w:t>SQLSTATE[HY000] [2002] Connection refused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My PHP Dockerfile: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FROM php:</w:t>
      </w:r>
      <w:r w:rsidRPr="0071518F">
        <w:rPr>
          <w:rFonts w:ascii="inherit" w:eastAsia="Times New Roman" w:hAnsi="inherit" w:cs="Courier New"/>
          <w:color w:val="7D2727"/>
          <w:sz w:val="18"/>
          <w:szCs w:val="20"/>
          <w:bdr w:val="none" w:sz="0" w:space="0" w:color="auto" w:frame="1"/>
          <w:shd w:val="clear" w:color="auto" w:fill="EFF0F1"/>
        </w:rPr>
        <w:t>5.6</w:t>
      </w:r>
      <w:r w:rsidRPr="0071518F">
        <w:rPr>
          <w:rFonts w:ascii="inherit" w:eastAsia="Times New Roman" w:hAnsi="inherit" w:cs="Courier New"/>
          <w:color w:val="303336"/>
          <w:sz w:val="18"/>
          <w:szCs w:val="20"/>
          <w:bdr w:val="none" w:sz="0" w:space="0" w:color="auto" w:frame="1"/>
          <w:shd w:val="clear" w:color="auto" w:fill="EFF0F1"/>
        </w:rPr>
        <w:t>-apache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RUN docker-php-ext-install mysqli pdo pdo_mysql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RUN a2enmod rewrite</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My MySQL Dockerfile: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FROM mysql:</w:t>
      </w:r>
      <w:r w:rsidRPr="0071518F">
        <w:rPr>
          <w:rFonts w:ascii="inherit" w:eastAsia="Times New Roman" w:hAnsi="inherit" w:cs="Courier New"/>
          <w:color w:val="7D2727"/>
          <w:sz w:val="18"/>
          <w:szCs w:val="20"/>
          <w:bdr w:val="none" w:sz="0" w:space="0" w:color="auto" w:frame="1"/>
          <w:shd w:val="clear" w:color="auto" w:fill="EFF0F1"/>
        </w:rPr>
        <w:t>5.7</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ENV MYSQL_ROOT_PASSWORD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ENV MYSQL_DATABASE robohome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COPY ./schema.sql /docker-entrypoint-initdb.d/</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My </w:t>
      </w:r>
      <w:r w:rsidRPr="0071518F">
        <w:rPr>
          <w:rFonts w:ascii="Consolas" w:eastAsia="Times New Roman" w:hAnsi="Consolas" w:cs="Courier New"/>
          <w:color w:val="242729"/>
          <w:sz w:val="18"/>
          <w:szCs w:val="20"/>
          <w:bdr w:val="none" w:sz="0" w:space="0" w:color="auto" w:frame="1"/>
          <w:shd w:val="clear" w:color="auto" w:fill="EFF0F1"/>
        </w:rPr>
        <w:t>Controller.php</w:t>
      </w:r>
      <w:r w:rsidRPr="0071518F">
        <w:rPr>
          <w:rFonts w:ascii="Arial" w:eastAsia="Times New Roman" w:hAnsi="Arial" w:cs="Arial"/>
          <w:color w:val="242729"/>
          <w:szCs w:val="23"/>
        </w:rPr>
        <w:t> file where the error mentions line 24:</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&lt;?php</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101094"/>
          <w:sz w:val="18"/>
          <w:szCs w:val="20"/>
          <w:bdr w:val="none" w:sz="0" w:space="0" w:color="auto" w:frame="1"/>
          <w:shd w:val="clear" w:color="auto" w:fill="EFF0F1"/>
        </w:rPr>
        <w:t>namespace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Controllers</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101094"/>
          <w:sz w:val="18"/>
          <w:szCs w:val="20"/>
          <w:bdr w:val="none" w:sz="0" w:space="0" w:color="auto" w:frame="1"/>
          <w:shd w:val="clear" w:color="auto" w:fill="EFF0F1"/>
        </w:rPr>
        <w:t>class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Controller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protected</w:t>
      </w:r>
      <w:r w:rsidRPr="0071518F">
        <w:rPr>
          <w:rFonts w:ascii="inherit" w:eastAsia="Times New Roman" w:hAnsi="inherit" w:cs="Courier New"/>
          <w:color w:val="303336"/>
          <w:sz w:val="18"/>
          <w:szCs w:val="20"/>
          <w:bdr w:val="none" w:sz="0" w:space="0" w:color="auto" w:frame="1"/>
          <w:shd w:val="clear" w:color="auto" w:fill="EFF0F1"/>
        </w:rPr>
        <w:t xml:space="preserve"> $f3;</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protected</w:t>
      </w:r>
      <w:r w:rsidRPr="0071518F">
        <w:rPr>
          <w:rFonts w:ascii="inherit" w:eastAsia="Times New Roman" w:hAnsi="inherit" w:cs="Courier New"/>
          <w:color w:val="303336"/>
          <w:sz w:val="18"/>
          <w:szCs w:val="20"/>
          <w:bdr w:val="none" w:sz="0" w:space="0" w:color="auto" w:frame="1"/>
          <w:shd w:val="clear" w:color="auto" w:fill="EFF0F1"/>
        </w:rPr>
        <w:t xml:space="preserve"> $db;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public</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function</w:t>
      </w:r>
      <w:r w:rsidRPr="0071518F">
        <w:rPr>
          <w:rFonts w:ascii="inherit" w:eastAsia="Times New Roman" w:hAnsi="inherit" w:cs="Courier New"/>
          <w:color w:val="303336"/>
          <w:sz w:val="18"/>
          <w:szCs w:val="20"/>
          <w:bdr w:val="none" w:sz="0" w:space="0" w:color="auto" w:frame="1"/>
          <w:shd w:val="clear" w:color="auto" w:fill="EFF0F1"/>
        </w:rPr>
        <w:t xml:space="preserve"> __construct()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$f3 = \Base::instance();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$this-&gt;f3 = $f3;</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$mysqlServerName = $f3-&gt;</w:t>
      </w:r>
      <w:r w:rsidRPr="0071518F">
        <w:rPr>
          <w:rFonts w:ascii="inherit" w:eastAsia="Times New Roman" w:hAnsi="inherit" w:cs="Courier New"/>
          <w:color w:val="101094"/>
          <w:sz w:val="18"/>
          <w:szCs w:val="20"/>
          <w:bdr w:val="none" w:sz="0" w:space="0" w:color="auto" w:frame="1"/>
          <w:shd w:val="clear" w:color="auto" w:fill="EFF0F1"/>
        </w:rPr>
        <w:t>get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"MYSQL_SERVERNAME"</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$mysqlDatabseName = $f3-&gt;</w:t>
      </w:r>
      <w:r w:rsidRPr="0071518F">
        <w:rPr>
          <w:rFonts w:ascii="inherit" w:eastAsia="Times New Roman" w:hAnsi="inherit" w:cs="Courier New"/>
          <w:color w:val="101094"/>
          <w:sz w:val="18"/>
          <w:szCs w:val="20"/>
          <w:bdr w:val="none" w:sz="0" w:space="0" w:color="auto" w:frame="1"/>
          <w:shd w:val="clear" w:color="auto" w:fill="EFF0F1"/>
        </w:rPr>
        <w:t>get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"MYSQL_DBNAME"</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858C93"/>
          <w:sz w:val="18"/>
          <w:szCs w:val="20"/>
          <w:bdr w:val="none" w:sz="0" w:space="0" w:color="auto" w:frame="1"/>
          <w:shd w:val="clear" w:color="auto" w:fill="EFF0F1"/>
        </w:rPr>
        <w:t>//$container = \DI\ContainerBuilder::buildDevContainer(); &lt;-Not used currently</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858C93"/>
          <w:sz w:val="18"/>
          <w:szCs w:val="20"/>
          <w:bdr w:val="none" w:sz="0" w:space="0" w:color="auto" w:frame="1"/>
          <w:shd w:val="clear" w:color="auto" w:fill="EFF0F1"/>
        </w:rPr>
        <w:t>//Below is line 24 referred to in the error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$db = </w:t>
      </w:r>
      <w:r w:rsidRPr="0071518F">
        <w:rPr>
          <w:rFonts w:ascii="inherit" w:eastAsia="Times New Roman" w:hAnsi="inherit" w:cs="Courier New"/>
          <w:color w:val="101094"/>
          <w:sz w:val="18"/>
          <w:szCs w:val="20"/>
          <w:bdr w:val="none" w:sz="0" w:space="0" w:color="auto" w:frame="1"/>
          <w:shd w:val="clear" w:color="auto" w:fill="EFF0F1"/>
        </w:rPr>
        <w:t>new</w:t>
      </w:r>
      <w:r w:rsidRPr="0071518F">
        <w:rPr>
          <w:rFonts w:ascii="inherit" w:eastAsia="Times New Roman" w:hAnsi="inherit" w:cs="Courier New"/>
          <w:color w:val="303336"/>
          <w:sz w:val="18"/>
          <w:szCs w:val="20"/>
          <w:bdr w:val="none" w:sz="0" w:space="0" w:color="auto" w:frame="1"/>
          <w:shd w:val="clear" w:color="auto" w:fill="EFF0F1"/>
        </w:rPr>
        <w:t xml:space="preserve"> \DB\SQL(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"mysql:host={$mysqlServerName};port=3306;dbname={$mysqlDatabseName}"</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$f3-&gt;</w:t>
      </w:r>
      <w:r w:rsidRPr="0071518F">
        <w:rPr>
          <w:rFonts w:ascii="inherit" w:eastAsia="Times New Roman" w:hAnsi="inherit" w:cs="Courier New"/>
          <w:color w:val="101094"/>
          <w:sz w:val="18"/>
          <w:szCs w:val="20"/>
          <w:bdr w:val="none" w:sz="0" w:space="0" w:color="auto" w:frame="1"/>
          <w:shd w:val="clear" w:color="auto" w:fill="EFF0F1"/>
        </w:rPr>
        <w:t>get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"MYSQL_USERNAME"</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$f3-&gt;</w:t>
      </w:r>
      <w:r w:rsidRPr="0071518F">
        <w:rPr>
          <w:rFonts w:ascii="inherit" w:eastAsia="Times New Roman" w:hAnsi="inherit" w:cs="Courier New"/>
          <w:color w:val="101094"/>
          <w:sz w:val="18"/>
          <w:szCs w:val="20"/>
          <w:bdr w:val="none" w:sz="0" w:space="0" w:color="auto" w:frame="1"/>
          <w:shd w:val="clear" w:color="auto" w:fill="EFF0F1"/>
        </w:rPr>
        <w:t>get</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"MYSQL_PASSWORD"</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$this-&gt;db = $db;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 xml:space="preserve">    }</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Those </w:t>
      </w:r>
      <w:r w:rsidRPr="0071518F">
        <w:rPr>
          <w:rFonts w:ascii="Consolas" w:eastAsia="Times New Roman" w:hAnsi="Consolas" w:cs="Courier New"/>
          <w:color w:val="242729"/>
          <w:sz w:val="18"/>
          <w:szCs w:val="20"/>
          <w:bdr w:val="none" w:sz="0" w:space="0" w:color="auto" w:frame="1"/>
          <w:shd w:val="clear" w:color="auto" w:fill="EFF0F1"/>
        </w:rPr>
        <w:t>MYSQL_*</w:t>
      </w:r>
      <w:r w:rsidRPr="0071518F">
        <w:rPr>
          <w:rFonts w:ascii="Arial" w:eastAsia="Times New Roman" w:hAnsi="Arial" w:cs="Arial"/>
          <w:color w:val="242729"/>
          <w:szCs w:val="23"/>
        </w:rPr>
        <w:t> values are pulled from an </w:t>
      </w:r>
      <w:r w:rsidRPr="0071518F">
        <w:rPr>
          <w:rFonts w:ascii="Consolas" w:eastAsia="Times New Roman" w:hAnsi="Consolas" w:cs="Courier New"/>
          <w:color w:val="242729"/>
          <w:sz w:val="18"/>
          <w:szCs w:val="20"/>
          <w:bdr w:val="none" w:sz="0" w:space="0" w:color="auto" w:frame="1"/>
          <w:shd w:val="clear" w:color="auto" w:fill="EFF0F1"/>
        </w:rPr>
        <w:t>.ini</w:t>
      </w:r>
      <w:r w:rsidRPr="0071518F">
        <w:rPr>
          <w:rFonts w:ascii="Arial" w:eastAsia="Times New Roman" w:hAnsi="Arial" w:cs="Arial"/>
          <w:color w:val="242729"/>
          <w:szCs w:val="23"/>
        </w:rPr>
        <w:t> file: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MYSQL_SERVERNAME = </w:t>
      </w:r>
      <w:r w:rsidRPr="0071518F">
        <w:rPr>
          <w:rFonts w:ascii="inherit" w:eastAsia="Times New Roman" w:hAnsi="inherit" w:cs="Courier New"/>
          <w:color w:val="7D2727"/>
          <w:sz w:val="18"/>
          <w:szCs w:val="20"/>
          <w:bdr w:val="none" w:sz="0" w:space="0" w:color="auto" w:frame="1"/>
          <w:shd w:val="clear" w:color="auto" w:fill="EFF0F1"/>
        </w:rPr>
        <w:t>"localhost"</w:t>
      </w:r>
      <w:r w:rsidRPr="0071518F">
        <w:rPr>
          <w:rFonts w:ascii="inherit" w:eastAsia="Times New Roman" w:hAnsi="inherit" w:cs="Courier New"/>
          <w:color w:val="303336"/>
          <w:sz w:val="18"/>
          <w:szCs w:val="20"/>
          <w:bdr w:val="none" w:sz="0" w:space="0" w:color="auto" w:frame="1"/>
          <w:shd w:val="clear" w:color="auto" w:fill="EFF0F1"/>
        </w:rPr>
        <w:t xml:space="preserve"> &lt;-</w:t>
      </w:r>
      <w:r w:rsidRPr="0071518F">
        <w:rPr>
          <w:rFonts w:ascii="inherit" w:eastAsia="Times New Roman" w:hAnsi="inherit" w:cs="Courier New"/>
          <w:color w:val="2B91AF"/>
          <w:sz w:val="18"/>
          <w:szCs w:val="20"/>
          <w:bdr w:val="none" w:sz="0" w:space="0" w:color="auto" w:frame="1"/>
          <w:shd w:val="clear" w:color="auto" w:fill="EFF0F1"/>
        </w:rPr>
        <w:t>This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what I</w:t>
      </w:r>
      <w:r w:rsidRPr="0071518F">
        <w:rPr>
          <w:rFonts w:ascii="inherit" w:eastAsia="Times New Roman" w:hAnsi="inherit" w:cs="Courier New"/>
          <w:color w:val="7D2727"/>
          <w:sz w:val="18"/>
          <w:szCs w:val="20"/>
          <w:bdr w:val="none" w:sz="0" w:space="0" w:color="auto" w:frame="1"/>
          <w:shd w:val="clear" w:color="auto" w:fill="EFF0F1"/>
        </w:rPr>
        <w:t>'ve tried changing to 127.0.0.1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8"/>
          <w:szCs w:val="20"/>
          <w:bdr w:val="none" w:sz="0" w:space="0" w:color="auto" w:frame="1"/>
          <w:shd w:val="clear" w:color="auto" w:fill="EFF0F1"/>
        </w:rPr>
      </w:pPr>
      <w:r w:rsidRPr="0071518F">
        <w:rPr>
          <w:rFonts w:ascii="inherit" w:eastAsia="Times New Roman" w:hAnsi="inherit" w:cs="Courier New"/>
          <w:color w:val="7D2727"/>
          <w:sz w:val="18"/>
          <w:szCs w:val="20"/>
          <w:bdr w:val="none" w:sz="0" w:space="0" w:color="auto" w:frame="1"/>
          <w:shd w:val="clear" w:color="auto" w:fill="EFF0F1"/>
        </w:rPr>
        <w:t>MYSQL_USERNAME = "root"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8"/>
          <w:szCs w:val="20"/>
          <w:bdr w:val="none" w:sz="0" w:space="0" w:color="auto" w:frame="1"/>
          <w:shd w:val="clear" w:color="auto" w:fill="EFF0F1"/>
        </w:rPr>
      </w:pPr>
      <w:r w:rsidRPr="0071518F">
        <w:rPr>
          <w:rFonts w:ascii="inherit" w:eastAsia="Times New Roman" w:hAnsi="inherit" w:cs="Courier New"/>
          <w:color w:val="7D2727"/>
          <w:sz w:val="18"/>
          <w:szCs w:val="20"/>
          <w:bdr w:val="none" w:sz="0" w:space="0" w:color="auto" w:frame="1"/>
          <w:shd w:val="clear" w:color="auto" w:fill="EFF0F1"/>
        </w:rPr>
        <w:lastRenderedPageBreak/>
        <w:t>MYSQL_PASSWORD =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7D2727"/>
          <w:sz w:val="18"/>
          <w:szCs w:val="20"/>
          <w:bdr w:val="none" w:sz="0" w:space="0" w:color="auto" w:frame="1"/>
          <w:shd w:val="clear" w:color="auto" w:fill="EFF0F1"/>
        </w:rPr>
        <w:t>MYSQL_DBNAME = "robohome"</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My Docker compose file: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version: </w:t>
      </w:r>
      <w:r w:rsidRPr="0071518F">
        <w:rPr>
          <w:rFonts w:ascii="inherit" w:eastAsia="Times New Roman" w:hAnsi="inherit" w:cs="Courier New"/>
          <w:color w:val="7D2727"/>
          <w:sz w:val="18"/>
          <w:szCs w:val="20"/>
          <w:bdr w:val="none" w:sz="0" w:space="0" w:color="auto" w:frame="1"/>
          <w:shd w:val="clear" w:color="auto" w:fill="EFF0F1"/>
        </w:rPr>
        <w:t>'2'</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services: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web: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build: ./docker/php</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ports: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 </w:t>
      </w:r>
      <w:r w:rsidRPr="0071518F">
        <w:rPr>
          <w:rFonts w:ascii="inherit" w:eastAsia="Times New Roman" w:hAnsi="inherit" w:cs="Courier New"/>
          <w:color w:val="7D2727"/>
          <w:sz w:val="18"/>
          <w:szCs w:val="20"/>
          <w:bdr w:val="none" w:sz="0" w:space="0" w:color="auto" w:frame="1"/>
          <w:shd w:val="clear" w:color="auto" w:fill="EFF0F1"/>
        </w:rPr>
        <w:t>80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80</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volumes: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 .:</w:t>
      </w:r>
      <w:r w:rsidRPr="0071518F">
        <w:rPr>
          <w:rFonts w:ascii="inherit" w:eastAsia="Times New Roman" w:hAnsi="inherit" w:cs="Courier New"/>
          <w:color w:val="7D2727"/>
          <w:sz w:val="18"/>
          <w:szCs w:val="20"/>
          <w:bdr w:val="none" w:sz="0" w:space="0" w:color="auto" w:frame="1"/>
          <w:shd w:val="clear" w:color="auto" w:fill="EFF0F1"/>
        </w:rPr>
        <w:t>/var/</w:t>
      </w:r>
      <w:r w:rsidRPr="0071518F">
        <w:rPr>
          <w:rFonts w:ascii="inherit" w:eastAsia="Times New Roman" w:hAnsi="inherit" w:cs="Courier New"/>
          <w:color w:val="303336"/>
          <w:sz w:val="18"/>
          <w:szCs w:val="20"/>
          <w:bdr w:val="none" w:sz="0" w:space="0" w:color="auto" w:frame="1"/>
          <w:shd w:val="clear" w:color="auto" w:fill="EFF0F1"/>
        </w:rPr>
        <w:t>www/html/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links: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 db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db: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build: ./docker/mysql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ports: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 xml:space="preserve">      - </w:t>
      </w:r>
      <w:r w:rsidRPr="0071518F">
        <w:rPr>
          <w:rFonts w:ascii="inherit" w:eastAsia="Times New Roman" w:hAnsi="inherit" w:cs="Courier New"/>
          <w:color w:val="7D2727"/>
          <w:sz w:val="18"/>
          <w:szCs w:val="20"/>
          <w:bdr w:val="none" w:sz="0" w:space="0" w:color="auto" w:frame="1"/>
          <w:shd w:val="clear" w:color="auto" w:fill="EFF0F1"/>
        </w:rPr>
        <w:t>3306</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I run this by doing </w:t>
      </w:r>
      <w:r w:rsidRPr="0071518F">
        <w:rPr>
          <w:rFonts w:ascii="Consolas" w:eastAsia="Times New Roman" w:hAnsi="Consolas" w:cs="Courier New"/>
          <w:color w:val="242729"/>
          <w:sz w:val="18"/>
          <w:szCs w:val="20"/>
          <w:bdr w:val="none" w:sz="0" w:space="0" w:color="auto" w:frame="1"/>
          <w:shd w:val="clear" w:color="auto" w:fill="EFF0F1"/>
        </w:rPr>
        <w:t>docker-compose up --build -d</w:t>
      </w:r>
      <w:r w:rsidRPr="0071518F">
        <w:rPr>
          <w:rFonts w:ascii="Arial" w:eastAsia="Times New Roman" w:hAnsi="Arial" w:cs="Arial"/>
          <w:color w:val="242729"/>
          <w:szCs w:val="23"/>
        </w:rPr>
        <w:t>. The output I can then get from </w:t>
      </w:r>
      <w:r w:rsidRPr="0071518F">
        <w:rPr>
          <w:rFonts w:ascii="Consolas" w:eastAsia="Times New Roman" w:hAnsi="Consolas" w:cs="Courier New"/>
          <w:color w:val="242729"/>
          <w:sz w:val="18"/>
          <w:szCs w:val="20"/>
          <w:bdr w:val="none" w:sz="0" w:space="0" w:color="auto" w:frame="1"/>
          <w:shd w:val="clear" w:color="auto" w:fill="EFF0F1"/>
        </w:rPr>
        <w:t>docker ps</w:t>
      </w:r>
      <w:r w:rsidRPr="0071518F">
        <w:rPr>
          <w:rFonts w:ascii="Arial" w:eastAsia="Times New Roman" w:hAnsi="Arial" w:cs="Arial"/>
          <w:color w:val="242729"/>
          <w:szCs w:val="23"/>
        </w:rPr>
        <w:t> is: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CONTAINER ID        IMAGE               COMMAND                  CREATED             STATUS              PORTS                     NAMES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f35066a16586        robohomeweb_mysql   </w:t>
      </w:r>
      <w:r w:rsidRPr="0071518F">
        <w:rPr>
          <w:rFonts w:ascii="inherit" w:eastAsia="Times New Roman" w:hAnsi="inherit" w:cs="Courier New"/>
          <w:color w:val="7D2727"/>
          <w:sz w:val="18"/>
          <w:szCs w:val="20"/>
          <w:bdr w:val="none" w:sz="0" w:space="0" w:color="auto" w:frame="1"/>
          <w:shd w:val="clear" w:color="auto" w:fill="EFF0F1"/>
        </w:rPr>
        <w:t>"docker-entrypoint.sh"</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3</w:t>
      </w:r>
      <w:r w:rsidRPr="0071518F">
        <w:rPr>
          <w:rFonts w:ascii="inherit" w:eastAsia="Times New Roman" w:hAnsi="inherit" w:cs="Courier New"/>
          <w:color w:val="303336"/>
          <w:sz w:val="18"/>
          <w:szCs w:val="20"/>
          <w:bdr w:val="none" w:sz="0" w:space="0" w:color="auto" w:frame="1"/>
          <w:shd w:val="clear" w:color="auto" w:fill="EFF0F1"/>
        </w:rPr>
        <w:t xml:space="preserve"> minutes ago       </w:t>
      </w:r>
      <w:r w:rsidRPr="0071518F">
        <w:rPr>
          <w:rFonts w:ascii="inherit" w:eastAsia="Times New Roman" w:hAnsi="inherit" w:cs="Courier New"/>
          <w:color w:val="2B91AF"/>
          <w:sz w:val="18"/>
          <w:szCs w:val="20"/>
          <w:bdr w:val="none" w:sz="0" w:space="0" w:color="auto" w:frame="1"/>
          <w:shd w:val="clear" w:color="auto" w:fill="EFF0F1"/>
        </w:rPr>
        <w:t>Up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w:t>
      </w:r>
      <w:r w:rsidRPr="0071518F">
        <w:rPr>
          <w:rFonts w:ascii="inherit" w:eastAsia="Times New Roman" w:hAnsi="inherit" w:cs="Courier New"/>
          <w:color w:val="303336"/>
          <w:sz w:val="18"/>
          <w:szCs w:val="20"/>
          <w:bdr w:val="none" w:sz="0" w:space="0" w:color="auto" w:frame="1"/>
          <w:shd w:val="clear" w:color="auto" w:fill="EFF0F1"/>
        </w:rPr>
        <w:t xml:space="preserve"> seconds        </w:t>
      </w:r>
      <w:r w:rsidRPr="0071518F">
        <w:rPr>
          <w:rFonts w:ascii="inherit" w:eastAsia="Times New Roman" w:hAnsi="inherit" w:cs="Courier New"/>
          <w:color w:val="7D2727"/>
          <w:sz w:val="18"/>
          <w:szCs w:val="20"/>
          <w:bdr w:val="none" w:sz="0" w:space="0" w:color="auto" w:frame="1"/>
          <w:shd w:val="clear" w:color="auto" w:fill="EFF0F1"/>
        </w:rPr>
        <w:t>0.0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0.0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32777</w:t>
      </w:r>
      <w:r w:rsidRPr="0071518F">
        <w:rPr>
          <w:rFonts w:ascii="inherit" w:eastAsia="Times New Roman" w:hAnsi="inherit" w:cs="Courier New"/>
          <w:color w:val="303336"/>
          <w:sz w:val="18"/>
          <w:szCs w:val="20"/>
          <w:bdr w:val="none" w:sz="0" w:space="0" w:color="auto" w:frame="1"/>
          <w:shd w:val="clear" w:color="auto" w:fill="EFF0F1"/>
        </w:rPr>
        <w:t>-&gt;</w:t>
      </w:r>
      <w:r w:rsidRPr="0071518F">
        <w:rPr>
          <w:rFonts w:ascii="inherit" w:eastAsia="Times New Roman" w:hAnsi="inherit" w:cs="Courier New"/>
          <w:color w:val="7D2727"/>
          <w:sz w:val="18"/>
          <w:szCs w:val="20"/>
          <w:bdr w:val="none" w:sz="0" w:space="0" w:color="auto" w:frame="1"/>
          <w:shd w:val="clear" w:color="auto" w:fill="EFF0F1"/>
        </w:rPr>
        <w:t>3306</w:t>
      </w:r>
      <w:r w:rsidRPr="0071518F">
        <w:rPr>
          <w:rFonts w:ascii="inherit" w:eastAsia="Times New Roman" w:hAnsi="inherit" w:cs="Courier New"/>
          <w:color w:val="303336"/>
          <w:sz w:val="18"/>
          <w:szCs w:val="20"/>
          <w:bdr w:val="none" w:sz="0" w:space="0" w:color="auto" w:frame="1"/>
          <w:shd w:val="clear" w:color="auto" w:fill="EFF0F1"/>
        </w:rPr>
        <w:t>/tcp   robohomeweb_mysql_1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7D2727"/>
          <w:sz w:val="18"/>
          <w:szCs w:val="20"/>
          <w:bdr w:val="none" w:sz="0" w:space="0" w:color="auto" w:frame="1"/>
          <w:shd w:val="clear" w:color="auto" w:fill="EFF0F1"/>
        </w:rPr>
        <w:t>86d34eb34583</w:t>
      </w:r>
      <w:r w:rsidRPr="0071518F">
        <w:rPr>
          <w:rFonts w:ascii="inherit" w:eastAsia="Times New Roman" w:hAnsi="inherit" w:cs="Courier New"/>
          <w:color w:val="303336"/>
          <w:sz w:val="18"/>
          <w:szCs w:val="20"/>
          <w:bdr w:val="none" w:sz="0" w:space="0" w:color="auto" w:frame="1"/>
          <w:shd w:val="clear" w:color="auto" w:fill="EFF0F1"/>
        </w:rPr>
        <w:t xml:space="preserve">        robohomeweb_php     </w:t>
      </w:r>
      <w:r w:rsidRPr="0071518F">
        <w:rPr>
          <w:rFonts w:ascii="inherit" w:eastAsia="Times New Roman" w:hAnsi="inherit" w:cs="Courier New"/>
          <w:color w:val="7D2727"/>
          <w:sz w:val="18"/>
          <w:szCs w:val="20"/>
          <w:bdr w:val="none" w:sz="0" w:space="0" w:color="auto" w:frame="1"/>
          <w:shd w:val="clear" w:color="auto" w:fill="EFF0F1"/>
        </w:rPr>
        <w:t>"apache2-foreground"</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3</w:t>
      </w:r>
      <w:r w:rsidRPr="0071518F">
        <w:rPr>
          <w:rFonts w:ascii="inherit" w:eastAsia="Times New Roman" w:hAnsi="inherit" w:cs="Courier New"/>
          <w:color w:val="303336"/>
          <w:sz w:val="18"/>
          <w:szCs w:val="20"/>
          <w:bdr w:val="none" w:sz="0" w:space="0" w:color="auto" w:frame="1"/>
          <w:shd w:val="clear" w:color="auto" w:fill="EFF0F1"/>
        </w:rPr>
        <w:t xml:space="preserve"> minutes ago       </w:t>
      </w:r>
      <w:r w:rsidRPr="0071518F">
        <w:rPr>
          <w:rFonts w:ascii="inherit" w:eastAsia="Times New Roman" w:hAnsi="inherit" w:cs="Courier New"/>
          <w:color w:val="2B91AF"/>
          <w:sz w:val="18"/>
          <w:szCs w:val="20"/>
          <w:bdr w:val="none" w:sz="0" w:space="0" w:color="auto" w:frame="1"/>
          <w:shd w:val="clear" w:color="auto" w:fill="EFF0F1"/>
        </w:rPr>
        <w:t>Up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w:t>
      </w:r>
      <w:r w:rsidRPr="0071518F">
        <w:rPr>
          <w:rFonts w:ascii="inherit" w:eastAsia="Times New Roman" w:hAnsi="inherit" w:cs="Courier New"/>
          <w:color w:val="303336"/>
          <w:sz w:val="18"/>
          <w:szCs w:val="20"/>
          <w:bdr w:val="none" w:sz="0" w:space="0" w:color="auto" w:frame="1"/>
          <w:shd w:val="clear" w:color="auto" w:fill="EFF0F1"/>
        </w:rPr>
        <w:t xml:space="preserve"> seconds        </w:t>
      </w:r>
      <w:r w:rsidRPr="0071518F">
        <w:rPr>
          <w:rFonts w:ascii="inherit" w:eastAsia="Times New Roman" w:hAnsi="inherit" w:cs="Courier New"/>
          <w:color w:val="7D2727"/>
          <w:sz w:val="18"/>
          <w:szCs w:val="20"/>
          <w:bdr w:val="none" w:sz="0" w:space="0" w:color="auto" w:frame="1"/>
          <w:shd w:val="clear" w:color="auto" w:fill="EFF0F1"/>
        </w:rPr>
        <w:t>0.0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0.0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80</w:t>
      </w:r>
      <w:r w:rsidRPr="0071518F">
        <w:rPr>
          <w:rFonts w:ascii="inherit" w:eastAsia="Times New Roman" w:hAnsi="inherit" w:cs="Courier New"/>
          <w:color w:val="303336"/>
          <w:sz w:val="18"/>
          <w:szCs w:val="20"/>
          <w:bdr w:val="none" w:sz="0" w:space="0" w:color="auto" w:frame="1"/>
          <w:shd w:val="clear" w:color="auto" w:fill="EFF0F1"/>
        </w:rPr>
        <w:t>-&gt;</w:t>
      </w:r>
      <w:r w:rsidRPr="0071518F">
        <w:rPr>
          <w:rFonts w:ascii="inherit" w:eastAsia="Times New Roman" w:hAnsi="inherit" w:cs="Courier New"/>
          <w:color w:val="7D2727"/>
          <w:sz w:val="18"/>
          <w:szCs w:val="20"/>
          <w:bdr w:val="none" w:sz="0" w:space="0" w:color="auto" w:frame="1"/>
          <w:shd w:val="clear" w:color="auto" w:fill="EFF0F1"/>
        </w:rPr>
        <w:t>80</w:t>
      </w:r>
      <w:r w:rsidRPr="0071518F">
        <w:rPr>
          <w:rFonts w:ascii="inherit" w:eastAsia="Times New Roman" w:hAnsi="inherit" w:cs="Courier New"/>
          <w:color w:val="303336"/>
          <w:sz w:val="18"/>
          <w:szCs w:val="20"/>
          <w:bdr w:val="none" w:sz="0" w:space="0" w:color="auto" w:frame="1"/>
          <w:shd w:val="clear" w:color="auto" w:fill="EFF0F1"/>
        </w:rPr>
        <w:t>/tcp        robohomeweb_php_1</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If I run in the foreground instead, I get the following output: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Building</w:t>
      </w:r>
      <w:r w:rsidRPr="0071518F">
        <w:rPr>
          <w:rFonts w:ascii="inherit" w:eastAsia="Times New Roman" w:hAnsi="inherit" w:cs="Courier New"/>
          <w:color w:val="303336"/>
          <w:sz w:val="18"/>
          <w:szCs w:val="20"/>
          <w:bdr w:val="none" w:sz="0" w:space="0" w:color="auto" w:frame="1"/>
          <w:shd w:val="clear" w:color="auto" w:fill="EFF0F1"/>
        </w:rPr>
        <w:t xml:space="preserve"> php</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 FROM php:</w:t>
      </w:r>
      <w:r w:rsidRPr="0071518F">
        <w:rPr>
          <w:rFonts w:ascii="inherit" w:eastAsia="Times New Roman" w:hAnsi="inherit" w:cs="Courier New"/>
          <w:color w:val="7D2727"/>
          <w:sz w:val="18"/>
          <w:szCs w:val="20"/>
          <w:bdr w:val="none" w:sz="0" w:space="0" w:color="auto" w:frame="1"/>
          <w:shd w:val="clear" w:color="auto" w:fill="EFF0F1"/>
        </w:rPr>
        <w:t>5.6</w:t>
      </w:r>
      <w:r w:rsidRPr="0071518F">
        <w:rPr>
          <w:rFonts w:ascii="inherit" w:eastAsia="Times New Roman" w:hAnsi="inherit" w:cs="Courier New"/>
          <w:color w:val="303336"/>
          <w:sz w:val="18"/>
          <w:szCs w:val="20"/>
          <w:bdr w:val="none" w:sz="0" w:space="0" w:color="auto" w:frame="1"/>
          <w:shd w:val="clear" w:color="auto" w:fill="EFF0F1"/>
        </w:rPr>
        <w:t>-apache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7D2727"/>
          <w:sz w:val="18"/>
          <w:szCs w:val="20"/>
          <w:bdr w:val="none" w:sz="0" w:space="0" w:color="auto" w:frame="1"/>
          <w:shd w:val="clear" w:color="auto" w:fill="EFF0F1"/>
        </w:rPr>
        <w:t>8f9b7e57129a</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w:t>
      </w:r>
      <w:r w:rsidRPr="0071518F">
        <w:rPr>
          <w:rFonts w:ascii="inherit" w:eastAsia="Times New Roman" w:hAnsi="inherit" w:cs="Courier New"/>
          <w:color w:val="303336"/>
          <w:sz w:val="18"/>
          <w:szCs w:val="20"/>
          <w:bdr w:val="none" w:sz="0" w:space="0" w:color="auto" w:frame="1"/>
          <w:shd w:val="clear" w:color="auto" w:fill="EFF0F1"/>
        </w:rPr>
        <w:t xml:space="preserve"> : RUN docker-php-ext-install mysqli pdo pdo_mysql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fadd8f9e7207</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3</w:t>
      </w:r>
      <w:r w:rsidRPr="0071518F">
        <w:rPr>
          <w:rFonts w:ascii="inherit" w:eastAsia="Times New Roman" w:hAnsi="inherit" w:cs="Courier New"/>
          <w:color w:val="303336"/>
          <w:sz w:val="18"/>
          <w:szCs w:val="20"/>
          <w:bdr w:val="none" w:sz="0" w:space="0" w:color="auto" w:frame="1"/>
          <w:shd w:val="clear" w:color="auto" w:fill="EFF0F1"/>
        </w:rPr>
        <w:t xml:space="preserve"> : RUN a2enmod rewrite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7D2727"/>
          <w:sz w:val="18"/>
          <w:szCs w:val="20"/>
          <w:bdr w:val="none" w:sz="0" w:space="0" w:color="auto" w:frame="1"/>
          <w:shd w:val="clear" w:color="auto" w:fill="EFF0F1"/>
        </w:rPr>
        <w:t>9dfed7fdc60f</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Successfully</w:t>
      </w:r>
      <w:r w:rsidRPr="0071518F">
        <w:rPr>
          <w:rFonts w:ascii="inherit" w:eastAsia="Times New Roman" w:hAnsi="inherit" w:cs="Courier New"/>
          <w:color w:val="303336"/>
          <w:sz w:val="18"/>
          <w:szCs w:val="20"/>
          <w:bdr w:val="none" w:sz="0" w:space="0" w:color="auto" w:frame="1"/>
          <w:shd w:val="clear" w:color="auto" w:fill="EFF0F1"/>
        </w:rPr>
        <w:t xml:space="preserve"> built </w:t>
      </w:r>
      <w:r w:rsidRPr="0071518F">
        <w:rPr>
          <w:rFonts w:ascii="inherit" w:eastAsia="Times New Roman" w:hAnsi="inherit" w:cs="Courier New"/>
          <w:color w:val="7D2727"/>
          <w:sz w:val="18"/>
          <w:szCs w:val="20"/>
          <w:bdr w:val="none" w:sz="0" w:space="0" w:color="auto" w:frame="1"/>
          <w:shd w:val="clear" w:color="auto" w:fill="EFF0F1"/>
        </w:rPr>
        <w:t>9dfed7fdc60f</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Building</w:t>
      </w:r>
      <w:r w:rsidRPr="0071518F">
        <w:rPr>
          <w:rFonts w:ascii="inherit" w:eastAsia="Times New Roman" w:hAnsi="inherit" w:cs="Courier New"/>
          <w:color w:val="303336"/>
          <w:sz w:val="18"/>
          <w:szCs w:val="20"/>
          <w:bdr w:val="none" w:sz="0" w:space="0" w:color="auto" w:frame="1"/>
          <w:shd w:val="clear" w:color="auto" w:fill="EFF0F1"/>
        </w:rPr>
        <w:t xml:space="preserve"> mysql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 FROM mysql:</w:t>
      </w:r>
      <w:r w:rsidRPr="0071518F">
        <w:rPr>
          <w:rFonts w:ascii="inherit" w:eastAsia="Times New Roman" w:hAnsi="inherit" w:cs="Courier New"/>
          <w:color w:val="7D2727"/>
          <w:sz w:val="18"/>
          <w:szCs w:val="20"/>
          <w:bdr w:val="none" w:sz="0" w:space="0" w:color="auto" w:frame="1"/>
          <w:shd w:val="clear" w:color="auto" w:fill="EFF0F1"/>
        </w:rPr>
        <w:t>5.7</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eda6a4884645</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w:t>
      </w:r>
      <w:r w:rsidRPr="0071518F">
        <w:rPr>
          <w:rFonts w:ascii="inherit" w:eastAsia="Times New Roman" w:hAnsi="inherit" w:cs="Courier New"/>
          <w:color w:val="303336"/>
          <w:sz w:val="18"/>
          <w:szCs w:val="20"/>
          <w:bdr w:val="none" w:sz="0" w:space="0" w:color="auto" w:frame="1"/>
          <w:shd w:val="clear" w:color="auto" w:fill="EFF0F1"/>
        </w:rPr>
        <w:t xml:space="preserve"> : ENV MYSQL_ROOT_PASSWORD password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7D2727"/>
          <w:sz w:val="18"/>
          <w:szCs w:val="20"/>
          <w:bdr w:val="none" w:sz="0" w:space="0" w:color="auto" w:frame="1"/>
          <w:shd w:val="clear" w:color="auto" w:fill="EFF0F1"/>
        </w:rPr>
        <w:t>759895ac5772</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3</w:t>
      </w:r>
      <w:r w:rsidRPr="0071518F">
        <w:rPr>
          <w:rFonts w:ascii="inherit" w:eastAsia="Times New Roman" w:hAnsi="inherit" w:cs="Courier New"/>
          <w:color w:val="303336"/>
          <w:sz w:val="18"/>
          <w:szCs w:val="20"/>
          <w:bdr w:val="none" w:sz="0" w:space="0" w:color="auto" w:frame="1"/>
          <w:shd w:val="clear" w:color="auto" w:fill="EFF0F1"/>
        </w:rPr>
        <w:t xml:space="preserve"> : ENV MYSQL_DATABASE robohome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e926c5ecc088</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Step</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4</w:t>
      </w:r>
      <w:r w:rsidRPr="0071518F">
        <w:rPr>
          <w:rFonts w:ascii="inherit" w:eastAsia="Times New Roman" w:hAnsi="inherit" w:cs="Courier New"/>
          <w:color w:val="303336"/>
          <w:sz w:val="18"/>
          <w:szCs w:val="20"/>
          <w:bdr w:val="none" w:sz="0" w:space="0" w:color="auto" w:frame="1"/>
          <w:shd w:val="clear" w:color="auto" w:fill="EFF0F1"/>
        </w:rPr>
        <w:t xml:space="preserve"> : COPY ./schema.sql /docker-entrypoint-initdb.d/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cache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 ---&gt; cf5d00aa8020</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Successfully</w:t>
      </w:r>
      <w:r w:rsidRPr="0071518F">
        <w:rPr>
          <w:rFonts w:ascii="inherit" w:eastAsia="Times New Roman" w:hAnsi="inherit" w:cs="Courier New"/>
          <w:color w:val="303336"/>
          <w:sz w:val="18"/>
          <w:szCs w:val="20"/>
          <w:bdr w:val="none" w:sz="0" w:space="0" w:color="auto" w:frame="1"/>
          <w:shd w:val="clear" w:color="auto" w:fill="EFF0F1"/>
        </w:rPr>
        <w:t xml:space="preserve"> built cf5d00aa8020</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Starting</w:t>
      </w:r>
      <w:r w:rsidRPr="0071518F">
        <w:rPr>
          <w:rFonts w:ascii="inherit" w:eastAsia="Times New Roman" w:hAnsi="inherit" w:cs="Courier New"/>
          <w:color w:val="303336"/>
          <w:sz w:val="18"/>
          <w:szCs w:val="20"/>
          <w:bdr w:val="none" w:sz="0" w:space="0" w:color="auto" w:frame="1"/>
          <w:shd w:val="clear" w:color="auto" w:fill="EFF0F1"/>
        </w:rPr>
        <w:t xml:space="preserve"> robohomeweb_php_1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Starting</w:t>
      </w:r>
      <w:r w:rsidRPr="0071518F">
        <w:rPr>
          <w:rFonts w:ascii="inherit" w:eastAsia="Times New Roman" w:hAnsi="inherit" w:cs="Courier New"/>
          <w:color w:val="303336"/>
          <w:sz w:val="18"/>
          <w:szCs w:val="20"/>
          <w:bdr w:val="none" w:sz="0" w:space="0" w:color="auto" w:frame="1"/>
          <w:shd w:val="clear" w:color="auto" w:fill="EFF0F1"/>
        </w:rPr>
        <w:t xml:space="preserve"> robohomeweb_mysql_1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2B91AF"/>
          <w:sz w:val="18"/>
          <w:szCs w:val="20"/>
          <w:bdr w:val="none" w:sz="0" w:space="0" w:color="auto" w:frame="1"/>
          <w:shd w:val="clear" w:color="auto" w:fill="EFF0F1"/>
        </w:rPr>
        <w:t>Attaching</w:t>
      </w:r>
      <w:r w:rsidRPr="0071518F">
        <w:rPr>
          <w:rFonts w:ascii="inherit" w:eastAsia="Times New Roman" w:hAnsi="inherit" w:cs="Courier New"/>
          <w:color w:val="303336"/>
          <w:sz w:val="18"/>
          <w:szCs w:val="20"/>
          <w:bdr w:val="none" w:sz="0" w:space="0" w:color="auto" w:frame="1"/>
          <w:shd w:val="clear" w:color="auto" w:fill="EFF0F1"/>
        </w:rPr>
        <w:t xml:space="preserve"> to robohomeweb_mysql_1, robohomeweb_php_1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php_1    | AH00558: apache2: </w:t>
      </w:r>
      <w:r w:rsidRPr="0071518F">
        <w:rPr>
          <w:rFonts w:ascii="inherit" w:eastAsia="Times New Roman" w:hAnsi="inherit" w:cs="Courier New"/>
          <w:color w:val="2B91AF"/>
          <w:sz w:val="18"/>
          <w:szCs w:val="20"/>
          <w:bdr w:val="none" w:sz="0" w:space="0" w:color="auto" w:frame="1"/>
          <w:shd w:val="clear" w:color="auto" w:fill="EFF0F1"/>
        </w:rPr>
        <w:t>Could</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not</w:t>
      </w:r>
      <w:r w:rsidRPr="0071518F">
        <w:rPr>
          <w:rFonts w:ascii="inherit" w:eastAsia="Times New Roman" w:hAnsi="inherit" w:cs="Courier New"/>
          <w:color w:val="303336"/>
          <w:sz w:val="18"/>
          <w:szCs w:val="20"/>
          <w:bdr w:val="none" w:sz="0" w:space="0" w:color="auto" w:frame="1"/>
          <w:shd w:val="clear" w:color="auto" w:fill="EFF0F1"/>
        </w:rPr>
        <w:t xml:space="preserve"> reliably determine the server</w:t>
      </w:r>
      <w:r w:rsidRPr="0071518F">
        <w:rPr>
          <w:rFonts w:ascii="inherit" w:eastAsia="Times New Roman" w:hAnsi="inherit" w:cs="Courier New"/>
          <w:color w:val="7D2727"/>
          <w:sz w:val="18"/>
          <w:szCs w:val="20"/>
          <w:bdr w:val="none" w:sz="0" w:space="0" w:color="auto" w:frame="1"/>
          <w:shd w:val="clear" w:color="auto" w:fill="EFF0F1"/>
        </w:rPr>
        <w:t>'s fully qualified domain name, using 172.18.0.3. Set the '</w:t>
      </w:r>
      <w:r w:rsidRPr="0071518F">
        <w:rPr>
          <w:rFonts w:ascii="inherit" w:eastAsia="Times New Roman" w:hAnsi="inherit" w:cs="Courier New"/>
          <w:color w:val="2B91AF"/>
          <w:sz w:val="18"/>
          <w:szCs w:val="20"/>
          <w:bdr w:val="none" w:sz="0" w:space="0" w:color="auto" w:frame="1"/>
          <w:shd w:val="clear" w:color="auto" w:fill="EFF0F1"/>
        </w:rPr>
        <w:t>ServerName</w:t>
      </w:r>
      <w:r w:rsidRPr="0071518F">
        <w:rPr>
          <w:rFonts w:ascii="inherit" w:eastAsia="Times New Roman" w:hAnsi="inherit" w:cs="Courier New"/>
          <w:color w:val="7D2727"/>
          <w:sz w:val="18"/>
          <w:szCs w:val="20"/>
          <w:bdr w:val="none" w:sz="0" w:space="0" w:color="auto" w:frame="1"/>
          <w:shd w:val="clear" w:color="auto" w:fill="EFF0F1"/>
        </w:rPr>
        <w:t>' directive globally to suppress this message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7D2727"/>
          <w:sz w:val="18"/>
          <w:szCs w:val="20"/>
          <w:bdr w:val="none" w:sz="0" w:space="0" w:color="auto" w:frame="1"/>
          <w:shd w:val="clear" w:color="auto" w:fill="EFF0F1"/>
        </w:rPr>
        <w:t>php_1    | AH00558: apache2: Could not reliably determine the server'</w:t>
      </w:r>
      <w:r w:rsidRPr="0071518F">
        <w:rPr>
          <w:rFonts w:ascii="inherit" w:eastAsia="Times New Roman" w:hAnsi="inherit" w:cs="Courier New"/>
          <w:color w:val="303336"/>
          <w:sz w:val="18"/>
          <w:szCs w:val="20"/>
          <w:bdr w:val="none" w:sz="0" w:space="0" w:color="auto" w:frame="1"/>
          <w:shd w:val="clear" w:color="auto" w:fill="EFF0F1"/>
        </w:rPr>
        <w:t xml:space="preserve">s fully qualified domain name, </w:t>
      </w:r>
      <w:r w:rsidRPr="0071518F">
        <w:rPr>
          <w:rFonts w:ascii="inherit" w:eastAsia="Times New Roman" w:hAnsi="inherit" w:cs="Courier New"/>
          <w:color w:val="101094"/>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172.18</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0.3</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Set</w:t>
      </w:r>
      <w:r w:rsidRPr="0071518F">
        <w:rPr>
          <w:rFonts w:ascii="inherit" w:eastAsia="Times New Roman" w:hAnsi="inherit" w:cs="Courier New"/>
          <w:color w:val="303336"/>
          <w:sz w:val="18"/>
          <w:szCs w:val="20"/>
          <w:bdr w:val="none" w:sz="0" w:space="0" w:color="auto" w:frame="1"/>
          <w:shd w:val="clear" w:color="auto" w:fill="EFF0F1"/>
        </w:rPr>
        <w:t xml:space="preserve"> the </w:t>
      </w:r>
      <w:r w:rsidRPr="0071518F">
        <w:rPr>
          <w:rFonts w:ascii="inherit" w:eastAsia="Times New Roman" w:hAnsi="inherit" w:cs="Courier New"/>
          <w:color w:val="7D2727"/>
          <w:sz w:val="18"/>
          <w:szCs w:val="20"/>
          <w:bdr w:val="none" w:sz="0" w:space="0" w:color="auto" w:frame="1"/>
          <w:shd w:val="clear" w:color="auto" w:fill="EFF0F1"/>
        </w:rPr>
        <w:t>'ServerName'</w:t>
      </w:r>
      <w:r w:rsidRPr="0071518F">
        <w:rPr>
          <w:rFonts w:ascii="inherit" w:eastAsia="Times New Roman" w:hAnsi="inherit" w:cs="Courier New"/>
          <w:color w:val="303336"/>
          <w:sz w:val="18"/>
          <w:szCs w:val="20"/>
          <w:bdr w:val="none" w:sz="0" w:space="0" w:color="auto" w:frame="1"/>
          <w:shd w:val="clear" w:color="auto" w:fill="EFF0F1"/>
        </w:rPr>
        <w:t xml:space="preserve"> directive globally to suppress </w:t>
      </w:r>
      <w:r w:rsidRPr="0071518F">
        <w:rPr>
          <w:rFonts w:ascii="inherit" w:eastAsia="Times New Roman" w:hAnsi="inherit" w:cs="Courier New"/>
          <w:color w:val="101094"/>
          <w:sz w:val="18"/>
          <w:szCs w:val="20"/>
          <w:bdr w:val="none" w:sz="0" w:space="0" w:color="auto" w:frame="1"/>
          <w:shd w:val="clear" w:color="auto" w:fill="EFF0F1"/>
        </w:rPr>
        <w:t>this</w:t>
      </w:r>
      <w:r w:rsidRPr="0071518F">
        <w:rPr>
          <w:rFonts w:ascii="inherit" w:eastAsia="Times New Roman" w:hAnsi="inherit" w:cs="Courier New"/>
          <w:color w:val="303336"/>
          <w:sz w:val="18"/>
          <w:szCs w:val="20"/>
          <w:bdr w:val="none" w:sz="0" w:space="0" w:color="auto" w:frame="1"/>
          <w:shd w:val="clear" w:color="auto" w:fill="EFF0F1"/>
        </w:rPr>
        <w:t xml:space="preserve"> message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php_1    | [</w:t>
      </w:r>
      <w:r w:rsidRPr="0071518F">
        <w:rPr>
          <w:rFonts w:ascii="inherit" w:eastAsia="Times New Roman" w:hAnsi="inherit" w:cs="Courier New"/>
          <w:color w:val="2B91AF"/>
          <w:sz w:val="18"/>
          <w:szCs w:val="20"/>
          <w:bdr w:val="none" w:sz="0" w:space="0" w:color="auto" w:frame="1"/>
          <w:shd w:val="clear" w:color="auto" w:fill="EFF0F1"/>
        </w:rPr>
        <w:t>Sun</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Oct</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16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17.944575</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 xml:space="preserve">] [mpm_prefork:notice] [pid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AH00163: </w:t>
      </w:r>
      <w:r w:rsidRPr="0071518F">
        <w:rPr>
          <w:rFonts w:ascii="inherit" w:eastAsia="Times New Roman" w:hAnsi="inherit" w:cs="Courier New"/>
          <w:color w:val="2B91AF"/>
          <w:sz w:val="18"/>
          <w:szCs w:val="20"/>
          <w:bdr w:val="none" w:sz="0" w:space="0" w:color="auto" w:frame="1"/>
          <w:shd w:val="clear" w:color="auto" w:fill="EFF0F1"/>
        </w:rPr>
        <w:t>Apache</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2.4</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Debian</w:t>
      </w:r>
      <w:r w:rsidRPr="0071518F">
        <w:rPr>
          <w:rFonts w:ascii="inherit" w:eastAsia="Times New Roman" w:hAnsi="inherit" w:cs="Courier New"/>
          <w:color w:val="303336"/>
          <w:sz w:val="18"/>
          <w:szCs w:val="20"/>
          <w:bdr w:val="none" w:sz="0" w:space="0" w:color="auto" w:frame="1"/>
          <w:shd w:val="clear" w:color="auto" w:fill="EFF0F1"/>
        </w:rPr>
        <w:t>) PHP/</w:t>
      </w:r>
      <w:r w:rsidRPr="0071518F">
        <w:rPr>
          <w:rFonts w:ascii="inherit" w:eastAsia="Times New Roman" w:hAnsi="inherit" w:cs="Courier New"/>
          <w:color w:val="7D2727"/>
          <w:sz w:val="18"/>
          <w:szCs w:val="20"/>
          <w:bdr w:val="none" w:sz="0" w:space="0" w:color="auto" w:frame="1"/>
          <w:shd w:val="clear" w:color="auto" w:fill="EFF0F1"/>
        </w:rPr>
        <w:t>5.6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26</w:t>
      </w:r>
      <w:r w:rsidRPr="0071518F">
        <w:rPr>
          <w:rFonts w:ascii="inherit" w:eastAsia="Times New Roman" w:hAnsi="inherit" w:cs="Courier New"/>
          <w:color w:val="303336"/>
          <w:sz w:val="18"/>
          <w:szCs w:val="20"/>
          <w:bdr w:val="none" w:sz="0" w:space="0" w:color="auto" w:frame="1"/>
          <w:shd w:val="clear" w:color="auto" w:fill="EFF0F1"/>
        </w:rPr>
        <w:t xml:space="preserve"> configured -- resuming normal operations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php_1    | [</w:t>
      </w:r>
      <w:r w:rsidRPr="0071518F">
        <w:rPr>
          <w:rFonts w:ascii="inherit" w:eastAsia="Times New Roman" w:hAnsi="inherit" w:cs="Courier New"/>
          <w:color w:val="2B91AF"/>
          <w:sz w:val="18"/>
          <w:szCs w:val="20"/>
          <w:bdr w:val="none" w:sz="0" w:space="0" w:color="auto" w:frame="1"/>
          <w:shd w:val="clear" w:color="auto" w:fill="EFF0F1"/>
        </w:rPr>
        <w:t>Sun</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Oct</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16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17.946919</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 xml:space="preserve">] [core:notice] [pid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AH00094: </w:t>
      </w:r>
      <w:r w:rsidRPr="0071518F">
        <w:rPr>
          <w:rFonts w:ascii="inherit" w:eastAsia="Times New Roman" w:hAnsi="inherit" w:cs="Courier New"/>
          <w:color w:val="2B91AF"/>
          <w:sz w:val="18"/>
          <w:szCs w:val="20"/>
          <w:bdr w:val="none" w:sz="0" w:space="0" w:color="auto" w:frame="1"/>
          <w:shd w:val="clear" w:color="auto" w:fill="EFF0F1"/>
        </w:rPr>
        <w:t>Command</w:t>
      </w:r>
      <w:r w:rsidRPr="0071518F">
        <w:rPr>
          <w:rFonts w:ascii="inherit" w:eastAsia="Times New Roman" w:hAnsi="inherit" w:cs="Courier New"/>
          <w:color w:val="303336"/>
          <w:sz w:val="18"/>
          <w:szCs w:val="20"/>
          <w:bdr w:val="none" w:sz="0" w:space="0" w:color="auto" w:frame="1"/>
          <w:shd w:val="clear" w:color="auto" w:fill="EFF0F1"/>
        </w:rPr>
        <w:t xml:space="preserve"> line: </w:t>
      </w:r>
      <w:r w:rsidRPr="0071518F">
        <w:rPr>
          <w:rFonts w:ascii="inherit" w:eastAsia="Times New Roman" w:hAnsi="inherit" w:cs="Courier New"/>
          <w:color w:val="7D2727"/>
          <w:sz w:val="18"/>
          <w:szCs w:val="20"/>
          <w:bdr w:val="none" w:sz="0" w:space="0" w:color="auto" w:frame="1"/>
          <w:shd w:val="clear" w:color="auto" w:fill="EFF0F1"/>
        </w:rPr>
        <w:t>'apache2 -D FOREGROUND'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18.036272Z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Warning</w:t>
      </w:r>
      <w:r w:rsidRPr="0071518F">
        <w:rPr>
          <w:rFonts w:ascii="inherit" w:eastAsia="Times New Roman" w:hAnsi="inherit" w:cs="Courier New"/>
          <w:color w:val="303336"/>
          <w:sz w:val="18"/>
          <w:szCs w:val="20"/>
          <w:bdr w:val="none" w:sz="0" w:space="0" w:color="auto" w:frame="1"/>
          <w:shd w:val="clear" w:color="auto" w:fill="EFF0F1"/>
        </w:rPr>
        <w:t xml:space="preserve">] TIMESTAMP </w:t>
      </w:r>
      <w:r w:rsidRPr="0071518F">
        <w:rPr>
          <w:rFonts w:ascii="inherit" w:eastAsia="Times New Roman" w:hAnsi="inherit" w:cs="Courier New"/>
          <w:color w:val="101094"/>
          <w:sz w:val="18"/>
          <w:szCs w:val="20"/>
          <w:bdr w:val="none" w:sz="0" w:space="0" w:color="auto" w:frame="1"/>
          <w:shd w:val="clear" w:color="auto" w:fill="EFF0F1"/>
        </w:rPr>
        <w:t>with</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implicit</w:t>
      </w:r>
      <w:r w:rsidRPr="0071518F">
        <w:rPr>
          <w:rFonts w:ascii="inherit" w:eastAsia="Times New Roman" w:hAnsi="inherit" w:cs="Courier New"/>
          <w:color w:val="303336"/>
          <w:sz w:val="18"/>
          <w:szCs w:val="20"/>
          <w:bdr w:val="none" w:sz="0" w:space="0" w:color="auto" w:frame="1"/>
          <w:shd w:val="clear" w:color="auto" w:fill="EFF0F1"/>
        </w:rPr>
        <w:t xml:space="preserve"> DEFAULT value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deprecated. </w:t>
      </w:r>
      <w:r w:rsidRPr="0071518F">
        <w:rPr>
          <w:rFonts w:ascii="inherit" w:eastAsia="Times New Roman" w:hAnsi="inherit" w:cs="Courier New"/>
          <w:color w:val="2B91AF"/>
          <w:sz w:val="18"/>
          <w:szCs w:val="20"/>
          <w:bdr w:val="none" w:sz="0" w:space="0" w:color="auto" w:frame="1"/>
          <w:shd w:val="clear" w:color="auto" w:fill="EFF0F1"/>
        </w:rPr>
        <w:t>Please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use</w:t>
      </w:r>
      <w:r w:rsidRPr="0071518F">
        <w:rPr>
          <w:rFonts w:ascii="inherit" w:eastAsia="Times New Roman" w:hAnsi="inherit" w:cs="Courier New"/>
          <w:color w:val="303336"/>
          <w:sz w:val="18"/>
          <w:szCs w:val="20"/>
          <w:bdr w:val="none" w:sz="0" w:space="0" w:color="auto" w:frame="1"/>
          <w:shd w:val="clear" w:color="auto" w:fill="EFF0F1"/>
        </w:rPr>
        <w:t xml:space="preserve"> --explicit_defaults_for_timestamp server option (see documentation </w:t>
      </w:r>
      <w:r w:rsidRPr="0071518F">
        <w:rPr>
          <w:rFonts w:ascii="inherit" w:eastAsia="Times New Roman" w:hAnsi="inherit" w:cs="Courier New"/>
          <w:color w:val="101094"/>
          <w:sz w:val="18"/>
          <w:szCs w:val="20"/>
          <w:bdr w:val="none" w:sz="0" w:space="0" w:color="auto" w:frame="1"/>
          <w:shd w:val="clear" w:color="auto" w:fill="EFF0F1"/>
        </w:rPr>
        <w:t>for</w:t>
      </w:r>
      <w:r w:rsidRPr="0071518F">
        <w:rPr>
          <w:rFonts w:ascii="inherit" w:eastAsia="Times New Roman" w:hAnsi="inherit" w:cs="Courier New"/>
          <w:color w:val="303336"/>
          <w:sz w:val="18"/>
          <w:szCs w:val="20"/>
          <w:bdr w:val="none" w:sz="0" w:space="0" w:color="auto" w:frame="1"/>
          <w:shd w:val="clear" w:color="auto" w:fill="EFF0F1"/>
        </w:rPr>
        <w:t xml:space="preserve"> more details).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18.038330Z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mysqld (mysqld </w:t>
      </w:r>
      <w:r w:rsidRPr="0071518F">
        <w:rPr>
          <w:rFonts w:ascii="inherit" w:eastAsia="Times New Roman" w:hAnsi="inherit" w:cs="Courier New"/>
          <w:color w:val="7D2727"/>
          <w:sz w:val="18"/>
          <w:szCs w:val="20"/>
          <w:bdr w:val="none" w:sz="0" w:space="0" w:color="auto" w:frame="1"/>
          <w:shd w:val="clear" w:color="auto" w:fill="EFF0F1"/>
        </w:rPr>
        <w:t>5.7</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w:t>
      </w:r>
      <w:r w:rsidRPr="0071518F">
        <w:rPr>
          <w:rFonts w:ascii="inherit" w:eastAsia="Times New Roman" w:hAnsi="inherit" w:cs="Courier New"/>
          <w:color w:val="303336"/>
          <w:sz w:val="18"/>
          <w:szCs w:val="20"/>
          <w:bdr w:val="none" w:sz="0" w:space="0" w:color="auto" w:frame="1"/>
          <w:shd w:val="clear" w:color="auto" w:fill="EFF0F1"/>
        </w:rPr>
        <w:t xml:space="preserve">) starting </w:t>
      </w:r>
      <w:r w:rsidRPr="0071518F">
        <w:rPr>
          <w:rFonts w:ascii="inherit" w:eastAsia="Times New Roman" w:hAnsi="inherit" w:cs="Courier New"/>
          <w:color w:val="101094"/>
          <w:sz w:val="18"/>
          <w:szCs w:val="20"/>
          <w:bdr w:val="none" w:sz="0" w:space="0" w:color="auto" w:frame="1"/>
          <w:shd w:val="clear" w:color="auto" w:fill="EFF0F1"/>
        </w:rPr>
        <w:t>as</w:t>
      </w:r>
      <w:r w:rsidRPr="0071518F">
        <w:rPr>
          <w:rFonts w:ascii="inherit" w:eastAsia="Times New Roman" w:hAnsi="inherit" w:cs="Courier New"/>
          <w:color w:val="303336"/>
          <w:sz w:val="18"/>
          <w:szCs w:val="20"/>
          <w:bdr w:val="none" w:sz="0" w:space="0" w:color="auto" w:frame="1"/>
          <w:shd w:val="clear" w:color="auto" w:fill="EFF0F1"/>
        </w:rPr>
        <w:t xml:space="preserve"> process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18.043331Z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PUNCH HOLE support available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18.043603Z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Mutexes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and</w:t>
      </w:r>
      <w:r w:rsidRPr="0071518F">
        <w:rPr>
          <w:rFonts w:ascii="inherit" w:eastAsia="Times New Roman" w:hAnsi="inherit" w:cs="Courier New"/>
          <w:color w:val="303336"/>
          <w:sz w:val="18"/>
          <w:szCs w:val="20"/>
          <w:bdr w:val="none" w:sz="0" w:space="0" w:color="auto" w:frame="1"/>
          <w:shd w:val="clear" w:color="auto" w:fill="EFF0F1"/>
        </w:rPr>
        <w:t xml:space="preserve"> rw_locks </w:t>
      </w:r>
      <w:r w:rsidRPr="0071518F">
        <w:rPr>
          <w:rFonts w:ascii="inherit" w:eastAsia="Times New Roman" w:hAnsi="inherit" w:cs="Courier New"/>
          <w:color w:val="101094"/>
          <w:sz w:val="18"/>
          <w:szCs w:val="20"/>
          <w:bdr w:val="none" w:sz="0" w:space="0" w:color="auto" w:frame="1"/>
          <w:shd w:val="clear" w:color="auto" w:fill="EFF0F1"/>
        </w:rPr>
        <w:t>use</w:t>
      </w:r>
      <w:r w:rsidRPr="0071518F">
        <w:rPr>
          <w:rFonts w:ascii="inherit" w:eastAsia="Times New Roman" w:hAnsi="inherit" w:cs="Courier New"/>
          <w:color w:val="303336"/>
          <w:sz w:val="18"/>
          <w:szCs w:val="20"/>
          <w:bdr w:val="none" w:sz="0" w:space="0" w:color="auto" w:frame="1"/>
          <w:shd w:val="clear" w:color="auto" w:fill="EFF0F1"/>
        </w:rPr>
        <w:t xml:space="preserve"> GCC atomic builtins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18.043951Z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Uses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event</w:t>
      </w:r>
      <w:r w:rsidRPr="0071518F">
        <w:rPr>
          <w:rFonts w:ascii="inherit" w:eastAsia="Times New Roman" w:hAnsi="inherit" w:cs="Courier New"/>
          <w:color w:val="303336"/>
          <w:sz w:val="18"/>
          <w:szCs w:val="20"/>
          <w:bdr w:val="none" w:sz="0" w:space="0" w:color="auto" w:frame="1"/>
          <w:shd w:val="clear" w:color="auto" w:fill="EFF0F1"/>
        </w:rPr>
        <w:t xml:space="preserve"> mutexes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lastRenderedPageBreak/>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18.044077Z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GCC builtin __atomic_thread_fence()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used </w:t>
      </w:r>
      <w:r w:rsidRPr="0071518F">
        <w:rPr>
          <w:rFonts w:ascii="inherit" w:eastAsia="Times New Roman" w:hAnsi="inherit" w:cs="Courier New"/>
          <w:color w:val="101094"/>
          <w:sz w:val="18"/>
          <w:szCs w:val="20"/>
          <w:bdr w:val="none" w:sz="0" w:space="0" w:color="auto" w:frame="1"/>
          <w:shd w:val="clear" w:color="auto" w:fill="EFF0F1"/>
        </w:rPr>
        <w:t>for</w:t>
      </w:r>
      <w:r w:rsidRPr="0071518F">
        <w:rPr>
          <w:rFonts w:ascii="inherit" w:eastAsia="Times New Roman" w:hAnsi="inherit" w:cs="Courier New"/>
          <w:color w:val="303336"/>
          <w:sz w:val="18"/>
          <w:szCs w:val="20"/>
          <w:bdr w:val="none" w:sz="0" w:space="0" w:color="auto" w:frame="1"/>
          <w:shd w:val="clear" w:color="auto" w:fill="EFF0F1"/>
        </w:rPr>
        <w:t xml:space="preserve"> memory barrier</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18.044260Z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Compressed</w:t>
      </w:r>
      <w:r w:rsidRPr="0071518F">
        <w:rPr>
          <w:rFonts w:ascii="inherit" w:eastAsia="Times New Roman" w:hAnsi="inherit" w:cs="Courier New"/>
          <w:color w:val="303336"/>
          <w:sz w:val="18"/>
          <w:szCs w:val="20"/>
          <w:bdr w:val="none" w:sz="0" w:space="0" w:color="auto" w:frame="1"/>
          <w:shd w:val="clear" w:color="auto" w:fill="EFF0F1"/>
        </w:rPr>
        <w:t xml:space="preserve"> tables </w:t>
      </w:r>
      <w:r w:rsidRPr="0071518F">
        <w:rPr>
          <w:rFonts w:ascii="inherit" w:eastAsia="Times New Roman" w:hAnsi="inherit" w:cs="Courier New"/>
          <w:color w:val="101094"/>
          <w:sz w:val="18"/>
          <w:szCs w:val="20"/>
          <w:bdr w:val="none" w:sz="0" w:space="0" w:color="auto" w:frame="1"/>
          <w:shd w:val="clear" w:color="auto" w:fill="EFF0F1"/>
        </w:rPr>
        <w:t>use</w:t>
      </w:r>
      <w:r w:rsidRPr="0071518F">
        <w:rPr>
          <w:rFonts w:ascii="inherit" w:eastAsia="Times New Roman" w:hAnsi="inherit" w:cs="Courier New"/>
          <w:color w:val="303336"/>
          <w:sz w:val="18"/>
          <w:szCs w:val="20"/>
          <w:bdr w:val="none" w:sz="0" w:space="0" w:color="auto" w:frame="1"/>
          <w:shd w:val="clear" w:color="auto" w:fill="EFF0F1"/>
        </w:rPr>
        <w:t xml:space="preserve"> zlib </w:t>
      </w:r>
      <w:r w:rsidRPr="0071518F">
        <w:rPr>
          <w:rFonts w:ascii="inherit" w:eastAsia="Times New Roman" w:hAnsi="inherit" w:cs="Courier New"/>
          <w:color w:val="7D2727"/>
          <w:sz w:val="18"/>
          <w:szCs w:val="20"/>
          <w:bdr w:val="none" w:sz="0" w:space="0" w:color="auto" w:frame="1"/>
          <w:shd w:val="clear" w:color="auto" w:fill="EFF0F1"/>
        </w:rPr>
        <w:t>1.2</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3</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18.044414Z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Linux</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native</w:t>
      </w:r>
      <w:r w:rsidRPr="0071518F">
        <w:rPr>
          <w:rFonts w:ascii="inherit" w:eastAsia="Times New Roman" w:hAnsi="inherit" w:cs="Courier New"/>
          <w:color w:val="303336"/>
          <w:sz w:val="18"/>
          <w:szCs w:val="20"/>
          <w:bdr w:val="none" w:sz="0" w:space="0" w:color="auto" w:frame="1"/>
          <w:shd w:val="clear" w:color="auto" w:fill="EFF0F1"/>
        </w:rPr>
        <w:t xml:space="preserve"> AIO</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18.045150Z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Number</w:t>
      </w:r>
      <w:r w:rsidRPr="0071518F">
        <w:rPr>
          <w:rFonts w:ascii="inherit" w:eastAsia="Times New Roman" w:hAnsi="inherit" w:cs="Courier New"/>
          <w:color w:val="303336"/>
          <w:sz w:val="18"/>
          <w:szCs w:val="20"/>
          <w:bdr w:val="none" w:sz="0" w:space="0" w:color="auto" w:frame="1"/>
          <w:shd w:val="clear" w:color="auto" w:fill="EFF0F1"/>
        </w:rPr>
        <w:t xml:space="preserve"> of pools: </w:t>
      </w:r>
      <w:r w:rsidRPr="0071518F">
        <w:rPr>
          <w:rFonts w:ascii="inherit" w:eastAsia="Times New Roman" w:hAnsi="inherit" w:cs="Courier New"/>
          <w:color w:val="7D2727"/>
          <w:sz w:val="18"/>
          <w:szCs w:val="20"/>
          <w:bdr w:val="none" w:sz="0" w:space="0" w:color="auto" w:frame="1"/>
          <w:shd w:val="clear" w:color="auto" w:fill="EFF0F1"/>
        </w:rPr>
        <w:t>1</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18.045620Z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Using</w:t>
      </w:r>
      <w:r w:rsidRPr="0071518F">
        <w:rPr>
          <w:rFonts w:ascii="inherit" w:eastAsia="Times New Roman" w:hAnsi="inherit" w:cs="Courier New"/>
          <w:color w:val="303336"/>
          <w:sz w:val="18"/>
          <w:szCs w:val="20"/>
          <w:bdr w:val="none" w:sz="0" w:space="0" w:color="auto" w:frame="1"/>
          <w:shd w:val="clear" w:color="auto" w:fill="EFF0F1"/>
        </w:rPr>
        <w:t xml:space="preserve"> CPU crc32 instructions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18.047629Z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Initializing</w:t>
      </w:r>
      <w:r w:rsidRPr="0071518F">
        <w:rPr>
          <w:rFonts w:ascii="inherit" w:eastAsia="Times New Roman" w:hAnsi="inherit" w:cs="Courier New"/>
          <w:color w:val="303336"/>
          <w:sz w:val="18"/>
          <w:szCs w:val="20"/>
          <w:bdr w:val="none" w:sz="0" w:space="0" w:color="auto" w:frame="1"/>
          <w:shd w:val="clear" w:color="auto" w:fill="EFF0F1"/>
        </w:rPr>
        <w:t xml:space="preserve"> buffer pool, total size = </w:t>
      </w:r>
      <w:r w:rsidRPr="0071518F">
        <w:rPr>
          <w:rFonts w:ascii="inherit" w:eastAsia="Times New Roman" w:hAnsi="inherit" w:cs="Courier New"/>
          <w:color w:val="7D2727"/>
          <w:sz w:val="18"/>
          <w:szCs w:val="20"/>
          <w:bdr w:val="none" w:sz="0" w:space="0" w:color="auto" w:frame="1"/>
          <w:shd w:val="clear" w:color="auto" w:fill="EFF0F1"/>
        </w:rPr>
        <w:t>128M</w:t>
      </w:r>
      <w:r w:rsidRPr="0071518F">
        <w:rPr>
          <w:rFonts w:ascii="inherit" w:eastAsia="Times New Roman" w:hAnsi="inherit" w:cs="Courier New"/>
          <w:color w:val="303336"/>
          <w:sz w:val="18"/>
          <w:szCs w:val="20"/>
          <w:bdr w:val="none" w:sz="0" w:space="0" w:color="auto" w:frame="1"/>
          <w:shd w:val="clear" w:color="auto" w:fill="EFF0F1"/>
        </w:rPr>
        <w:t xml:space="preserve">, instances = </w:t>
      </w:r>
      <w:r w:rsidRPr="0071518F">
        <w:rPr>
          <w:rFonts w:ascii="inherit" w:eastAsia="Times New Roman" w:hAnsi="inherit" w:cs="Courier New"/>
          <w:color w:val="7D2727"/>
          <w:sz w:val="18"/>
          <w:szCs w:val="20"/>
          <w:bdr w:val="none" w:sz="0" w:space="0" w:color="auto" w:frame="1"/>
          <w:shd w:val="clear" w:color="auto" w:fill="EFF0F1"/>
        </w:rPr>
        <w:t>1</w:t>
      </w:r>
      <w:r w:rsidRPr="0071518F">
        <w:rPr>
          <w:rFonts w:ascii="inherit" w:eastAsia="Times New Roman" w:hAnsi="inherit" w:cs="Courier New"/>
          <w:color w:val="303336"/>
          <w:sz w:val="18"/>
          <w:szCs w:val="20"/>
          <w:bdr w:val="none" w:sz="0" w:space="0" w:color="auto" w:frame="1"/>
          <w:shd w:val="clear" w:color="auto" w:fill="EFF0F1"/>
        </w:rPr>
        <w:t xml:space="preserve">, chunk size = </w:t>
      </w:r>
      <w:r w:rsidRPr="0071518F">
        <w:rPr>
          <w:rFonts w:ascii="inherit" w:eastAsia="Times New Roman" w:hAnsi="inherit" w:cs="Courier New"/>
          <w:color w:val="7D2727"/>
          <w:sz w:val="18"/>
          <w:szCs w:val="20"/>
          <w:bdr w:val="none" w:sz="0" w:space="0" w:color="auto" w:frame="1"/>
          <w:shd w:val="clear" w:color="auto" w:fill="EFF0F1"/>
        </w:rPr>
        <w:t>128M</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18.057705Z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Completed</w:t>
      </w:r>
      <w:r w:rsidRPr="0071518F">
        <w:rPr>
          <w:rFonts w:ascii="inherit" w:eastAsia="Times New Roman" w:hAnsi="inherit" w:cs="Courier New"/>
          <w:color w:val="303336"/>
          <w:sz w:val="18"/>
          <w:szCs w:val="20"/>
          <w:bdr w:val="none" w:sz="0" w:space="0" w:color="auto" w:frame="1"/>
          <w:shd w:val="clear" w:color="auto" w:fill="EFF0F1"/>
        </w:rPr>
        <w:t xml:space="preserve"> initialization of buffer pool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18.059988Z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If</w:t>
      </w:r>
      <w:r w:rsidRPr="0071518F">
        <w:rPr>
          <w:rFonts w:ascii="inherit" w:eastAsia="Times New Roman" w:hAnsi="inherit" w:cs="Courier New"/>
          <w:color w:val="303336"/>
          <w:sz w:val="18"/>
          <w:szCs w:val="20"/>
          <w:bdr w:val="none" w:sz="0" w:space="0" w:color="auto" w:frame="1"/>
          <w:shd w:val="clear" w:color="auto" w:fill="EFF0F1"/>
        </w:rPr>
        <w:t xml:space="preserve"> the mysqld execution user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authorized, page cleaner thread priority can be changed. </w:t>
      </w:r>
      <w:r w:rsidRPr="0071518F">
        <w:rPr>
          <w:rFonts w:ascii="inherit" w:eastAsia="Times New Roman" w:hAnsi="inherit" w:cs="Courier New"/>
          <w:color w:val="2B91AF"/>
          <w:sz w:val="18"/>
          <w:szCs w:val="20"/>
          <w:bdr w:val="none" w:sz="0" w:space="0" w:color="auto" w:frame="1"/>
          <w:shd w:val="clear" w:color="auto" w:fill="EFF0F1"/>
        </w:rPr>
        <w:t>See</w:t>
      </w:r>
      <w:r w:rsidRPr="0071518F">
        <w:rPr>
          <w:rFonts w:ascii="inherit" w:eastAsia="Times New Roman" w:hAnsi="inherit" w:cs="Courier New"/>
          <w:color w:val="303336"/>
          <w:sz w:val="18"/>
          <w:szCs w:val="20"/>
          <w:bdr w:val="none" w:sz="0" w:space="0" w:color="auto" w:frame="1"/>
          <w:shd w:val="clear" w:color="auto" w:fill="EFF0F1"/>
        </w:rPr>
        <w:t xml:space="preserve"> the man page of setpriority().</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18.074670Z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Highest</w:t>
      </w:r>
      <w:r w:rsidRPr="0071518F">
        <w:rPr>
          <w:rFonts w:ascii="inherit" w:eastAsia="Times New Roman" w:hAnsi="inherit" w:cs="Courier New"/>
          <w:color w:val="303336"/>
          <w:sz w:val="18"/>
          <w:szCs w:val="20"/>
          <w:bdr w:val="none" w:sz="0" w:space="0" w:color="auto" w:frame="1"/>
          <w:shd w:val="clear" w:color="auto" w:fill="EFF0F1"/>
        </w:rPr>
        <w:t xml:space="preserve"> supported file format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Barracuda</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18.101209Z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Creating</w:t>
      </w:r>
      <w:r w:rsidRPr="0071518F">
        <w:rPr>
          <w:rFonts w:ascii="inherit" w:eastAsia="Times New Roman" w:hAnsi="inherit" w:cs="Courier New"/>
          <w:color w:val="303336"/>
          <w:sz w:val="18"/>
          <w:szCs w:val="20"/>
          <w:bdr w:val="none" w:sz="0" w:space="0" w:color="auto" w:frame="1"/>
          <w:shd w:val="clear" w:color="auto" w:fill="EFF0F1"/>
        </w:rPr>
        <w:t xml:space="preserve"> shared tablespace </w:t>
      </w:r>
      <w:r w:rsidRPr="0071518F">
        <w:rPr>
          <w:rFonts w:ascii="inherit" w:eastAsia="Times New Roman" w:hAnsi="inherit" w:cs="Courier New"/>
          <w:color w:val="101094"/>
          <w:sz w:val="18"/>
          <w:szCs w:val="20"/>
          <w:bdr w:val="none" w:sz="0" w:space="0" w:color="auto" w:frame="1"/>
          <w:shd w:val="clear" w:color="auto" w:fill="EFF0F1"/>
        </w:rPr>
        <w:t>for</w:t>
      </w:r>
      <w:r w:rsidRPr="0071518F">
        <w:rPr>
          <w:rFonts w:ascii="inherit" w:eastAsia="Times New Roman" w:hAnsi="inherit" w:cs="Courier New"/>
          <w:color w:val="303336"/>
          <w:sz w:val="18"/>
          <w:szCs w:val="20"/>
          <w:bdr w:val="none" w:sz="0" w:space="0" w:color="auto" w:frame="1"/>
          <w:shd w:val="clear" w:color="auto" w:fill="EFF0F1"/>
        </w:rPr>
        <w:t xml:space="preserve"> temporary tables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18.101433Z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Setting</w:t>
      </w:r>
      <w:r w:rsidRPr="0071518F">
        <w:rPr>
          <w:rFonts w:ascii="inherit" w:eastAsia="Times New Roman" w:hAnsi="inherit" w:cs="Courier New"/>
          <w:color w:val="303336"/>
          <w:sz w:val="18"/>
          <w:szCs w:val="20"/>
          <w:bdr w:val="none" w:sz="0" w:space="0" w:color="auto" w:frame="1"/>
          <w:shd w:val="clear" w:color="auto" w:fill="EFF0F1"/>
        </w:rPr>
        <w:t xml:space="preserve"> file </w:t>
      </w:r>
      <w:r w:rsidRPr="0071518F">
        <w:rPr>
          <w:rFonts w:ascii="inherit" w:eastAsia="Times New Roman" w:hAnsi="inherit" w:cs="Courier New"/>
          <w:color w:val="7D2727"/>
          <w:sz w:val="18"/>
          <w:szCs w:val="20"/>
          <w:bdr w:val="none" w:sz="0" w:space="0" w:color="auto" w:frame="1"/>
          <w:shd w:val="clear" w:color="auto" w:fill="EFF0F1"/>
        </w:rPr>
        <w:t>'./ibtmp1'</w:t>
      </w:r>
      <w:r w:rsidRPr="0071518F">
        <w:rPr>
          <w:rFonts w:ascii="inherit" w:eastAsia="Times New Roman" w:hAnsi="inherit" w:cs="Courier New"/>
          <w:color w:val="303336"/>
          <w:sz w:val="18"/>
          <w:szCs w:val="20"/>
          <w:bdr w:val="none" w:sz="0" w:space="0" w:color="auto" w:frame="1"/>
          <w:shd w:val="clear" w:color="auto" w:fill="EFF0F1"/>
        </w:rPr>
        <w:t xml:space="preserve"> size to </w:t>
      </w:r>
      <w:r w:rsidRPr="0071518F">
        <w:rPr>
          <w:rFonts w:ascii="inherit" w:eastAsia="Times New Roman" w:hAnsi="inherit" w:cs="Courier New"/>
          <w:color w:val="7D2727"/>
          <w:sz w:val="18"/>
          <w:szCs w:val="20"/>
          <w:bdr w:val="none" w:sz="0" w:space="0" w:color="auto" w:frame="1"/>
          <w:shd w:val="clear" w:color="auto" w:fill="EFF0F1"/>
        </w:rPr>
        <w:t>12</w:t>
      </w:r>
      <w:r w:rsidRPr="0071518F">
        <w:rPr>
          <w:rFonts w:ascii="inherit" w:eastAsia="Times New Roman" w:hAnsi="inherit" w:cs="Courier New"/>
          <w:color w:val="303336"/>
          <w:sz w:val="18"/>
          <w:szCs w:val="20"/>
          <w:bdr w:val="none" w:sz="0" w:space="0" w:color="auto" w:frame="1"/>
          <w:shd w:val="clear" w:color="auto" w:fill="EFF0F1"/>
        </w:rPr>
        <w:t xml:space="preserve"> MB. </w:t>
      </w:r>
      <w:r w:rsidRPr="0071518F">
        <w:rPr>
          <w:rFonts w:ascii="inherit" w:eastAsia="Times New Roman" w:hAnsi="inherit" w:cs="Courier New"/>
          <w:color w:val="2B91AF"/>
          <w:sz w:val="18"/>
          <w:szCs w:val="20"/>
          <w:bdr w:val="none" w:sz="0" w:space="0" w:color="auto" w:frame="1"/>
          <w:shd w:val="clear" w:color="auto" w:fill="EFF0F1"/>
        </w:rPr>
        <w:t>Physically</w:t>
      </w:r>
      <w:r w:rsidRPr="0071518F">
        <w:rPr>
          <w:rFonts w:ascii="inherit" w:eastAsia="Times New Roman" w:hAnsi="inherit" w:cs="Courier New"/>
          <w:color w:val="303336"/>
          <w:sz w:val="18"/>
          <w:szCs w:val="20"/>
          <w:bdr w:val="none" w:sz="0" w:space="0" w:color="auto" w:frame="1"/>
          <w:shd w:val="clear" w:color="auto" w:fill="EFF0F1"/>
        </w:rPr>
        <w:t xml:space="preserve"> writing the file full; </w:t>
      </w:r>
      <w:r w:rsidRPr="0071518F">
        <w:rPr>
          <w:rFonts w:ascii="inherit" w:eastAsia="Times New Roman" w:hAnsi="inherit" w:cs="Courier New"/>
          <w:color w:val="2B91AF"/>
          <w:sz w:val="18"/>
          <w:szCs w:val="20"/>
          <w:bdr w:val="none" w:sz="0" w:space="0" w:color="auto" w:frame="1"/>
          <w:shd w:val="clear" w:color="auto" w:fill="EFF0F1"/>
        </w:rPr>
        <w:t>Please</w:t>
      </w:r>
      <w:r w:rsidRPr="0071518F">
        <w:rPr>
          <w:rFonts w:ascii="inherit" w:eastAsia="Times New Roman" w:hAnsi="inherit" w:cs="Courier New"/>
          <w:color w:val="303336"/>
          <w:sz w:val="18"/>
          <w:szCs w:val="20"/>
          <w:bdr w:val="none" w:sz="0" w:space="0" w:color="auto" w:frame="1"/>
          <w:shd w:val="clear" w:color="auto" w:fill="EFF0F1"/>
        </w:rPr>
        <w:t xml:space="preserve"> wait ...</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18.354806Z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File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'./ibtmp1'</w:t>
      </w:r>
      <w:r w:rsidRPr="0071518F">
        <w:rPr>
          <w:rFonts w:ascii="inherit" w:eastAsia="Times New Roman" w:hAnsi="inherit" w:cs="Courier New"/>
          <w:color w:val="303336"/>
          <w:sz w:val="18"/>
          <w:szCs w:val="20"/>
          <w:bdr w:val="none" w:sz="0" w:space="0" w:color="auto" w:frame="1"/>
          <w:shd w:val="clear" w:color="auto" w:fill="EFF0F1"/>
        </w:rPr>
        <w:t xml:space="preserve"> size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now </w:t>
      </w:r>
      <w:r w:rsidRPr="0071518F">
        <w:rPr>
          <w:rFonts w:ascii="inherit" w:eastAsia="Times New Roman" w:hAnsi="inherit" w:cs="Courier New"/>
          <w:color w:val="7D2727"/>
          <w:sz w:val="18"/>
          <w:szCs w:val="20"/>
          <w:bdr w:val="none" w:sz="0" w:space="0" w:color="auto" w:frame="1"/>
          <w:shd w:val="clear" w:color="auto" w:fill="EFF0F1"/>
        </w:rPr>
        <w:t>12</w:t>
      </w:r>
      <w:r w:rsidRPr="0071518F">
        <w:rPr>
          <w:rFonts w:ascii="inherit" w:eastAsia="Times New Roman" w:hAnsi="inherit" w:cs="Courier New"/>
          <w:color w:val="303336"/>
          <w:sz w:val="18"/>
          <w:szCs w:val="20"/>
          <w:bdr w:val="none" w:sz="0" w:space="0" w:color="auto" w:frame="1"/>
          <w:shd w:val="clear" w:color="auto" w:fill="EFF0F1"/>
        </w:rPr>
        <w:t xml:space="preserve"> MB.</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18.356928Z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96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redo</w:t>
      </w:r>
      <w:r w:rsidRPr="0071518F">
        <w:rPr>
          <w:rFonts w:ascii="inherit" w:eastAsia="Times New Roman" w:hAnsi="inherit" w:cs="Courier New"/>
          <w:color w:val="303336"/>
          <w:sz w:val="18"/>
          <w:szCs w:val="20"/>
          <w:bdr w:val="none" w:sz="0" w:space="0" w:color="auto" w:frame="1"/>
          <w:shd w:val="clear" w:color="auto" w:fill="EFF0F1"/>
        </w:rPr>
        <w:t xml:space="preserve"> rollback segment(s) found. </w:t>
      </w:r>
      <w:r w:rsidRPr="0071518F">
        <w:rPr>
          <w:rFonts w:ascii="inherit" w:eastAsia="Times New Roman" w:hAnsi="inherit" w:cs="Courier New"/>
          <w:color w:val="7D2727"/>
          <w:sz w:val="18"/>
          <w:szCs w:val="20"/>
          <w:bdr w:val="none" w:sz="0" w:space="0" w:color="auto" w:frame="1"/>
          <w:shd w:val="clear" w:color="auto" w:fill="EFF0F1"/>
        </w:rPr>
        <w:t>96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redo</w:t>
      </w:r>
      <w:r w:rsidRPr="0071518F">
        <w:rPr>
          <w:rFonts w:ascii="inherit" w:eastAsia="Times New Roman" w:hAnsi="inherit" w:cs="Courier New"/>
          <w:color w:val="303336"/>
          <w:sz w:val="18"/>
          <w:szCs w:val="20"/>
          <w:bdr w:val="none" w:sz="0" w:space="0" w:color="auto" w:frame="1"/>
          <w:shd w:val="clear" w:color="auto" w:fill="EFF0F1"/>
        </w:rPr>
        <w:t xml:space="preserve"> rollback segment(s) are active.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18.357158Z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32</w:t>
      </w:r>
      <w:r w:rsidRPr="0071518F">
        <w:rPr>
          <w:rFonts w:ascii="inherit" w:eastAsia="Times New Roman" w:hAnsi="inherit" w:cs="Courier New"/>
          <w:color w:val="303336"/>
          <w:sz w:val="18"/>
          <w:szCs w:val="20"/>
          <w:bdr w:val="none" w:sz="0" w:space="0" w:color="auto" w:frame="1"/>
          <w:shd w:val="clear" w:color="auto" w:fill="EFF0F1"/>
        </w:rPr>
        <w:t xml:space="preserve"> non-</w:t>
      </w:r>
      <w:r w:rsidRPr="0071518F">
        <w:rPr>
          <w:rFonts w:ascii="inherit" w:eastAsia="Times New Roman" w:hAnsi="inherit" w:cs="Courier New"/>
          <w:color w:val="101094"/>
          <w:sz w:val="18"/>
          <w:szCs w:val="20"/>
          <w:bdr w:val="none" w:sz="0" w:space="0" w:color="auto" w:frame="1"/>
          <w:shd w:val="clear" w:color="auto" w:fill="EFF0F1"/>
        </w:rPr>
        <w:t>redo</w:t>
      </w:r>
      <w:r w:rsidRPr="0071518F">
        <w:rPr>
          <w:rFonts w:ascii="inherit" w:eastAsia="Times New Roman" w:hAnsi="inherit" w:cs="Courier New"/>
          <w:color w:val="303336"/>
          <w:sz w:val="18"/>
          <w:szCs w:val="20"/>
          <w:bdr w:val="none" w:sz="0" w:space="0" w:color="auto" w:frame="1"/>
          <w:shd w:val="clear" w:color="auto" w:fill="EFF0F1"/>
        </w:rPr>
        <w:t xml:space="preserve"> rollback segment(s) are active.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18.358049Z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Waiting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for</w:t>
      </w:r>
      <w:r w:rsidRPr="0071518F">
        <w:rPr>
          <w:rFonts w:ascii="inherit" w:eastAsia="Times New Roman" w:hAnsi="inherit" w:cs="Courier New"/>
          <w:color w:val="303336"/>
          <w:sz w:val="18"/>
          <w:szCs w:val="20"/>
          <w:bdr w:val="none" w:sz="0" w:space="0" w:color="auto" w:frame="1"/>
          <w:shd w:val="clear" w:color="auto" w:fill="EFF0F1"/>
        </w:rPr>
        <w:t xml:space="preserve"> purge to start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18.412987Z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5.7</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w:t>
      </w:r>
      <w:r w:rsidRPr="0071518F">
        <w:rPr>
          <w:rFonts w:ascii="inherit" w:eastAsia="Times New Roman" w:hAnsi="inherit" w:cs="Courier New"/>
          <w:color w:val="303336"/>
          <w:sz w:val="18"/>
          <w:szCs w:val="20"/>
          <w:bdr w:val="none" w:sz="0" w:space="0" w:color="auto" w:frame="1"/>
          <w:shd w:val="clear" w:color="auto" w:fill="EFF0F1"/>
        </w:rPr>
        <w:t xml:space="preserve"> started; log sequence number </w:t>
      </w:r>
      <w:r w:rsidRPr="0071518F">
        <w:rPr>
          <w:rFonts w:ascii="inherit" w:eastAsia="Times New Roman" w:hAnsi="inherit" w:cs="Courier New"/>
          <w:color w:val="7D2727"/>
          <w:sz w:val="18"/>
          <w:szCs w:val="20"/>
          <w:bdr w:val="none" w:sz="0" w:space="0" w:color="auto" w:frame="1"/>
          <w:shd w:val="clear" w:color="auto" w:fill="EFF0F1"/>
        </w:rPr>
        <w:t>12179647</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18.414470Z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Plugin</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'FEDERATED'</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disabled.</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18.421833Z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Loading</w:t>
      </w:r>
      <w:r w:rsidRPr="0071518F">
        <w:rPr>
          <w:rFonts w:ascii="inherit" w:eastAsia="Times New Roman" w:hAnsi="inherit" w:cs="Courier New"/>
          <w:color w:val="303336"/>
          <w:sz w:val="18"/>
          <w:szCs w:val="20"/>
          <w:bdr w:val="none" w:sz="0" w:space="0" w:color="auto" w:frame="1"/>
          <w:shd w:val="clear" w:color="auto" w:fill="EFF0F1"/>
        </w:rPr>
        <w:t xml:space="preserve"> buffer pool(s) </w:t>
      </w:r>
      <w:r w:rsidRPr="0071518F">
        <w:rPr>
          <w:rFonts w:ascii="inherit" w:eastAsia="Times New Roman" w:hAnsi="inherit" w:cs="Courier New"/>
          <w:color w:val="101094"/>
          <w:sz w:val="18"/>
          <w:szCs w:val="20"/>
          <w:bdr w:val="none" w:sz="0" w:space="0" w:color="auto" w:frame="1"/>
          <w:shd w:val="clear" w:color="auto" w:fill="EFF0F1"/>
        </w:rPr>
        <w:t>from</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var</w:t>
      </w:r>
      <w:r w:rsidRPr="0071518F">
        <w:rPr>
          <w:rFonts w:ascii="inherit" w:eastAsia="Times New Roman" w:hAnsi="inherit" w:cs="Courier New"/>
          <w:color w:val="303336"/>
          <w:sz w:val="18"/>
          <w:szCs w:val="20"/>
          <w:bdr w:val="none" w:sz="0" w:space="0" w:color="auto" w:frame="1"/>
          <w:shd w:val="clear" w:color="auto" w:fill="EFF0F1"/>
        </w:rPr>
        <w:t>/lib/mysql/ib_buffer_pool</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18.424144Z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InnoDB</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Buffer</w:t>
      </w:r>
      <w:r w:rsidRPr="0071518F">
        <w:rPr>
          <w:rFonts w:ascii="inherit" w:eastAsia="Times New Roman" w:hAnsi="inherit" w:cs="Courier New"/>
          <w:color w:val="303336"/>
          <w:sz w:val="18"/>
          <w:szCs w:val="20"/>
          <w:bdr w:val="none" w:sz="0" w:space="0" w:color="auto" w:frame="1"/>
          <w:shd w:val="clear" w:color="auto" w:fill="EFF0F1"/>
        </w:rPr>
        <w:t xml:space="preserve"> pool(s) load completed at </w:t>
      </w:r>
      <w:r w:rsidRPr="0071518F">
        <w:rPr>
          <w:rFonts w:ascii="inherit" w:eastAsia="Times New Roman" w:hAnsi="inherit" w:cs="Courier New"/>
          <w:color w:val="7D2727"/>
          <w:sz w:val="18"/>
          <w:szCs w:val="20"/>
          <w:bdr w:val="none" w:sz="0" w:space="0" w:color="auto" w:frame="1"/>
          <w:shd w:val="clear" w:color="auto" w:fill="EFF0F1"/>
        </w:rPr>
        <w:t>161016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18.425607Z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Warning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Failed</w:t>
      </w:r>
      <w:r w:rsidRPr="0071518F">
        <w:rPr>
          <w:rFonts w:ascii="inherit" w:eastAsia="Times New Roman" w:hAnsi="inherit" w:cs="Courier New"/>
          <w:color w:val="303336"/>
          <w:sz w:val="18"/>
          <w:szCs w:val="20"/>
          <w:bdr w:val="none" w:sz="0" w:space="0" w:color="auto" w:frame="1"/>
          <w:shd w:val="clear" w:color="auto" w:fill="EFF0F1"/>
        </w:rPr>
        <w:t xml:space="preserve"> to </w:t>
      </w:r>
      <w:r w:rsidRPr="0071518F">
        <w:rPr>
          <w:rFonts w:ascii="inherit" w:eastAsia="Times New Roman" w:hAnsi="inherit" w:cs="Courier New"/>
          <w:color w:val="101094"/>
          <w:sz w:val="18"/>
          <w:szCs w:val="20"/>
          <w:bdr w:val="none" w:sz="0" w:space="0" w:color="auto" w:frame="1"/>
          <w:shd w:val="clear" w:color="auto" w:fill="EFF0F1"/>
        </w:rPr>
        <w:t>set</w:t>
      </w:r>
      <w:r w:rsidRPr="0071518F">
        <w:rPr>
          <w:rFonts w:ascii="inherit" w:eastAsia="Times New Roman" w:hAnsi="inherit" w:cs="Courier New"/>
          <w:color w:val="303336"/>
          <w:sz w:val="18"/>
          <w:szCs w:val="20"/>
          <w:bdr w:val="none" w:sz="0" w:space="0" w:color="auto" w:frame="1"/>
          <w:shd w:val="clear" w:color="auto" w:fill="EFF0F1"/>
        </w:rPr>
        <w:t xml:space="preserve"> up SSL because of the following SSL library error: SSL context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not</w:t>
      </w:r>
      <w:r w:rsidRPr="0071518F">
        <w:rPr>
          <w:rFonts w:ascii="inherit" w:eastAsia="Times New Roman" w:hAnsi="inherit" w:cs="Courier New"/>
          <w:color w:val="303336"/>
          <w:sz w:val="18"/>
          <w:szCs w:val="20"/>
          <w:bdr w:val="none" w:sz="0" w:space="0" w:color="auto" w:frame="1"/>
          <w:shd w:val="clear" w:color="auto" w:fill="EFF0F1"/>
        </w:rPr>
        <w:t xml:space="preserve"> usable without certificate </w:t>
      </w:r>
      <w:r w:rsidRPr="0071518F">
        <w:rPr>
          <w:rFonts w:ascii="inherit" w:eastAsia="Times New Roman" w:hAnsi="inherit" w:cs="Courier New"/>
          <w:color w:val="101094"/>
          <w:sz w:val="18"/>
          <w:szCs w:val="20"/>
          <w:bdr w:val="none" w:sz="0" w:space="0" w:color="auto" w:frame="1"/>
          <w:shd w:val="clear" w:color="auto" w:fill="EFF0F1"/>
        </w:rPr>
        <w:t>and</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private</w:t>
      </w:r>
      <w:r w:rsidRPr="0071518F">
        <w:rPr>
          <w:rFonts w:ascii="inherit" w:eastAsia="Times New Roman" w:hAnsi="inherit" w:cs="Courier New"/>
          <w:color w:val="303336"/>
          <w:sz w:val="18"/>
          <w:szCs w:val="20"/>
          <w:bdr w:val="none" w:sz="0" w:space="0" w:color="auto" w:frame="1"/>
          <w:shd w:val="clear" w:color="auto" w:fill="EFF0F1"/>
        </w:rPr>
        <w:t xml:space="preserve"> key</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18.427018Z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Server</w:t>
      </w:r>
      <w:r w:rsidRPr="0071518F">
        <w:rPr>
          <w:rFonts w:ascii="inherit" w:eastAsia="Times New Roman" w:hAnsi="inherit" w:cs="Courier New"/>
          <w:color w:val="303336"/>
          <w:sz w:val="18"/>
          <w:szCs w:val="20"/>
          <w:bdr w:val="none" w:sz="0" w:space="0" w:color="auto" w:frame="1"/>
          <w:shd w:val="clear" w:color="auto" w:fill="EFF0F1"/>
        </w:rPr>
        <w:t xml:space="preserve"> hostname (bind-address): </w:t>
      </w:r>
      <w:r w:rsidRPr="0071518F">
        <w:rPr>
          <w:rFonts w:ascii="inherit" w:eastAsia="Times New Roman" w:hAnsi="inherit" w:cs="Courier New"/>
          <w:color w:val="7D2727"/>
          <w:sz w:val="18"/>
          <w:szCs w:val="20"/>
          <w:bdr w:val="none" w:sz="0" w:space="0" w:color="auto" w:frame="1"/>
          <w:shd w:val="clear" w:color="auto" w:fill="EFF0F1"/>
        </w:rPr>
        <w:t>'*'</w:t>
      </w:r>
      <w:r w:rsidRPr="0071518F">
        <w:rPr>
          <w:rFonts w:ascii="inherit" w:eastAsia="Times New Roman" w:hAnsi="inherit" w:cs="Courier New"/>
          <w:color w:val="303336"/>
          <w:sz w:val="18"/>
          <w:szCs w:val="20"/>
          <w:bdr w:val="none" w:sz="0" w:space="0" w:color="auto" w:frame="1"/>
          <w:shd w:val="clear" w:color="auto" w:fill="EFF0F1"/>
        </w:rPr>
        <w:t xml:space="preserve">; port: </w:t>
      </w:r>
      <w:r w:rsidRPr="0071518F">
        <w:rPr>
          <w:rFonts w:ascii="inherit" w:eastAsia="Times New Roman" w:hAnsi="inherit" w:cs="Courier New"/>
          <w:color w:val="7D2727"/>
          <w:sz w:val="18"/>
          <w:szCs w:val="20"/>
          <w:bdr w:val="none" w:sz="0" w:space="0" w:color="auto" w:frame="1"/>
          <w:shd w:val="clear" w:color="auto" w:fill="EFF0F1"/>
        </w:rPr>
        <w:t>3306</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18.427581Z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IPv6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101094"/>
          <w:sz w:val="18"/>
          <w:szCs w:val="20"/>
          <w:bdr w:val="none" w:sz="0" w:space="0" w:color="auto" w:frame="1"/>
          <w:shd w:val="clear" w:color="auto" w:fill="EFF0F1"/>
        </w:rPr>
        <w:t>is</w:t>
      </w:r>
      <w:r w:rsidRPr="0071518F">
        <w:rPr>
          <w:rFonts w:ascii="inherit" w:eastAsia="Times New Roman" w:hAnsi="inherit" w:cs="Courier New"/>
          <w:color w:val="303336"/>
          <w:sz w:val="18"/>
          <w:szCs w:val="20"/>
          <w:bdr w:val="none" w:sz="0" w:space="0" w:color="auto" w:frame="1"/>
          <w:shd w:val="clear" w:color="auto" w:fill="EFF0F1"/>
        </w:rPr>
        <w:t xml:space="preserve"> available.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18.427749Z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 </w:t>
      </w:r>
      <w:r w:rsidRPr="0071518F">
        <w:rPr>
          <w:rFonts w:ascii="inherit" w:eastAsia="Times New Roman" w:hAnsi="inherit" w:cs="Courier New"/>
          <w:color w:val="7D2727"/>
          <w:sz w:val="18"/>
          <w:szCs w:val="20"/>
          <w:bdr w:val="none" w:sz="0" w:space="0" w:color="auto" w:frame="1"/>
          <w:shd w:val="clear" w:color="auto" w:fill="EFF0F1"/>
        </w:rPr>
        <w:t>'::'</w:t>
      </w:r>
      <w:r w:rsidRPr="0071518F">
        <w:rPr>
          <w:rFonts w:ascii="inherit" w:eastAsia="Times New Roman" w:hAnsi="inherit" w:cs="Courier New"/>
          <w:color w:val="303336"/>
          <w:sz w:val="18"/>
          <w:szCs w:val="20"/>
          <w:bdr w:val="none" w:sz="0" w:space="0" w:color="auto" w:frame="1"/>
          <w:shd w:val="clear" w:color="auto" w:fill="EFF0F1"/>
        </w:rPr>
        <w:t xml:space="preserve"> resolves to </w:t>
      </w:r>
      <w:r w:rsidRPr="0071518F">
        <w:rPr>
          <w:rFonts w:ascii="inherit" w:eastAsia="Times New Roman" w:hAnsi="inherit" w:cs="Courier New"/>
          <w:color w:val="7D2727"/>
          <w:sz w:val="18"/>
          <w:szCs w:val="20"/>
          <w:bdr w:val="none" w:sz="0" w:space="0" w:color="auto" w:frame="1"/>
          <w:shd w:val="clear" w:color="auto" w:fill="EFF0F1"/>
        </w:rPr>
        <w:t>'::'</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18.428019Z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Server</w:t>
      </w:r>
      <w:r w:rsidRPr="0071518F">
        <w:rPr>
          <w:rFonts w:ascii="inherit" w:eastAsia="Times New Roman" w:hAnsi="inherit" w:cs="Courier New"/>
          <w:color w:val="303336"/>
          <w:sz w:val="18"/>
          <w:szCs w:val="20"/>
          <w:bdr w:val="none" w:sz="0" w:space="0" w:color="auto" w:frame="1"/>
          <w:shd w:val="clear" w:color="auto" w:fill="EFF0F1"/>
        </w:rPr>
        <w:t xml:space="preserve"> socket created on IP: </w:t>
      </w:r>
      <w:r w:rsidRPr="0071518F">
        <w:rPr>
          <w:rFonts w:ascii="inherit" w:eastAsia="Times New Roman" w:hAnsi="inherit" w:cs="Courier New"/>
          <w:color w:val="7D2727"/>
          <w:sz w:val="18"/>
          <w:szCs w:val="20"/>
          <w:bdr w:val="none" w:sz="0" w:space="0" w:color="auto" w:frame="1"/>
          <w:shd w:val="clear" w:color="auto" w:fill="EFF0F1"/>
        </w:rPr>
        <w:t>'::'</w:t>
      </w:r>
      <w:r w:rsidRPr="0071518F">
        <w:rPr>
          <w:rFonts w:ascii="inherit" w:eastAsia="Times New Roman" w:hAnsi="inherit" w:cs="Courier New"/>
          <w:color w:val="303336"/>
          <w:sz w:val="18"/>
          <w:szCs w:val="20"/>
          <w:bdr w:val="none" w:sz="0" w:space="0" w:color="auto" w:frame="1"/>
          <w:shd w:val="clear" w:color="auto" w:fill="EFF0F1"/>
        </w:rPr>
        <w:t>.</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18.456023Z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Warning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'db'</w:t>
      </w:r>
      <w:r w:rsidRPr="0071518F">
        <w:rPr>
          <w:rFonts w:ascii="inherit" w:eastAsia="Times New Roman" w:hAnsi="inherit" w:cs="Courier New"/>
          <w:color w:val="303336"/>
          <w:sz w:val="18"/>
          <w:szCs w:val="20"/>
          <w:bdr w:val="none" w:sz="0" w:space="0" w:color="auto" w:frame="1"/>
          <w:shd w:val="clear" w:color="auto" w:fill="EFF0F1"/>
        </w:rPr>
        <w:t xml:space="preserve"> entry </w:t>
      </w:r>
      <w:r w:rsidRPr="0071518F">
        <w:rPr>
          <w:rFonts w:ascii="inherit" w:eastAsia="Times New Roman" w:hAnsi="inherit" w:cs="Courier New"/>
          <w:color w:val="7D2727"/>
          <w:sz w:val="18"/>
          <w:szCs w:val="20"/>
          <w:bdr w:val="none" w:sz="0" w:space="0" w:color="auto" w:frame="1"/>
          <w:shd w:val="clear" w:color="auto" w:fill="EFF0F1"/>
        </w:rPr>
        <w:t>'sys mysql.sys@localhost'</w:t>
      </w:r>
      <w:r w:rsidRPr="0071518F">
        <w:rPr>
          <w:rFonts w:ascii="inherit" w:eastAsia="Times New Roman" w:hAnsi="inherit" w:cs="Courier New"/>
          <w:color w:val="303336"/>
          <w:sz w:val="18"/>
          <w:szCs w:val="20"/>
          <w:bdr w:val="none" w:sz="0" w:space="0" w:color="auto" w:frame="1"/>
          <w:shd w:val="clear" w:color="auto" w:fill="EFF0F1"/>
        </w:rPr>
        <w:t xml:space="preserve"> ignored </w:t>
      </w:r>
      <w:r w:rsidRPr="0071518F">
        <w:rPr>
          <w:rFonts w:ascii="inherit" w:eastAsia="Times New Roman" w:hAnsi="inherit" w:cs="Courier New"/>
          <w:color w:val="101094"/>
          <w:sz w:val="18"/>
          <w:szCs w:val="20"/>
          <w:bdr w:val="none" w:sz="0" w:space="0" w:color="auto" w:frame="1"/>
          <w:shd w:val="clear" w:color="auto" w:fill="EFF0F1"/>
        </w:rPr>
        <w:t>in</w:t>
      </w:r>
      <w:r w:rsidRPr="0071518F">
        <w:rPr>
          <w:rFonts w:ascii="inherit" w:eastAsia="Times New Roman" w:hAnsi="inherit" w:cs="Courier New"/>
          <w:color w:val="303336"/>
          <w:sz w:val="18"/>
          <w:szCs w:val="20"/>
          <w:bdr w:val="none" w:sz="0" w:space="0" w:color="auto" w:frame="1"/>
          <w:shd w:val="clear" w:color="auto" w:fill="EFF0F1"/>
        </w:rPr>
        <w:t xml:space="preserve"> --skip-name-resolve mode.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18.456354Z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Warning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'proxies_priv'</w:t>
      </w:r>
      <w:r w:rsidRPr="0071518F">
        <w:rPr>
          <w:rFonts w:ascii="inherit" w:eastAsia="Times New Roman" w:hAnsi="inherit" w:cs="Courier New"/>
          <w:color w:val="303336"/>
          <w:sz w:val="18"/>
          <w:szCs w:val="20"/>
          <w:bdr w:val="none" w:sz="0" w:space="0" w:color="auto" w:frame="1"/>
          <w:shd w:val="clear" w:color="auto" w:fill="EFF0F1"/>
        </w:rPr>
        <w:t xml:space="preserve"> entry </w:t>
      </w:r>
      <w:r w:rsidRPr="0071518F">
        <w:rPr>
          <w:rFonts w:ascii="inherit" w:eastAsia="Times New Roman" w:hAnsi="inherit" w:cs="Courier New"/>
          <w:color w:val="7D2727"/>
          <w:sz w:val="18"/>
          <w:szCs w:val="20"/>
          <w:bdr w:val="none" w:sz="0" w:space="0" w:color="auto" w:frame="1"/>
          <w:shd w:val="clear" w:color="auto" w:fill="EFF0F1"/>
        </w:rPr>
        <w:t>'@ root@localhost'</w:t>
      </w:r>
      <w:r w:rsidRPr="0071518F">
        <w:rPr>
          <w:rFonts w:ascii="inherit" w:eastAsia="Times New Roman" w:hAnsi="inherit" w:cs="Courier New"/>
          <w:color w:val="303336"/>
          <w:sz w:val="18"/>
          <w:szCs w:val="20"/>
          <w:bdr w:val="none" w:sz="0" w:space="0" w:color="auto" w:frame="1"/>
          <w:shd w:val="clear" w:color="auto" w:fill="EFF0F1"/>
        </w:rPr>
        <w:t xml:space="preserve"> ignored </w:t>
      </w:r>
      <w:r w:rsidRPr="0071518F">
        <w:rPr>
          <w:rFonts w:ascii="inherit" w:eastAsia="Times New Roman" w:hAnsi="inherit" w:cs="Courier New"/>
          <w:color w:val="101094"/>
          <w:sz w:val="18"/>
          <w:szCs w:val="20"/>
          <w:bdr w:val="none" w:sz="0" w:space="0" w:color="auto" w:frame="1"/>
          <w:shd w:val="clear" w:color="auto" w:fill="EFF0F1"/>
        </w:rPr>
        <w:t>in</w:t>
      </w:r>
      <w:r w:rsidRPr="0071518F">
        <w:rPr>
          <w:rFonts w:ascii="inherit" w:eastAsia="Times New Roman" w:hAnsi="inherit" w:cs="Courier New"/>
          <w:color w:val="303336"/>
          <w:sz w:val="18"/>
          <w:szCs w:val="20"/>
          <w:bdr w:val="none" w:sz="0" w:space="0" w:color="auto" w:frame="1"/>
          <w:shd w:val="clear" w:color="auto" w:fill="EFF0F1"/>
        </w:rPr>
        <w:t xml:space="preserve"> --skip-name-resolve mode.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18.480237Z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Warning</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'tables_priv'</w:t>
      </w:r>
      <w:r w:rsidRPr="0071518F">
        <w:rPr>
          <w:rFonts w:ascii="inherit" w:eastAsia="Times New Roman" w:hAnsi="inherit" w:cs="Courier New"/>
          <w:color w:val="303336"/>
          <w:sz w:val="18"/>
          <w:szCs w:val="20"/>
          <w:bdr w:val="none" w:sz="0" w:space="0" w:color="auto" w:frame="1"/>
          <w:shd w:val="clear" w:color="auto" w:fill="EFF0F1"/>
        </w:rPr>
        <w:t xml:space="preserve"> entry </w:t>
      </w:r>
      <w:r w:rsidRPr="0071518F">
        <w:rPr>
          <w:rFonts w:ascii="inherit" w:eastAsia="Times New Roman" w:hAnsi="inherit" w:cs="Courier New"/>
          <w:color w:val="7D2727"/>
          <w:sz w:val="18"/>
          <w:szCs w:val="20"/>
          <w:bdr w:val="none" w:sz="0" w:space="0" w:color="auto" w:frame="1"/>
          <w:shd w:val="clear" w:color="auto" w:fill="EFF0F1"/>
        </w:rPr>
        <w:t>'sys_config mysql.sys@localhost'</w:t>
      </w:r>
      <w:r w:rsidRPr="0071518F">
        <w:rPr>
          <w:rFonts w:ascii="inherit" w:eastAsia="Times New Roman" w:hAnsi="inherit" w:cs="Courier New"/>
          <w:color w:val="303336"/>
          <w:sz w:val="18"/>
          <w:szCs w:val="20"/>
          <w:bdr w:val="none" w:sz="0" w:space="0" w:color="auto" w:frame="1"/>
          <w:shd w:val="clear" w:color="auto" w:fill="EFF0F1"/>
        </w:rPr>
        <w:t xml:space="preserve"> ignored </w:t>
      </w:r>
      <w:r w:rsidRPr="0071518F">
        <w:rPr>
          <w:rFonts w:ascii="inherit" w:eastAsia="Times New Roman" w:hAnsi="inherit" w:cs="Courier New"/>
          <w:color w:val="101094"/>
          <w:sz w:val="18"/>
          <w:szCs w:val="20"/>
          <w:bdr w:val="none" w:sz="0" w:space="0" w:color="auto" w:frame="1"/>
          <w:shd w:val="clear" w:color="auto" w:fill="EFF0F1"/>
        </w:rPr>
        <w:t>in</w:t>
      </w:r>
      <w:r w:rsidRPr="0071518F">
        <w:rPr>
          <w:rFonts w:ascii="inherit" w:eastAsia="Times New Roman" w:hAnsi="inherit" w:cs="Courier New"/>
          <w:color w:val="303336"/>
          <w:sz w:val="18"/>
          <w:szCs w:val="20"/>
          <w:bdr w:val="none" w:sz="0" w:space="0" w:color="auto" w:frame="1"/>
          <w:shd w:val="clear" w:color="auto" w:fill="EFF0F1"/>
        </w:rPr>
        <w:t xml:space="preserve"> --skip-name-resolve mode.</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18.488758Z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Event</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Scheduler</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Loaded</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events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7D2727"/>
          <w:sz w:val="18"/>
          <w:szCs w:val="20"/>
          <w:bdr w:val="none" w:sz="0" w:space="0" w:color="auto" w:frame="1"/>
          <w:shd w:val="clear" w:color="auto" w:fill="EFF0F1"/>
        </w:rPr>
        <w:t>2016</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16T20</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21</w:t>
      </w:r>
      <w:r w:rsidRPr="0071518F">
        <w:rPr>
          <w:rFonts w:ascii="inherit" w:eastAsia="Times New Roman" w:hAnsi="inherit" w:cs="Courier New"/>
          <w:color w:val="303336"/>
          <w:sz w:val="18"/>
          <w:szCs w:val="20"/>
          <w:bdr w:val="none" w:sz="0" w:space="0" w:color="auto" w:frame="1"/>
          <w:shd w:val="clear" w:color="auto" w:fill="EFF0F1"/>
        </w:rPr>
        <w:t>:</w:t>
      </w:r>
      <w:r w:rsidRPr="0071518F">
        <w:rPr>
          <w:rFonts w:ascii="inherit" w:eastAsia="Times New Roman" w:hAnsi="inherit" w:cs="Courier New"/>
          <w:color w:val="7D2727"/>
          <w:sz w:val="18"/>
          <w:szCs w:val="20"/>
          <w:bdr w:val="none" w:sz="0" w:space="0" w:color="auto" w:frame="1"/>
          <w:shd w:val="clear" w:color="auto" w:fill="EFF0F1"/>
        </w:rPr>
        <w:t>18.490880Z</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0</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Note</w:t>
      </w:r>
      <w:r w:rsidRPr="0071518F">
        <w:rPr>
          <w:rFonts w:ascii="inherit" w:eastAsia="Times New Roman" w:hAnsi="inherit" w:cs="Courier New"/>
          <w:color w:val="303336"/>
          <w:sz w:val="18"/>
          <w:szCs w:val="20"/>
          <w:bdr w:val="none" w:sz="0" w:space="0" w:color="auto" w:frame="1"/>
          <w:shd w:val="clear" w:color="auto" w:fill="EFF0F1"/>
        </w:rPr>
        <w:t xml:space="preserve">] mysqld: ready </w:t>
      </w:r>
      <w:r w:rsidRPr="0071518F">
        <w:rPr>
          <w:rFonts w:ascii="inherit" w:eastAsia="Times New Roman" w:hAnsi="inherit" w:cs="Courier New"/>
          <w:color w:val="101094"/>
          <w:sz w:val="18"/>
          <w:szCs w:val="20"/>
          <w:bdr w:val="none" w:sz="0" w:space="0" w:color="auto" w:frame="1"/>
          <w:shd w:val="clear" w:color="auto" w:fill="EFF0F1"/>
        </w:rPr>
        <w:t>for</w:t>
      </w:r>
      <w:r w:rsidRPr="0071518F">
        <w:rPr>
          <w:rFonts w:ascii="inherit" w:eastAsia="Times New Roman" w:hAnsi="inherit" w:cs="Courier New"/>
          <w:color w:val="303336"/>
          <w:sz w:val="18"/>
          <w:szCs w:val="20"/>
          <w:bdr w:val="none" w:sz="0" w:space="0" w:color="auto" w:frame="1"/>
          <w:shd w:val="clear" w:color="auto" w:fill="EFF0F1"/>
        </w:rPr>
        <w:t xml:space="preserve"> connections.</w:t>
      </w:r>
    </w:p>
    <w:p w:rsidR="0071518F" w:rsidRPr="0071518F" w:rsidRDefault="0071518F" w:rsidP="007151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71518F">
        <w:rPr>
          <w:rFonts w:ascii="inherit" w:eastAsia="Times New Roman" w:hAnsi="inherit" w:cs="Courier New"/>
          <w:color w:val="303336"/>
          <w:sz w:val="18"/>
          <w:szCs w:val="20"/>
          <w:bdr w:val="none" w:sz="0" w:space="0" w:color="auto" w:frame="1"/>
          <w:shd w:val="clear" w:color="auto" w:fill="EFF0F1"/>
        </w:rPr>
        <w:t xml:space="preserve">mysql_1  | </w:t>
      </w:r>
      <w:r w:rsidRPr="0071518F">
        <w:rPr>
          <w:rFonts w:ascii="inherit" w:eastAsia="Times New Roman" w:hAnsi="inherit" w:cs="Courier New"/>
          <w:color w:val="2B91AF"/>
          <w:sz w:val="18"/>
          <w:szCs w:val="20"/>
          <w:bdr w:val="none" w:sz="0" w:space="0" w:color="auto" w:frame="1"/>
          <w:shd w:val="clear" w:color="auto" w:fill="EFF0F1"/>
        </w:rPr>
        <w:t>Version</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7D2727"/>
          <w:sz w:val="18"/>
          <w:szCs w:val="20"/>
          <w:bdr w:val="none" w:sz="0" w:space="0" w:color="auto" w:frame="1"/>
          <w:shd w:val="clear" w:color="auto" w:fill="EFF0F1"/>
        </w:rPr>
        <w:t>'5.7.16'</w:t>
      </w:r>
      <w:r w:rsidRPr="0071518F">
        <w:rPr>
          <w:rFonts w:ascii="inherit" w:eastAsia="Times New Roman" w:hAnsi="inherit" w:cs="Courier New"/>
          <w:color w:val="303336"/>
          <w:sz w:val="18"/>
          <w:szCs w:val="20"/>
          <w:bdr w:val="none" w:sz="0" w:space="0" w:color="auto" w:frame="1"/>
          <w:shd w:val="clear" w:color="auto" w:fill="EFF0F1"/>
        </w:rPr>
        <w:t xml:space="preserve">  socket: </w:t>
      </w:r>
      <w:r w:rsidRPr="0071518F">
        <w:rPr>
          <w:rFonts w:ascii="inherit" w:eastAsia="Times New Roman" w:hAnsi="inherit" w:cs="Courier New"/>
          <w:color w:val="7D2727"/>
          <w:sz w:val="18"/>
          <w:szCs w:val="20"/>
          <w:bdr w:val="none" w:sz="0" w:space="0" w:color="auto" w:frame="1"/>
          <w:shd w:val="clear" w:color="auto" w:fill="EFF0F1"/>
        </w:rPr>
        <w:t>'/var/run/mysqld/mysqld.sock'</w:t>
      </w:r>
      <w:r w:rsidRPr="0071518F">
        <w:rPr>
          <w:rFonts w:ascii="inherit" w:eastAsia="Times New Roman" w:hAnsi="inherit" w:cs="Courier New"/>
          <w:color w:val="303336"/>
          <w:sz w:val="18"/>
          <w:szCs w:val="20"/>
          <w:bdr w:val="none" w:sz="0" w:space="0" w:color="auto" w:frame="1"/>
          <w:shd w:val="clear" w:color="auto" w:fill="EFF0F1"/>
        </w:rPr>
        <w:t xml:space="preserve">  port: </w:t>
      </w:r>
      <w:r w:rsidRPr="0071518F">
        <w:rPr>
          <w:rFonts w:ascii="inherit" w:eastAsia="Times New Roman" w:hAnsi="inherit" w:cs="Courier New"/>
          <w:color w:val="7D2727"/>
          <w:sz w:val="18"/>
          <w:szCs w:val="20"/>
          <w:bdr w:val="none" w:sz="0" w:space="0" w:color="auto" w:frame="1"/>
          <w:shd w:val="clear" w:color="auto" w:fill="EFF0F1"/>
        </w:rPr>
        <w:t>3306</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MySQL</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Community</w:t>
      </w:r>
      <w:r w:rsidRPr="0071518F">
        <w:rPr>
          <w:rFonts w:ascii="inherit" w:eastAsia="Times New Roman" w:hAnsi="inherit" w:cs="Courier New"/>
          <w:color w:val="303336"/>
          <w:sz w:val="18"/>
          <w:szCs w:val="20"/>
          <w:bdr w:val="none" w:sz="0" w:space="0" w:color="auto" w:frame="1"/>
          <w:shd w:val="clear" w:color="auto" w:fill="EFF0F1"/>
        </w:rPr>
        <w:t xml:space="preserve"> </w:t>
      </w:r>
      <w:r w:rsidRPr="0071518F">
        <w:rPr>
          <w:rFonts w:ascii="inherit" w:eastAsia="Times New Roman" w:hAnsi="inherit" w:cs="Courier New"/>
          <w:color w:val="2B91AF"/>
          <w:sz w:val="18"/>
          <w:szCs w:val="20"/>
          <w:bdr w:val="none" w:sz="0" w:space="0" w:color="auto" w:frame="1"/>
          <w:shd w:val="clear" w:color="auto" w:fill="EFF0F1"/>
        </w:rPr>
        <w:t>Server</w:t>
      </w:r>
      <w:r w:rsidRPr="0071518F">
        <w:rPr>
          <w:rFonts w:ascii="inherit" w:eastAsia="Times New Roman" w:hAnsi="inherit" w:cs="Courier New"/>
          <w:color w:val="303336"/>
          <w:sz w:val="18"/>
          <w:szCs w:val="20"/>
          <w:bdr w:val="none" w:sz="0" w:space="0" w:color="auto" w:frame="1"/>
          <w:shd w:val="clear" w:color="auto" w:fill="EFF0F1"/>
        </w:rPr>
        <w:t xml:space="preserve"> (GPL)</w:t>
      </w:r>
    </w:p>
    <w:p w:rsidR="0071518F" w:rsidRPr="0071518F" w:rsidRDefault="0071518F" w:rsidP="0071518F">
      <w:pPr>
        <w:shd w:val="clear" w:color="auto" w:fill="FFFFFF"/>
        <w:spacing w:after="0" w:line="240" w:lineRule="auto"/>
        <w:textAlignment w:val="baseline"/>
        <w:rPr>
          <w:rFonts w:ascii="Arial" w:eastAsia="Times New Roman" w:hAnsi="Arial" w:cs="Arial"/>
          <w:color w:val="242729"/>
          <w:szCs w:val="23"/>
        </w:rPr>
      </w:pPr>
      <w:r w:rsidRPr="0071518F">
        <w:rPr>
          <w:rFonts w:ascii="Arial" w:eastAsia="Times New Roman" w:hAnsi="Arial" w:cs="Arial"/>
          <w:color w:val="242729"/>
          <w:szCs w:val="23"/>
        </w:rPr>
        <w:t>From my research, I've tried connecting using both </w:t>
      </w:r>
      <w:r w:rsidRPr="0071518F">
        <w:rPr>
          <w:rFonts w:ascii="Consolas" w:eastAsia="Times New Roman" w:hAnsi="Consolas" w:cs="Courier New"/>
          <w:color w:val="242729"/>
          <w:sz w:val="18"/>
          <w:szCs w:val="20"/>
          <w:bdr w:val="none" w:sz="0" w:space="0" w:color="auto" w:frame="1"/>
          <w:shd w:val="clear" w:color="auto" w:fill="EFF0F1"/>
        </w:rPr>
        <w:t>localhost</w:t>
      </w:r>
      <w:r w:rsidRPr="0071518F">
        <w:rPr>
          <w:rFonts w:ascii="Arial" w:eastAsia="Times New Roman" w:hAnsi="Arial" w:cs="Arial"/>
          <w:color w:val="242729"/>
          <w:szCs w:val="23"/>
        </w:rPr>
        <w:t> and </w:t>
      </w:r>
      <w:r w:rsidRPr="0071518F">
        <w:rPr>
          <w:rFonts w:ascii="Consolas" w:eastAsia="Times New Roman" w:hAnsi="Consolas" w:cs="Courier New"/>
          <w:color w:val="242729"/>
          <w:sz w:val="18"/>
          <w:szCs w:val="20"/>
          <w:bdr w:val="none" w:sz="0" w:space="0" w:color="auto" w:frame="1"/>
          <w:shd w:val="clear" w:color="auto" w:fill="EFF0F1"/>
        </w:rPr>
        <w:t>127.0.0.1</w:t>
      </w:r>
      <w:r w:rsidRPr="0071518F">
        <w:rPr>
          <w:rFonts w:ascii="Arial" w:eastAsia="Times New Roman" w:hAnsi="Arial" w:cs="Arial"/>
          <w:color w:val="242729"/>
          <w:szCs w:val="23"/>
        </w:rPr>
        <w:t> since they're technically treated differently. It could also be something related to trying to talk via sockets instead of TCP. Ideally I would like a solution that I can bake into my Dockerfiles so I don't have to worry about remembering commands or how I did something.</w:t>
      </w:r>
    </w:p>
    <w:p w:rsidR="0097617D" w:rsidRPr="0097617D" w:rsidRDefault="0071518F" w:rsidP="0097617D">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----&gt;</w:t>
      </w:r>
      <w:r w:rsidR="0097617D">
        <w:rPr>
          <w:rFonts w:ascii="Arial" w:eastAsia="Times New Roman" w:hAnsi="Arial" w:cs="Arial"/>
          <w:color w:val="242729"/>
          <w:sz w:val="16"/>
          <w:szCs w:val="23"/>
        </w:rPr>
        <w:t>--</w:t>
      </w:r>
      <w:r w:rsidR="0097617D"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Well, what is mysql set up to listen on? Port 3306 (default for TCP) or a socket file? – Devon Oct 16 '16 at 20:25</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Based on my comment above (you have to scroll right to see it) 0.0.0.0:32777-&gt;3306/tcp – roundtheworld Oct 16 '16 at 21:39</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71518F"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Edited to include my Docker compose file. – roundtheworld Oct 16 '16 at 22:43</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16"/>
          <w:szCs w:val="23"/>
        </w:rPr>
        <w:t>-</w:t>
      </w:r>
      <w:r w:rsidRPr="0097617D">
        <w:rPr>
          <w:rFonts w:ascii="Arial" w:hAnsi="Arial" w:cs="Arial"/>
          <w:color w:val="242729"/>
          <w:sz w:val="16"/>
          <w:szCs w:val="23"/>
        </w:rPr>
        <w:sym w:font="Wingdings" w:char="F0E0"/>
      </w:r>
      <w:r w:rsidRPr="0097617D">
        <w:rPr>
          <w:rFonts w:ascii="Arial" w:hAnsi="Arial" w:cs="Arial"/>
          <w:color w:val="242729"/>
          <w:sz w:val="22"/>
          <w:szCs w:val="23"/>
        </w:rPr>
        <w:t>As someone pointed out in the comments, the docker-compose file you provided is very relevant to your question.</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The documentation for </w:t>
      </w:r>
      <w:hyperlink r:id="rId188" w:anchor="links" w:history="1">
        <w:r w:rsidRPr="0097617D">
          <w:rPr>
            <w:rStyle w:val="HTMLCode"/>
            <w:rFonts w:ascii="Consolas" w:hAnsi="Consolas"/>
            <w:color w:val="005999"/>
            <w:sz w:val="18"/>
            <w:bdr w:val="none" w:sz="0" w:space="0" w:color="auto" w:frame="1"/>
            <w:shd w:val="clear" w:color="auto" w:fill="EFF0F1"/>
          </w:rPr>
          <w:t>links</w:t>
        </w:r>
      </w:hyperlink>
      <w:r w:rsidRPr="0097617D">
        <w:rPr>
          <w:rFonts w:ascii="Arial" w:hAnsi="Arial" w:cs="Arial"/>
          <w:color w:val="242729"/>
          <w:sz w:val="22"/>
          <w:szCs w:val="23"/>
        </w:rPr>
        <w:t> in docker-compose files says</w:t>
      </w:r>
    </w:p>
    <w:p w:rsidR="0097617D" w:rsidRPr="0097617D" w:rsidRDefault="0097617D" w:rsidP="0097617D">
      <w:pPr>
        <w:pStyle w:val="NormalWeb"/>
        <w:shd w:val="clear" w:color="auto" w:fill="FFF8DC"/>
        <w:spacing w:before="0" w:beforeAutospacing="0" w:after="0" w:afterAutospacing="0"/>
        <w:textAlignment w:val="baseline"/>
        <w:rPr>
          <w:rFonts w:ascii="inherit" w:hAnsi="inherit" w:cs="Arial"/>
          <w:color w:val="242729"/>
          <w:sz w:val="21"/>
          <w:szCs w:val="23"/>
        </w:rPr>
      </w:pPr>
      <w:r w:rsidRPr="0097617D">
        <w:rPr>
          <w:rFonts w:ascii="inherit" w:hAnsi="inherit" w:cs="Arial"/>
          <w:color w:val="242729"/>
          <w:sz w:val="21"/>
          <w:szCs w:val="23"/>
        </w:rPr>
        <w:t>Containers for the linked service will be reachable at a hostname identical to the alias, or the service name if no alias was specified.</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In your case, the database container is named </w:t>
      </w:r>
      <w:r w:rsidRPr="0097617D">
        <w:rPr>
          <w:rStyle w:val="HTMLCode"/>
          <w:rFonts w:ascii="Consolas" w:hAnsi="Consolas"/>
          <w:color w:val="242729"/>
          <w:sz w:val="18"/>
          <w:bdr w:val="none" w:sz="0" w:space="0" w:color="auto" w:frame="1"/>
          <w:shd w:val="clear" w:color="auto" w:fill="EFF0F1"/>
        </w:rPr>
        <w:t>db</w:t>
      </w:r>
      <w:r w:rsidRPr="0097617D">
        <w:rPr>
          <w:rFonts w:ascii="Arial" w:hAnsi="Arial" w:cs="Arial"/>
          <w:color w:val="242729"/>
          <w:sz w:val="22"/>
          <w:szCs w:val="23"/>
        </w:rPr>
        <w:t>, so resolving </w:t>
      </w:r>
      <w:r w:rsidRPr="0097617D">
        <w:rPr>
          <w:rStyle w:val="HTMLCode"/>
          <w:rFonts w:ascii="Consolas" w:hAnsi="Consolas"/>
          <w:color w:val="242729"/>
          <w:sz w:val="18"/>
          <w:bdr w:val="none" w:sz="0" w:space="0" w:color="auto" w:frame="1"/>
          <w:shd w:val="clear" w:color="auto" w:fill="EFF0F1"/>
        </w:rPr>
        <w:t>db</w:t>
      </w:r>
      <w:r w:rsidRPr="0097617D">
        <w:rPr>
          <w:rFonts w:ascii="Arial" w:hAnsi="Arial" w:cs="Arial"/>
          <w:color w:val="242729"/>
          <w:sz w:val="22"/>
          <w:szCs w:val="23"/>
        </w:rPr>
        <w:t> host from the PHP container should point you at the MySQL container. Replacing </w:t>
      </w:r>
      <w:r w:rsidRPr="0097617D">
        <w:rPr>
          <w:rStyle w:val="HTMLCode"/>
          <w:rFonts w:ascii="Consolas" w:hAnsi="Consolas"/>
          <w:color w:val="242729"/>
          <w:sz w:val="18"/>
          <w:bdr w:val="none" w:sz="0" w:space="0" w:color="auto" w:frame="1"/>
          <w:shd w:val="clear" w:color="auto" w:fill="EFF0F1"/>
        </w:rPr>
        <w:t>localhost</w:t>
      </w:r>
      <w:r w:rsidRPr="0097617D">
        <w:rPr>
          <w:rFonts w:ascii="Arial" w:hAnsi="Arial" w:cs="Arial"/>
          <w:color w:val="242729"/>
          <w:sz w:val="22"/>
          <w:szCs w:val="23"/>
        </w:rPr>
        <w:t> with </w:t>
      </w:r>
      <w:r w:rsidRPr="0097617D">
        <w:rPr>
          <w:rStyle w:val="HTMLCode"/>
          <w:rFonts w:ascii="Consolas" w:hAnsi="Consolas"/>
          <w:color w:val="242729"/>
          <w:sz w:val="18"/>
          <w:bdr w:val="none" w:sz="0" w:space="0" w:color="auto" w:frame="1"/>
          <w:shd w:val="clear" w:color="auto" w:fill="EFF0F1"/>
        </w:rPr>
        <w:t>db</w:t>
      </w:r>
      <w:r w:rsidRPr="0097617D">
        <w:rPr>
          <w:rFonts w:ascii="Arial" w:hAnsi="Arial" w:cs="Arial"/>
          <w:color w:val="242729"/>
          <w:sz w:val="22"/>
          <w:szCs w:val="23"/>
        </w:rPr>
        <w:t> in your config file should allow the PHP container to connect to MySQL.</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97617D">
        <w:rPr>
          <w:rFonts w:ascii="Arial" w:eastAsia="Times New Roman" w:hAnsi="Arial" w:cs="Arial"/>
          <w:color w:val="242729"/>
          <w:sz w:val="16"/>
          <w:szCs w:val="23"/>
        </w:rPr>
        <w:t>That was the piece of information that I was missing/didn't understand; that the location of my database needs to match its name in my docker-compose file. I got it working! – roundtheworld Oct 17 '16 at 2:09</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I also wanted to add that I don't need the links section. My problem was 100% that fact that the location of the database in my config file was localhost when it should have been the name of my service in my yml file db. – roundtheworld Oct 17 '16 at 22:34</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1</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@roundtheworld That's true, (fairly) recently, Docker gained support for basic DNS that allows containers to find each other by name. – R0MANARMY Oct 17 '16 at</w:t>
      </w:r>
    </w:p>
    <w:p w:rsid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p>
    <w:p w:rsidR="0097617D" w:rsidRDefault="0097617D" w:rsidP="0097617D">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6"/>
          <w:szCs w:val="23"/>
        </w:rPr>
        <w:t>--</w:t>
      </w:r>
      <w:r w:rsidRPr="0097617D">
        <w:rPr>
          <w:rFonts w:ascii="Arial" w:hAnsi="Arial" w:cs="Arial"/>
          <w:color w:val="242729"/>
          <w:sz w:val="16"/>
          <w:szCs w:val="23"/>
        </w:rPr>
        <w:sym w:font="Wingdings" w:char="F0E0"/>
      </w:r>
      <w:r>
        <w:rPr>
          <w:rFonts w:ascii="Arial" w:hAnsi="Arial" w:cs="Arial"/>
          <w:color w:val="242729"/>
          <w:sz w:val="23"/>
          <w:szCs w:val="23"/>
        </w:rPr>
        <w:t>php lives on a different docker image than mysql. thus localhost and 127.0.0.1 from php do not point to mysql. you should connect to the ip of the mysql docker instance.</w:t>
      </w:r>
    </w:p>
    <w:p w:rsidR="0097617D" w:rsidRDefault="0097617D" w:rsidP="0097617D">
      <w:pPr>
        <w:pStyle w:val="NormalWeb"/>
        <w:shd w:val="clear" w:color="auto" w:fill="FFFFFF"/>
        <w:spacing w:before="0" w:beforeAutospacing="0" w:after="0" w:afterAutospacing="0"/>
        <w:textAlignment w:val="baseline"/>
        <w:rPr>
          <w:rFonts w:ascii="Arial" w:hAnsi="Arial" w:cs="Arial"/>
          <w:color w:val="242729"/>
          <w:sz w:val="23"/>
          <w:szCs w:val="23"/>
        </w:rPr>
      </w:pPr>
    </w:p>
    <w:p w:rsidR="0097617D" w:rsidRDefault="0097617D" w:rsidP="0097617D">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lastRenderedPageBreak/>
        <w:t>also make sure mysql is listening on all interfaces. In mysql.ini you need to put listen 0.0.0.0 to listen on all available interfaces. By default it only allow connections from localhost (and the php docker container is a different host).</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97617D">
        <w:rPr>
          <w:rFonts w:ascii="Arial" w:eastAsia="Times New Roman" w:hAnsi="Arial" w:cs="Arial"/>
          <w:color w:val="242729"/>
          <w:sz w:val="16"/>
          <w:szCs w:val="23"/>
        </w:rPr>
        <w:t xml:space="preserve">Don't publish unless you need it elsewhere, just another endpoint you need to secure. Link them together. docs.docker.com/compose/compose-file/#links – user2105103 Oct 16 '16 at 21:38 </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I understand that php and mysql live in different Docker images, but for sample's I found online that I built off of, I didn't see anything that did that. I was able to get this example to work which is very similar to mine: github.com/mikesir87/docker-compose-demo – roundtheworld Oct 16 '16 at 21:41</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I updated the response. Linking the containers together is what you want, then reference by link name. – user2105103 Oct 16 '16 at 21:42</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Also the docker-compose file is more relevant to your question than almost everything else supplied ;) But, that is where you want to spin them both up and link 'em. – user2105103 Oct 16 '16 at 21:44</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Yeah, I've only been playing with Docker for about a week, so I'm pretty inexperienced. If I understood your comment with correctly in my .yml file I added links: - mysql to the end and it didn't work. I tried linking the php to the mysql as well, same result. I didn't think it was necessary to link things in .yml files. – roundtheworld Oct 16 '16 at 21:56</w:t>
      </w:r>
    </w:p>
    <w:p w:rsid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p>
    <w:p w:rsidR="0097617D" w:rsidRPr="0097617D" w:rsidRDefault="0097617D" w:rsidP="0097617D">
      <w:pPr>
        <w:pStyle w:val="Heading1"/>
        <w:shd w:val="clear" w:color="auto" w:fill="FFFFFF"/>
        <w:spacing w:before="0" w:beforeAutospacing="0" w:after="0" w:afterAutospacing="0"/>
        <w:textAlignment w:val="baseline"/>
        <w:rPr>
          <w:rFonts w:ascii="Arial" w:hAnsi="Arial" w:cs="Arial"/>
          <w:color w:val="242729"/>
          <w:sz w:val="32"/>
          <w:szCs w:val="33"/>
        </w:rPr>
      </w:pPr>
      <w:r w:rsidRPr="0097617D">
        <w:rPr>
          <w:rFonts w:ascii="Arial" w:hAnsi="Arial" w:cs="Arial"/>
          <w:color w:val="242729"/>
          <w:sz w:val="14"/>
          <w:szCs w:val="23"/>
          <w:highlight w:val="yellow"/>
        </w:rPr>
        <w:t>35.)</w:t>
      </w:r>
      <w:r w:rsidRPr="0097617D">
        <w:rPr>
          <w:rFonts w:ascii="Arial" w:hAnsi="Arial" w:cs="Arial"/>
          <w:color w:val="242729"/>
          <w:sz w:val="32"/>
          <w:szCs w:val="33"/>
          <w:highlight w:val="yellow"/>
        </w:rPr>
        <w:t xml:space="preserve"> </w:t>
      </w:r>
      <w:hyperlink r:id="rId189" w:history="1">
        <w:r w:rsidRPr="0097617D">
          <w:rPr>
            <w:rStyle w:val="Hyperlink"/>
            <w:rFonts w:ascii="inherit" w:eastAsiaTheme="majorEastAsia" w:hAnsi="inherit" w:cs="Arial"/>
            <w:b w:val="0"/>
            <w:bCs w:val="0"/>
            <w:color w:val="242729"/>
            <w:sz w:val="34"/>
            <w:szCs w:val="36"/>
            <w:highlight w:val="yellow"/>
            <w:bdr w:val="none" w:sz="0" w:space="0" w:color="auto" w:frame="1"/>
          </w:rPr>
          <w:t>chown docker volumes on host (possibly through docker-compose)</w:t>
        </w:r>
      </w:hyperlink>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 w:val="23"/>
          <w:szCs w:val="23"/>
        </w:rPr>
        <w:t> </w:t>
      </w:r>
      <w:r w:rsidRPr="0097617D">
        <w:rPr>
          <w:rFonts w:ascii="Arial" w:hAnsi="Arial" w:cs="Arial"/>
          <w:color w:val="242729"/>
          <w:sz w:val="22"/>
          <w:szCs w:val="23"/>
        </w:rPr>
        <w:t>have the following example</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version: '2'</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services: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proxy:</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container_name: proxy</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hostname: proxy</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image: nginx</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ports: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- 80:80</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- 443:443</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proxy_conf:/etc/nginx</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proxy_htdocs:/usr/share/nginx/html</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proxy_conf: {}</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proxy_htdocs: {}</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which works fine. When I run </w:t>
      </w:r>
      <w:r w:rsidRPr="0097617D">
        <w:rPr>
          <w:rStyle w:val="HTMLCode"/>
          <w:rFonts w:ascii="Consolas" w:hAnsi="Consolas"/>
          <w:color w:val="242729"/>
          <w:sz w:val="18"/>
          <w:bdr w:val="none" w:sz="0" w:space="0" w:color="auto" w:frame="1"/>
          <w:shd w:val="clear" w:color="auto" w:fill="EFF0F1"/>
        </w:rPr>
        <w:t>docker-compose up</w:t>
      </w:r>
      <w:r w:rsidRPr="0097617D">
        <w:rPr>
          <w:rFonts w:ascii="Arial" w:hAnsi="Arial" w:cs="Arial"/>
          <w:color w:val="242729"/>
          <w:sz w:val="22"/>
          <w:szCs w:val="23"/>
        </w:rPr>
        <w:t> it creates those named volumes in </w:t>
      </w:r>
      <w:r w:rsidRPr="0097617D">
        <w:rPr>
          <w:rStyle w:val="HTMLCode"/>
          <w:rFonts w:ascii="Consolas" w:hAnsi="Consolas"/>
          <w:color w:val="242729"/>
          <w:sz w:val="18"/>
          <w:bdr w:val="none" w:sz="0" w:space="0" w:color="auto" w:frame="1"/>
          <w:shd w:val="clear" w:color="auto" w:fill="EFF0F1"/>
        </w:rPr>
        <w:t>/var/lib/docker/volumes</w:t>
      </w:r>
      <w:r w:rsidRPr="0097617D">
        <w:rPr>
          <w:rFonts w:ascii="Arial" w:hAnsi="Arial" w:cs="Arial"/>
          <w:color w:val="242729"/>
          <w:sz w:val="22"/>
          <w:szCs w:val="23"/>
        </w:rPr>
        <w:t> and all is good. However, from the host, I can only access </w:t>
      </w:r>
      <w:r w:rsidRPr="0097617D">
        <w:rPr>
          <w:rStyle w:val="HTMLCode"/>
          <w:rFonts w:ascii="Consolas" w:hAnsi="Consolas"/>
          <w:color w:val="242729"/>
          <w:sz w:val="18"/>
          <w:bdr w:val="none" w:sz="0" w:space="0" w:color="auto" w:frame="1"/>
          <w:shd w:val="clear" w:color="auto" w:fill="EFF0F1"/>
        </w:rPr>
        <w:t>/var/lib/docker</w:t>
      </w:r>
      <w:r w:rsidRPr="0097617D">
        <w:rPr>
          <w:rFonts w:ascii="Arial" w:hAnsi="Arial" w:cs="Arial"/>
          <w:color w:val="242729"/>
          <w:sz w:val="22"/>
          <w:szCs w:val="23"/>
        </w:rPr>
        <w:t> as root, because it's </w:t>
      </w:r>
      <w:r w:rsidRPr="0097617D">
        <w:rPr>
          <w:rStyle w:val="HTMLCode"/>
          <w:rFonts w:ascii="Consolas" w:hAnsi="Consolas"/>
          <w:color w:val="242729"/>
          <w:sz w:val="18"/>
          <w:bdr w:val="none" w:sz="0" w:space="0" w:color="auto" w:frame="1"/>
          <w:shd w:val="clear" w:color="auto" w:fill="EFF0F1"/>
        </w:rPr>
        <w:t>root:root</w:t>
      </w:r>
      <w:r w:rsidRPr="0097617D">
        <w:rPr>
          <w:rFonts w:ascii="Arial" w:hAnsi="Arial" w:cs="Arial"/>
          <w:color w:val="242729"/>
          <w:sz w:val="22"/>
          <w:szCs w:val="23"/>
        </w:rPr>
        <w:t> (makes sense). I was wondering if there is a way of </w:t>
      </w:r>
      <w:r w:rsidRPr="0097617D">
        <w:rPr>
          <w:rStyle w:val="HTMLCode"/>
          <w:rFonts w:ascii="Consolas" w:hAnsi="Consolas"/>
          <w:color w:val="242729"/>
          <w:sz w:val="18"/>
          <w:bdr w:val="none" w:sz="0" w:space="0" w:color="auto" w:frame="1"/>
          <w:shd w:val="clear" w:color="auto" w:fill="EFF0F1"/>
        </w:rPr>
        <w:t>chown</w:t>
      </w:r>
      <w:r w:rsidRPr="0097617D">
        <w:rPr>
          <w:rFonts w:ascii="Arial" w:hAnsi="Arial" w:cs="Arial"/>
          <w:color w:val="242729"/>
          <w:sz w:val="22"/>
          <w:szCs w:val="23"/>
        </w:rPr>
        <w:t>ing the host's directories to something more sensible/safe (like, my relatively unprivileged user that I use to do most things on the host) or if I just have to suck it up and </w:t>
      </w:r>
      <w:r w:rsidRPr="0097617D">
        <w:rPr>
          <w:rStyle w:val="HTMLCode"/>
          <w:rFonts w:ascii="Consolas" w:hAnsi="Consolas"/>
          <w:color w:val="242729"/>
          <w:sz w:val="18"/>
          <w:bdr w:val="none" w:sz="0" w:space="0" w:color="auto" w:frame="1"/>
          <w:shd w:val="clear" w:color="auto" w:fill="EFF0F1"/>
        </w:rPr>
        <w:t>chown</w:t>
      </w:r>
      <w:r w:rsidRPr="0097617D">
        <w:rPr>
          <w:rFonts w:ascii="Arial" w:hAnsi="Arial" w:cs="Arial"/>
          <w:color w:val="242729"/>
          <w:sz w:val="22"/>
          <w:szCs w:val="23"/>
        </w:rPr>
        <w:t>them manually. I'm starting to have a number of scripts already to work around other issues, so having an extra couple of lines won't be much of a problem, but I'd really like to keep my self-written automation minimal, if I can -- fewer chances for stupid mistakes.</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2"/>
          <w:szCs w:val="23"/>
        </w:rPr>
      </w:pPr>
      <w:r w:rsidRPr="0097617D">
        <w:rPr>
          <w:rFonts w:ascii="Arial" w:hAnsi="Arial" w:cs="Arial"/>
          <w:color w:val="242729"/>
          <w:sz w:val="22"/>
          <w:szCs w:val="23"/>
        </w:rPr>
        <w:t>By the way, no: if I mount host directories instead of creating volumes, they get overlaid, meaning that if they start empty, they stay empty, and I don't get the default configuration (or whatever) from inside the container.</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Extra points: can I just move the volumes to a more convenient location? Say, </w:t>
      </w:r>
      <w:r w:rsidRPr="0097617D">
        <w:rPr>
          <w:rStyle w:val="HTMLCode"/>
          <w:rFonts w:ascii="Consolas" w:hAnsi="Consolas"/>
          <w:color w:val="242729"/>
          <w:sz w:val="18"/>
          <w:bdr w:val="none" w:sz="0" w:space="0" w:color="auto" w:frame="1"/>
          <w:shd w:val="clear" w:color="auto" w:fill="EFF0F1"/>
        </w:rPr>
        <w:t>/home/myuser/myserverstuff/volumes</w:t>
      </w:r>
      <w:r w:rsidRPr="0097617D">
        <w:rPr>
          <w:rFonts w:ascii="Arial" w:hAnsi="Arial" w:cs="Arial"/>
          <w:color w:val="242729"/>
          <w:sz w:val="22"/>
          <w:szCs w:val="23"/>
        </w:rPr>
        <w:t>?</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97617D">
        <w:rPr>
          <w:rFonts w:ascii="Arial" w:eastAsia="Times New Roman" w:hAnsi="Arial" w:cs="Arial"/>
          <w:color w:val="242729"/>
          <w:sz w:val="16"/>
          <w:szCs w:val="23"/>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97617D" w:rsidTr="0097617D">
        <w:trPr>
          <w:trHeight w:val="1476"/>
        </w:trPr>
        <w:tc>
          <w:tcPr>
            <w:tcW w:w="0" w:type="auto"/>
            <w:tcBorders>
              <w:top w:val="nil"/>
              <w:left w:val="nil"/>
              <w:bottom w:val="nil"/>
              <w:right w:val="nil"/>
            </w:tcBorders>
            <w:shd w:val="clear" w:color="auto" w:fill="FFFFFF"/>
            <w:tcMar>
              <w:top w:w="0" w:type="dxa"/>
              <w:left w:w="0" w:type="dxa"/>
              <w:bottom w:w="0" w:type="dxa"/>
              <w:right w:w="225" w:type="dxa"/>
            </w:tcMar>
            <w:hideMark/>
          </w:tcPr>
          <w:p w:rsidR="0097617D" w:rsidRPr="0097617D" w:rsidRDefault="0097617D" w:rsidP="0097617D">
            <w:pPr>
              <w:jc w:val="center"/>
              <w:textAlignment w:val="baseline"/>
              <w:rPr>
                <w:rFonts w:ascii="inherit" w:hAnsi="inherit" w:cs="Arial"/>
                <w:color w:val="242729"/>
                <w:sz w:val="21"/>
                <w:szCs w:val="20"/>
              </w:rPr>
            </w:pPr>
            <w:r w:rsidRPr="0097617D">
              <w:rPr>
                <w:rFonts w:ascii="inherit" w:hAnsi="inherit" w:cs="Arial"/>
                <w:color w:val="6A737C"/>
                <w:sz w:val="21"/>
                <w:szCs w:val="30"/>
                <w:bdr w:val="none" w:sz="0" w:space="0" w:color="auto" w:frame="1"/>
              </w:rPr>
              <w:br/>
            </w:r>
          </w:p>
        </w:tc>
        <w:tc>
          <w:tcPr>
            <w:tcW w:w="0" w:type="auto"/>
            <w:tcBorders>
              <w:top w:val="nil"/>
              <w:left w:val="nil"/>
              <w:bottom w:val="nil"/>
              <w:right w:val="nil"/>
            </w:tcBorders>
            <w:shd w:val="clear" w:color="auto" w:fill="FFFFFF"/>
            <w:hideMark/>
          </w:tcPr>
          <w:p w:rsidR="0097617D" w:rsidRPr="0097617D" w:rsidRDefault="0097617D" w:rsidP="0097617D">
            <w:pPr>
              <w:pStyle w:val="NormalWeb"/>
              <w:spacing w:before="0" w:beforeAutospacing="0" w:after="0" w:afterAutospacing="0"/>
              <w:textAlignment w:val="baseline"/>
              <w:rPr>
                <w:rFonts w:ascii="inherit" w:hAnsi="inherit" w:cs="Arial"/>
                <w:color w:val="242729"/>
                <w:sz w:val="21"/>
                <w:szCs w:val="23"/>
              </w:rPr>
            </w:pPr>
            <w:r w:rsidRPr="0097617D">
              <w:rPr>
                <w:rFonts w:ascii="inherit" w:hAnsi="inherit" w:cs="Arial"/>
                <w:color w:val="242729"/>
                <w:sz w:val="21"/>
                <w:szCs w:val="23"/>
              </w:rPr>
              <w:t>It's best to not try to access files inside </w:t>
            </w:r>
            <w:r w:rsidRPr="0097617D">
              <w:rPr>
                <w:rStyle w:val="HTMLCode"/>
                <w:rFonts w:ascii="Consolas" w:hAnsi="Consolas"/>
                <w:color w:val="242729"/>
                <w:sz w:val="21"/>
                <w:bdr w:val="none" w:sz="0" w:space="0" w:color="auto" w:frame="1"/>
                <w:shd w:val="clear" w:color="auto" w:fill="EFF0F1"/>
              </w:rPr>
              <w:t>/var/lib/docker</w:t>
            </w:r>
            <w:r w:rsidRPr="0097617D">
              <w:rPr>
                <w:rFonts w:ascii="inherit" w:hAnsi="inherit" w:cs="Arial"/>
                <w:color w:val="242729"/>
                <w:sz w:val="21"/>
                <w:szCs w:val="23"/>
              </w:rPr>
              <w:t> directly. Those directories are meant to be managed by the docker daemon, and not to be messed with.</w:t>
            </w:r>
          </w:p>
          <w:p w:rsidR="0097617D" w:rsidRPr="0097617D" w:rsidRDefault="0097617D" w:rsidP="0097617D">
            <w:pPr>
              <w:pStyle w:val="NormalWeb"/>
              <w:spacing w:before="0" w:beforeAutospacing="0" w:after="240" w:afterAutospacing="0"/>
              <w:textAlignment w:val="baseline"/>
              <w:rPr>
                <w:rFonts w:ascii="inherit" w:hAnsi="inherit" w:cs="Arial"/>
                <w:color w:val="242729"/>
                <w:sz w:val="21"/>
                <w:szCs w:val="23"/>
              </w:rPr>
            </w:pPr>
            <w:r w:rsidRPr="0097617D">
              <w:rPr>
                <w:rFonts w:ascii="inherit" w:hAnsi="inherit" w:cs="Arial"/>
                <w:color w:val="242729"/>
                <w:sz w:val="21"/>
                <w:szCs w:val="23"/>
              </w:rPr>
              <w:t>To access the data inside a volume, there's a number of options;</w:t>
            </w:r>
          </w:p>
          <w:p w:rsidR="0097617D" w:rsidRPr="0097617D" w:rsidRDefault="0097617D" w:rsidP="0097617D">
            <w:pPr>
              <w:numPr>
                <w:ilvl w:val="0"/>
                <w:numId w:val="25"/>
              </w:numPr>
              <w:spacing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t>use a bind-mounted directory (you considered that, but didn't fit your use case).</w:t>
            </w:r>
          </w:p>
          <w:p w:rsidR="0097617D" w:rsidRPr="0097617D" w:rsidRDefault="0097617D" w:rsidP="0097617D">
            <w:pPr>
              <w:numPr>
                <w:ilvl w:val="0"/>
                <w:numId w:val="25"/>
              </w:numPr>
              <w:spacing w:after="0"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t>use a "service" container that uses the same volume and makes it accessible through that container, for example a container running </w:t>
            </w:r>
            <w:r w:rsidRPr="0097617D">
              <w:rPr>
                <w:rStyle w:val="HTMLCode"/>
                <w:rFonts w:ascii="Consolas" w:eastAsiaTheme="minorHAnsi" w:hAnsi="Consolas"/>
                <w:color w:val="242729"/>
                <w:sz w:val="21"/>
                <w:bdr w:val="none" w:sz="0" w:space="0" w:color="auto" w:frame="1"/>
                <w:shd w:val="clear" w:color="auto" w:fill="EFF0F1"/>
              </w:rPr>
              <w:t>ssh</w:t>
            </w:r>
            <w:r w:rsidRPr="0097617D">
              <w:rPr>
                <w:rFonts w:ascii="inherit" w:hAnsi="inherit" w:cs="Arial"/>
                <w:color w:val="242729"/>
                <w:sz w:val="21"/>
                <w:szCs w:val="23"/>
              </w:rPr>
              <w:t> (to use </w:t>
            </w:r>
            <w:r w:rsidRPr="0097617D">
              <w:rPr>
                <w:rStyle w:val="HTMLCode"/>
                <w:rFonts w:ascii="Consolas" w:eastAsiaTheme="minorHAnsi" w:hAnsi="Consolas"/>
                <w:color w:val="242729"/>
                <w:sz w:val="21"/>
                <w:bdr w:val="none" w:sz="0" w:space="0" w:color="auto" w:frame="1"/>
                <w:shd w:val="clear" w:color="auto" w:fill="EFF0F1"/>
              </w:rPr>
              <w:t>scp</w:t>
            </w:r>
            <w:r w:rsidRPr="0097617D">
              <w:rPr>
                <w:rFonts w:ascii="inherit" w:hAnsi="inherit" w:cs="Arial"/>
                <w:color w:val="242729"/>
                <w:sz w:val="21"/>
                <w:szCs w:val="23"/>
              </w:rPr>
              <w:t>) or a SAMBA container (such as </w:t>
            </w:r>
            <w:hyperlink r:id="rId190" w:history="1">
              <w:r w:rsidRPr="0097617D">
                <w:rPr>
                  <w:rStyle w:val="Hyperlink"/>
                  <w:rFonts w:ascii="inherit" w:hAnsi="inherit" w:cs="Arial"/>
                  <w:color w:val="005999"/>
                  <w:sz w:val="21"/>
                  <w:szCs w:val="23"/>
                  <w:bdr w:val="none" w:sz="0" w:space="0" w:color="auto" w:frame="1"/>
                </w:rPr>
                <w:t>svendowideit/samba</w:t>
              </w:r>
            </w:hyperlink>
            <w:r w:rsidRPr="0097617D">
              <w:rPr>
                <w:rFonts w:ascii="inherit" w:hAnsi="inherit" w:cs="Arial"/>
                <w:color w:val="242729"/>
                <w:sz w:val="21"/>
                <w:szCs w:val="23"/>
              </w:rPr>
              <w:t>)</w:t>
            </w:r>
          </w:p>
          <w:p w:rsidR="0097617D" w:rsidRPr="0097617D" w:rsidRDefault="0097617D" w:rsidP="0097617D">
            <w:pPr>
              <w:numPr>
                <w:ilvl w:val="0"/>
                <w:numId w:val="25"/>
              </w:numPr>
              <w:spacing w:after="0"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lastRenderedPageBreak/>
              <w:t>use a </w:t>
            </w:r>
            <w:hyperlink r:id="rId191" w:history="1">
              <w:r w:rsidRPr="0097617D">
                <w:rPr>
                  <w:rStyle w:val="Hyperlink"/>
                  <w:rFonts w:ascii="inherit" w:hAnsi="inherit" w:cs="Arial"/>
                  <w:color w:val="005999"/>
                  <w:sz w:val="21"/>
                  <w:szCs w:val="23"/>
                  <w:bdr w:val="none" w:sz="0" w:space="0" w:color="auto" w:frame="1"/>
                </w:rPr>
                <w:t>volume-driver plugin</w:t>
              </w:r>
            </w:hyperlink>
            <w:r w:rsidRPr="0097617D">
              <w:rPr>
                <w:rFonts w:ascii="inherit" w:hAnsi="inherit" w:cs="Arial"/>
                <w:color w:val="242729"/>
                <w:sz w:val="21"/>
                <w:szCs w:val="23"/>
              </w:rPr>
              <w:t>. there's various plugins around that offer all kind of options. For example, the </w:t>
            </w:r>
            <w:hyperlink r:id="rId192" w:history="1">
              <w:r w:rsidRPr="0097617D">
                <w:rPr>
                  <w:rStyle w:val="Hyperlink"/>
                  <w:rFonts w:ascii="inherit" w:hAnsi="inherit" w:cs="Arial"/>
                  <w:color w:val="005999"/>
                  <w:sz w:val="21"/>
                  <w:szCs w:val="23"/>
                  <w:bdr w:val="none" w:sz="0" w:space="0" w:color="auto" w:frame="1"/>
                </w:rPr>
                <w:t>local persist plugin</w:t>
              </w:r>
            </w:hyperlink>
            <w:r w:rsidRPr="0097617D">
              <w:rPr>
                <w:rFonts w:ascii="inherit" w:hAnsi="inherit" w:cs="Arial"/>
                <w:color w:val="242729"/>
                <w:sz w:val="21"/>
                <w:szCs w:val="23"/>
              </w:rPr>
              <w:t> is a really simple plug-in that allows you to specify </w:t>
            </w:r>
            <w:r w:rsidRPr="0097617D">
              <w:rPr>
                <w:rStyle w:val="Emphasis"/>
                <w:rFonts w:ascii="inherit" w:hAnsi="inherit" w:cs="Arial"/>
                <w:color w:val="242729"/>
                <w:sz w:val="21"/>
                <w:szCs w:val="23"/>
                <w:bdr w:val="none" w:sz="0" w:space="0" w:color="auto" w:frame="1"/>
              </w:rPr>
              <w:t>where</w:t>
            </w:r>
            <w:r w:rsidRPr="0097617D">
              <w:rPr>
                <w:rFonts w:ascii="inherit" w:hAnsi="inherit" w:cs="Arial"/>
                <w:color w:val="242729"/>
                <w:sz w:val="21"/>
                <w:szCs w:val="23"/>
              </w:rPr>
              <w:t>docker should store the volume data (so outside of </w:t>
            </w:r>
            <w:r w:rsidRPr="0097617D">
              <w:rPr>
                <w:rStyle w:val="HTMLCode"/>
                <w:rFonts w:ascii="Consolas" w:eastAsiaTheme="minorHAnsi" w:hAnsi="Consolas"/>
                <w:color w:val="242729"/>
                <w:sz w:val="21"/>
                <w:bdr w:val="none" w:sz="0" w:space="0" w:color="auto" w:frame="1"/>
                <w:shd w:val="clear" w:color="auto" w:fill="EFF0F1"/>
              </w:rPr>
              <w:t>/var/lib/docker</w:t>
            </w:r>
            <w:r w:rsidRPr="0097617D">
              <w:rPr>
                <w:rFonts w:ascii="inherit" w:hAnsi="inherit" w:cs="Arial"/>
                <w:color w:val="242729"/>
                <w:sz w:val="21"/>
                <w:szCs w:val="23"/>
              </w:rPr>
              <w:t>)</w:t>
            </w:r>
          </w:p>
        </w:tc>
      </w:tr>
    </w:tbl>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lastRenderedPageBreak/>
        <w:t>---T</w:t>
      </w:r>
      <w:r w:rsidRPr="0097617D">
        <w:rPr>
          <w:rFonts w:ascii="Arial" w:eastAsia="Times New Roman" w:hAnsi="Arial" w:cs="Arial"/>
          <w:color w:val="242729"/>
          <w:sz w:val="16"/>
          <w:szCs w:val="23"/>
        </w:rPr>
        <w:t>hanks, the local persist plugin might in fact be exactly what I need. I had thought of using a service container, and export volumes through nfs, but it seemed to be way too much convoluted for my needs. – Morpheu5 Mar 31 '16 at 11:10</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1</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Great! I hope it works out for you. There's no "one size fits all", so I thought "let's mention some options to pick from" :-) – thaJeztah Mar 31 '16 at </w:t>
      </w:r>
    </w:p>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 xml:space="preserve">  </w:t>
      </w:r>
      <w:r w:rsidRPr="0097617D">
        <w:rPr>
          <w:rFonts w:ascii="Arial" w:eastAsia="Times New Roman" w:hAnsi="Arial" w:cs="Arial"/>
          <w:color w:val="242729"/>
          <w:sz w:val="16"/>
          <w:szCs w:val="23"/>
        </w:rPr>
        <w:tab/>
        <w:t xml:space="preserve"> </w:t>
      </w:r>
      <w:r w:rsidRPr="0097617D">
        <w:rPr>
          <w:rFonts w:ascii="Arial" w:eastAsia="Times New Roman" w:hAnsi="Arial" w:cs="Arial"/>
          <w:color w:val="242729"/>
          <w:sz w:val="16"/>
          <w:szCs w:val="23"/>
        </w:rPr>
        <w:tab/>
      </w:r>
    </w:p>
    <w:p w:rsid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r w:rsidRPr="0097617D">
        <w:rPr>
          <w:rFonts w:ascii="Arial" w:eastAsia="Times New Roman" w:hAnsi="Arial" w:cs="Arial"/>
          <w:color w:val="242729"/>
          <w:sz w:val="16"/>
          <w:szCs w:val="23"/>
        </w:rPr>
        <w:t>I also thought of the NFS/SMB export thing..I like the idea of mounting those volumes remotely on my laptop and using my favourite editor/file manager, but then NFS over SSH is painful, I have no use for Kerberos, and I'm not sure SMB offers any encryption (and access control is no less messy than Kerberos). – Morpheu5</w:t>
      </w:r>
    </w:p>
    <w:p w:rsidR="0097617D" w:rsidRDefault="0097617D" w:rsidP="0097617D">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16"/>
          <w:szCs w:val="23"/>
        </w:rPr>
        <w:t>36.)</w:t>
      </w:r>
      <w:r w:rsidRPr="0097617D">
        <w:rPr>
          <w:rFonts w:ascii="Arial" w:hAnsi="Arial" w:cs="Arial"/>
          <w:color w:val="242729"/>
          <w:sz w:val="33"/>
          <w:szCs w:val="33"/>
        </w:rPr>
        <w:t xml:space="preserve"> </w:t>
      </w:r>
      <w:hyperlink r:id="rId193" w:history="1">
        <w:r w:rsidRPr="0097617D">
          <w:rPr>
            <w:rStyle w:val="Hyperlink"/>
            <w:rFonts w:ascii="inherit" w:eastAsiaTheme="majorEastAsia" w:hAnsi="inherit" w:cs="Arial"/>
            <w:b w:val="0"/>
            <w:bCs w:val="0"/>
            <w:color w:val="242729"/>
            <w:sz w:val="32"/>
            <w:szCs w:val="36"/>
            <w:highlight w:val="yellow"/>
            <w:bdr w:val="none" w:sz="0" w:space="0" w:color="auto" w:frame="1"/>
          </w:rPr>
          <w:t>Docker nginx-proxy : proxy between containers</w:t>
        </w:r>
      </w:hyperlink>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am currently running a development stack using Docker-Compose in my company, to provide to developers everything they need to code our applications.</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It includes in particular:</w:t>
      </w:r>
    </w:p>
    <w:p w:rsidR="0097617D" w:rsidRPr="0097617D" w:rsidRDefault="0097617D" w:rsidP="0097617D">
      <w:pPr>
        <w:numPr>
          <w:ilvl w:val="0"/>
          <w:numId w:val="26"/>
        </w:numPr>
        <w:shd w:val="clear" w:color="auto" w:fill="FFFFFF"/>
        <w:spacing w:after="0"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t>a Gitlab container (</w:t>
      </w:r>
      <w:hyperlink r:id="rId194" w:history="1">
        <w:r w:rsidRPr="0097617D">
          <w:rPr>
            <w:rStyle w:val="Hyperlink"/>
            <w:rFonts w:ascii="inherit" w:hAnsi="inherit" w:cs="Arial"/>
            <w:color w:val="005999"/>
            <w:sz w:val="21"/>
            <w:szCs w:val="23"/>
            <w:bdr w:val="none" w:sz="0" w:space="0" w:color="auto" w:frame="1"/>
          </w:rPr>
          <w:t>sameersbn/gitlab</w:t>
        </w:r>
      </w:hyperlink>
      <w:r w:rsidRPr="0097617D">
        <w:rPr>
          <w:rFonts w:ascii="inherit" w:hAnsi="inherit" w:cs="Arial"/>
          <w:color w:val="242729"/>
          <w:sz w:val="21"/>
          <w:szCs w:val="23"/>
        </w:rPr>
        <w:t>) to manage private GIT repositories,</w:t>
      </w:r>
    </w:p>
    <w:p w:rsidR="0097617D" w:rsidRPr="0097617D" w:rsidRDefault="0097617D" w:rsidP="0097617D">
      <w:pPr>
        <w:numPr>
          <w:ilvl w:val="0"/>
          <w:numId w:val="26"/>
        </w:numPr>
        <w:shd w:val="clear" w:color="auto" w:fill="FFFFFF"/>
        <w:spacing w:after="0"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t>a Jenkins container (</w:t>
      </w:r>
      <w:hyperlink r:id="rId195" w:history="1">
        <w:r w:rsidRPr="0097617D">
          <w:rPr>
            <w:rStyle w:val="Hyperlink"/>
            <w:rFonts w:ascii="inherit" w:hAnsi="inherit" w:cs="Arial"/>
            <w:color w:val="005999"/>
            <w:sz w:val="21"/>
            <w:szCs w:val="23"/>
            <w:bdr w:val="none" w:sz="0" w:space="0" w:color="auto" w:frame="1"/>
          </w:rPr>
          <w:t>library/jenkins</w:t>
        </w:r>
      </w:hyperlink>
      <w:r w:rsidRPr="0097617D">
        <w:rPr>
          <w:rFonts w:ascii="inherit" w:hAnsi="inherit" w:cs="Arial"/>
          <w:color w:val="242729"/>
          <w:sz w:val="21"/>
          <w:szCs w:val="23"/>
        </w:rPr>
        <w:t>) for building and continuous integration,</w:t>
      </w:r>
    </w:p>
    <w:p w:rsidR="0097617D" w:rsidRPr="0097617D" w:rsidRDefault="0097617D" w:rsidP="0097617D">
      <w:pPr>
        <w:numPr>
          <w:ilvl w:val="0"/>
          <w:numId w:val="26"/>
        </w:numPr>
        <w:shd w:val="clear" w:color="auto" w:fill="FFFFFF"/>
        <w:spacing w:after="0" w:line="240" w:lineRule="auto"/>
        <w:ind w:left="450"/>
        <w:textAlignment w:val="baseline"/>
        <w:rPr>
          <w:rFonts w:ascii="inherit" w:hAnsi="inherit" w:cs="Arial"/>
          <w:color w:val="242729"/>
          <w:sz w:val="21"/>
          <w:szCs w:val="23"/>
        </w:rPr>
      </w:pPr>
      <w:r w:rsidRPr="0097617D">
        <w:rPr>
          <w:rFonts w:ascii="inherit" w:hAnsi="inherit" w:cs="Arial"/>
          <w:color w:val="242729"/>
          <w:sz w:val="21"/>
          <w:szCs w:val="23"/>
        </w:rPr>
        <w:t>an Archiva container (</w:t>
      </w:r>
      <w:hyperlink r:id="rId196" w:history="1">
        <w:r w:rsidRPr="0097617D">
          <w:rPr>
            <w:rStyle w:val="Hyperlink"/>
            <w:rFonts w:ascii="inherit" w:hAnsi="inherit" w:cs="Arial"/>
            <w:color w:val="005999"/>
            <w:sz w:val="21"/>
            <w:szCs w:val="23"/>
            <w:bdr w:val="none" w:sz="0" w:space="0" w:color="auto" w:frame="1"/>
          </w:rPr>
          <w:t>ninjaben/archiva-docker</w:t>
        </w:r>
      </w:hyperlink>
      <w:r w:rsidRPr="0097617D">
        <w:rPr>
          <w:rFonts w:ascii="inherit" w:hAnsi="inherit" w:cs="Arial"/>
          <w:color w:val="242729"/>
          <w:sz w:val="21"/>
          <w:szCs w:val="23"/>
        </w:rPr>
        <w:t>) to manage Maven repositories.</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In order to secure the services through HTTPS, and exposing them to the outside world, I installed the excellent nginx-proxy container (</w:t>
      </w:r>
      <w:hyperlink r:id="rId197" w:history="1">
        <w:r w:rsidRPr="0097617D">
          <w:rPr>
            <w:rStyle w:val="Hyperlink"/>
            <w:rFonts w:ascii="inherit" w:eastAsiaTheme="majorEastAsia" w:hAnsi="inherit" w:cs="Arial"/>
            <w:color w:val="005999"/>
            <w:sz w:val="21"/>
            <w:szCs w:val="23"/>
            <w:bdr w:val="none" w:sz="0" w:space="0" w:color="auto" w:frame="1"/>
          </w:rPr>
          <w:t>jwilder/nginx-proxy</w:t>
        </w:r>
      </w:hyperlink>
      <w:r w:rsidRPr="0097617D">
        <w:rPr>
          <w:rFonts w:ascii="Arial" w:hAnsi="Arial" w:cs="Arial"/>
          <w:color w:val="242729"/>
          <w:sz w:val="22"/>
          <w:szCs w:val="23"/>
        </w:rPr>
        <w:t>) which allows automated nginx proxy configuration using environment variables on containers, and automated HTTP to HTTPS redirection.</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DNS are configured to map each public URL of dockerized services to the IP of the host.</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Finally, using Docker-Compose, my docker-compose.yml file looks like this :</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version: '2'</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services: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nginx-proxy:</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image: jwilder/nginx-proxy</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ports: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"80:80"</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"443:443"</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/var/run/docker.sock:/tmp/docker.sock:ro</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/var/config/nginx-proxy/certs:/etc/nginx/certs:ro</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postgresql:</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Configuration of postgresql container ...</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gitlab:</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image: sameersbn/gitlab</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ports: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"10022:22"</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/var/data/gitlab:/home/git/data</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environment:</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Bunch of environment variables ...</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VIRTUAL_HOST=gitlab.my-domain.com</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VIRTUAL_PORT=80</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CERT_NAME=star.my-domain.com</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archiva:</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image: ninjaben/archiva-docker</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/var/data/archiva:/var/archiva</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environment:</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VIRTUAL_HOST=archiva.my-domain.com</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VIRTUAL_PORT=8080</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CERT_NAME=star.my-domain.com</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jenkins: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image: jenkins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volumes:</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/var/data/jenkins:/var/jenkins_home</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lastRenderedPageBreak/>
        <w:t xml:space="preserve">    environment:</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VIRTUAL_HOST=jenkins.my-domain.com</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VIRTUAL_PORT=8080</w:t>
      </w:r>
    </w:p>
    <w:p w:rsidR="0097617D" w:rsidRPr="0097617D" w:rsidRDefault="0097617D" w:rsidP="0097617D">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97617D">
        <w:rPr>
          <w:rStyle w:val="HTMLCode"/>
          <w:rFonts w:ascii="Consolas" w:hAnsi="Consolas"/>
          <w:color w:val="242729"/>
          <w:sz w:val="18"/>
          <w:bdr w:val="none" w:sz="0" w:space="0" w:color="auto" w:frame="1"/>
          <w:shd w:val="clear" w:color="auto" w:fill="EFF0F1"/>
        </w:rPr>
        <w:t xml:space="preserve">    - CERT_NAME=star.my-domain.com</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For a developer workstation, everything works as expected. One can access the difference services through </w:t>
      </w:r>
      <w:r w:rsidRPr="0097617D">
        <w:rPr>
          <w:rStyle w:val="HTMLCode"/>
          <w:rFonts w:ascii="Consolas" w:hAnsi="Consolas"/>
          <w:color w:val="242729"/>
          <w:sz w:val="18"/>
          <w:bdr w:val="none" w:sz="0" w:space="0" w:color="auto" w:frame="1"/>
          <w:shd w:val="clear" w:color="auto" w:fill="EFF0F1"/>
        </w:rPr>
        <w:t>https://gitlab.my-domain.com</w:t>
      </w:r>
      <w:r w:rsidRPr="0097617D">
        <w:rPr>
          <w:rFonts w:ascii="Arial" w:hAnsi="Arial" w:cs="Arial"/>
          <w:color w:val="242729"/>
          <w:sz w:val="22"/>
          <w:szCs w:val="23"/>
        </w:rPr>
        <w:t>, </w:t>
      </w:r>
      <w:r w:rsidRPr="0097617D">
        <w:rPr>
          <w:rStyle w:val="HTMLCode"/>
          <w:rFonts w:ascii="Consolas" w:hAnsi="Consolas"/>
          <w:color w:val="242729"/>
          <w:sz w:val="18"/>
          <w:bdr w:val="none" w:sz="0" w:space="0" w:color="auto" w:frame="1"/>
          <w:shd w:val="clear" w:color="auto" w:fill="EFF0F1"/>
        </w:rPr>
        <w:t>https://repo.my-domain.com</w:t>
      </w:r>
      <w:r w:rsidRPr="0097617D">
        <w:rPr>
          <w:rFonts w:ascii="Arial" w:hAnsi="Arial" w:cs="Arial"/>
          <w:color w:val="242729"/>
          <w:sz w:val="22"/>
          <w:szCs w:val="23"/>
        </w:rPr>
        <w:t> and </w:t>
      </w:r>
      <w:r w:rsidRPr="0097617D">
        <w:rPr>
          <w:rStyle w:val="HTMLCode"/>
          <w:rFonts w:ascii="Consolas" w:hAnsi="Consolas"/>
          <w:color w:val="242729"/>
          <w:sz w:val="18"/>
          <w:bdr w:val="none" w:sz="0" w:space="0" w:color="auto" w:frame="1"/>
          <w:shd w:val="clear" w:color="auto" w:fill="EFF0F1"/>
        </w:rPr>
        <w:t>https://jenkins.my-domain.com</w:t>
      </w:r>
      <w:r w:rsidRPr="0097617D">
        <w:rPr>
          <w:rFonts w:ascii="Arial" w:hAnsi="Arial" w:cs="Arial"/>
          <w:color w:val="242729"/>
          <w:sz w:val="22"/>
          <w:szCs w:val="23"/>
        </w:rPr>
        <w:t>.</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The problem occurs when one of the dockerized service access another dockerized service. For instance, If I try to access </w:t>
      </w:r>
      <w:r w:rsidRPr="0097617D">
        <w:rPr>
          <w:rStyle w:val="HTMLCode"/>
          <w:rFonts w:ascii="Consolas" w:hAnsi="Consolas"/>
          <w:color w:val="242729"/>
          <w:sz w:val="16"/>
          <w:bdr w:val="none" w:sz="0" w:space="0" w:color="auto" w:frame="1"/>
          <w:shd w:val="clear" w:color="auto" w:fill="EFF0F1"/>
        </w:rPr>
        <w:t>https://archiva.my-domain.com</w:t>
      </w:r>
      <w:r w:rsidRPr="0097617D">
        <w:rPr>
          <w:rFonts w:ascii="Arial" w:hAnsi="Arial" w:cs="Arial"/>
          <w:color w:val="242729"/>
          <w:sz w:val="20"/>
          <w:szCs w:val="23"/>
        </w:rPr>
        <w:t> from jenkins docker, I will get a timeout error from the proxy.</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It seems that even if </w:t>
      </w:r>
      <w:r w:rsidRPr="0097617D">
        <w:rPr>
          <w:rStyle w:val="HTMLCode"/>
          <w:rFonts w:ascii="Consolas" w:hAnsi="Consolas"/>
          <w:color w:val="242729"/>
          <w:sz w:val="16"/>
          <w:bdr w:val="none" w:sz="0" w:space="0" w:color="auto" w:frame="1"/>
          <w:shd w:val="clear" w:color="auto" w:fill="EFF0F1"/>
        </w:rPr>
        <w:t>archiva.my-domain.com</w:t>
      </w:r>
      <w:r w:rsidRPr="0097617D">
        <w:rPr>
          <w:rFonts w:ascii="Arial" w:hAnsi="Arial" w:cs="Arial"/>
          <w:color w:val="242729"/>
          <w:sz w:val="20"/>
          <w:szCs w:val="23"/>
        </w:rPr>
        <w:t> is resolved as the public host IP from the docker container, </w:t>
      </w:r>
      <w:r w:rsidRPr="0097617D">
        <w:rPr>
          <w:rStyle w:val="Strong"/>
          <w:rFonts w:ascii="inherit" w:hAnsi="inherit" w:cs="Arial"/>
          <w:color w:val="242729"/>
          <w:sz w:val="19"/>
          <w:szCs w:val="23"/>
          <w:bdr w:val="none" w:sz="0" w:space="0" w:color="auto" w:frame="1"/>
        </w:rPr>
        <w:t>requests coming from dockerized services are not proxied by nginx-proxy.</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As far as I understood, docker-nginx is handling requests coming from the host network, but does not care about the ones coming from the internal container network (_dockerconfig_default_ for a Docker-Compose stack).</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You could say, why would I need to use the proxy from a container ? Of course, I could use URL </w:t>
      </w:r>
      <w:r w:rsidRPr="0097617D">
        <w:rPr>
          <w:rStyle w:val="HTMLCode"/>
          <w:rFonts w:ascii="Consolas" w:hAnsi="Consolas"/>
          <w:color w:val="242729"/>
          <w:sz w:val="16"/>
          <w:bdr w:val="none" w:sz="0" w:space="0" w:color="auto" w:frame="1"/>
          <w:shd w:val="clear" w:color="auto" w:fill="EFF0F1"/>
        </w:rPr>
        <w:t>http://archiva:8080</w:t>
      </w:r>
      <w:r w:rsidRPr="0097617D">
        <w:rPr>
          <w:rFonts w:ascii="Arial" w:hAnsi="Arial" w:cs="Arial"/>
          <w:color w:val="242729"/>
          <w:sz w:val="20"/>
          <w:szCs w:val="23"/>
        </w:rPr>
        <w:t> from Jenkins container, and it would work. But this kind of configuration is not scalable.</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For example, using a Gradle build to compile one application, the build.gradle needs to declare my private repository through </w:t>
      </w:r>
      <w:r w:rsidRPr="0097617D">
        <w:rPr>
          <w:rStyle w:val="HTMLCode"/>
          <w:rFonts w:ascii="Consolas" w:hAnsi="Consolas"/>
          <w:color w:val="242729"/>
          <w:sz w:val="16"/>
          <w:bdr w:val="none" w:sz="0" w:space="0" w:color="auto" w:frame="1"/>
          <w:shd w:val="clear" w:color="auto" w:fill="EFF0F1"/>
        </w:rPr>
        <w:t>https://archiva.my-domain.com</w:t>
      </w:r>
      <w:r w:rsidRPr="0097617D">
        <w:rPr>
          <w:rFonts w:ascii="Arial" w:hAnsi="Arial" w:cs="Arial"/>
          <w:color w:val="242729"/>
          <w:sz w:val="20"/>
          <w:szCs w:val="23"/>
        </w:rPr>
        <w:t>. It will work if build is launched from a developer workstation, but not through the jenkins container ...</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Another example is an authentication in Jenkins by OAuth GitLab service, where the same URL GitLab authentication needs to be </w:t>
      </w:r>
      <w:r w:rsidRPr="0097617D">
        <w:rPr>
          <w:rStyle w:val="Strong"/>
          <w:rFonts w:ascii="inherit" w:hAnsi="inherit" w:cs="Arial"/>
          <w:color w:val="242729"/>
          <w:sz w:val="19"/>
          <w:szCs w:val="23"/>
          <w:bdr w:val="none" w:sz="0" w:space="0" w:color="auto" w:frame="1"/>
        </w:rPr>
        <w:t>both</w:t>
      </w:r>
      <w:r w:rsidRPr="0097617D">
        <w:rPr>
          <w:rFonts w:ascii="Arial" w:hAnsi="Arial" w:cs="Arial"/>
          <w:color w:val="242729"/>
          <w:sz w:val="20"/>
          <w:szCs w:val="23"/>
        </w:rPr>
        <w:t> available from the outside, and inside the Jenkins container.</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My question here is then : </w:t>
      </w:r>
      <w:r w:rsidRPr="0097617D">
        <w:rPr>
          <w:rStyle w:val="Strong"/>
          <w:rFonts w:ascii="inherit" w:hAnsi="inherit" w:cs="Arial"/>
          <w:color w:val="242729"/>
          <w:sz w:val="19"/>
          <w:szCs w:val="23"/>
          <w:bdr w:val="none" w:sz="0" w:space="0" w:color="auto" w:frame="1"/>
        </w:rPr>
        <w:t>How to configure nginx-proxy to proxy a request from a container to another container ?</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I did not see any topic discussing this problem, and I do not understand enough the problem to build a solution on nginx configuration.</w:t>
      </w:r>
    </w:p>
    <w:p w:rsid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Any help would be really appreciated.</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20"/>
          <w:szCs w:val="23"/>
        </w:rPr>
        <w:t>-</w:t>
      </w:r>
      <w:r w:rsidRPr="0097617D">
        <w:rPr>
          <w:rFonts w:ascii="Arial" w:hAnsi="Arial" w:cs="Arial"/>
          <w:color w:val="242729"/>
          <w:sz w:val="20"/>
          <w:szCs w:val="23"/>
        </w:rPr>
        <w:sym w:font="Wingdings" w:char="F0E0"/>
      </w:r>
      <w:r w:rsidRPr="0097617D">
        <w:rPr>
          <w:rFonts w:ascii="Arial" w:hAnsi="Arial" w:cs="Arial"/>
          <w:color w:val="242729"/>
          <w:sz w:val="20"/>
          <w:szCs w:val="23"/>
        </w:rPr>
        <w:t>BMitch, the odds were good, it was indeed a iptables rules problem, and not a misconfiguration of nginx-proxy.</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The default policy of chain INPUT for the table </w:t>
      </w:r>
      <w:r w:rsidRPr="0097617D">
        <w:rPr>
          <w:rStyle w:val="HTMLCode"/>
          <w:rFonts w:ascii="Consolas" w:eastAsiaTheme="majorEastAsia" w:hAnsi="Consolas"/>
          <w:color w:val="242729"/>
          <w:sz w:val="16"/>
          <w:bdr w:val="none" w:sz="0" w:space="0" w:color="auto" w:frame="1"/>
          <w:shd w:val="clear" w:color="auto" w:fill="EFF0F1"/>
        </w:rPr>
        <w:t>filter</w:t>
      </w:r>
      <w:r w:rsidRPr="0097617D">
        <w:rPr>
          <w:rFonts w:ascii="Arial" w:hAnsi="Arial" w:cs="Arial"/>
          <w:color w:val="242729"/>
          <w:sz w:val="20"/>
          <w:szCs w:val="23"/>
        </w:rPr>
        <w:t> was </w:t>
      </w:r>
      <w:r w:rsidRPr="0097617D">
        <w:rPr>
          <w:rStyle w:val="HTMLCode"/>
          <w:rFonts w:ascii="Consolas" w:eastAsiaTheme="majorEastAsia" w:hAnsi="Consolas"/>
          <w:color w:val="242729"/>
          <w:sz w:val="16"/>
          <w:bdr w:val="none" w:sz="0" w:space="0" w:color="auto" w:frame="1"/>
          <w:shd w:val="clear" w:color="auto" w:fill="EFF0F1"/>
        </w:rPr>
        <w:t>DROP</w:t>
      </w:r>
      <w:r w:rsidRPr="0097617D">
        <w:rPr>
          <w:rFonts w:ascii="Arial" w:hAnsi="Arial" w:cs="Arial"/>
          <w:color w:val="242729"/>
          <w:sz w:val="20"/>
          <w:szCs w:val="23"/>
        </w:rPr>
        <w:t>, and no rules was made to </w:t>
      </w:r>
      <w:r w:rsidRPr="0097617D">
        <w:rPr>
          <w:rStyle w:val="HTMLCode"/>
          <w:rFonts w:ascii="Consolas" w:eastAsiaTheme="majorEastAsia" w:hAnsi="Consolas"/>
          <w:color w:val="242729"/>
          <w:sz w:val="16"/>
          <w:bdr w:val="none" w:sz="0" w:space="0" w:color="auto" w:frame="1"/>
          <w:shd w:val="clear" w:color="auto" w:fill="EFF0F1"/>
        </w:rPr>
        <w:t>ACCEPT</w:t>
      </w:r>
      <w:r w:rsidRPr="0097617D">
        <w:rPr>
          <w:rFonts w:ascii="Arial" w:hAnsi="Arial" w:cs="Arial"/>
          <w:color w:val="242729"/>
          <w:sz w:val="20"/>
          <w:szCs w:val="23"/>
        </w:rPr>
        <w:t> requests from the container IPs (127.20.X.X).</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So for the record, I give some details of the situation if other people face the same problem.</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To access containers from the outside world, Docker put rules on PREROUTING and FORWARD rules to allow external IPs to be DNATed from the host IP to the container IPs. Theses default rules allow any external IPs, and that is why limiting access to containers requires some advanced iptables customizations.</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See this link for an example : </w:t>
      </w:r>
      <w:hyperlink r:id="rId198" w:history="1">
        <w:r w:rsidRPr="0097617D">
          <w:rPr>
            <w:rStyle w:val="Hyperlink"/>
            <w:rFonts w:ascii="inherit" w:hAnsi="inherit" w:cs="Arial"/>
            <w:color w:val="005999"/>
            <w:sz w:val="19"/>
            <w:szCs w:val="23"/>
            <w:u w:val="none"/>
            <w:bdr w:val="none" w:sz="0" w:space="0" w:color="auto" w:frame="1"/>
          </w:rPr>
          <w:t>http://rudijs.github.io/2015-07/docker-restricting-container-access-with-iptables/</w:t>
        </w:r>
      </w:hyperlink>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But if your containers need to access host resources (services runing on the host, or in my case, a nginx-proxy container listening to HTTP/HTTPS host port and proxying to containers), you need to take care about the iptables rules of the INPUT chain.</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In fact, a request coming from the container and addressed to the host will be routed to the host network stack by the Docker daemon, </w:t>
      </w:r>
      <w:r w:rsidRPr="0097617D">
        <w:rPr>
          <w:rStyle w:val="Strong"/>
          <w:rFonts w:ascii="inherit" w:hAnsi="inherit" w:cs="Arial"/>
          <w:color w:val="242729"/>
          <w:sz w:val="19"/>
          <w:szCs w:val="23"/>
          <w:bdr w:val="none" w:sz="0" w:space="0" w:color="auto" w:frame="1"/>
        </w:rPr>
        <w:t>but</w:t>
      </w:r>
      <w:r w:rsidRPr="0097617D">
        <w:rPr>
          <w:rFonts w:ascii="Arial" w:hAnsi="Arial" w:cs="Arial"/>
          <w:color w:val="242729"/>
          <w:sz w:val="20"/>
          <w:szCs w:val="23"/>
        </w:rPr>
        <w:t> will then need to pass the INPUT chain (as the request </w:t>
      </w:r>
      <w:r w:rsidRPr="0097617D">
        <w:rPr>
          <w:rStyle w:val="HTMLCode"/>
          <w:rFonts w:ascii="Consolas" w:eastAsiaTheme="majorEastAsia" w:hAnsi="Consolas"/>
          <w:color w:val="242729"/>
          <w:sz w:val="16"/>
          <w:bdr w:val="none" w:sz="0" w:space="0" w:color="auto" w:frame="1"/>
          <w:shd w:val="clear" w:color="auto" w:fill="EFF0F1"/>
        </w:rPr>
        <w:t>src</w:t>
      </w:r>
      <w:r w:rsidRPr="0097617D">
        <w:rPr>
          <w:rFonts w:ascii="Arial" w:hAnsi="Arial" w:cs="Arial"/>
          <w:color w:val="242729"/>
          <w:sz w:val="20"/>
          <w:szCs w:val="23"/>
        </w:rPr>
        <w:t> IP is the host one). So if you want to protect host resources and let containers access them, do not remember to add something like this :</w:t>
      </w:r>
    </w:p>
    <w:p w:rsidR="0097617D" w:rsidRPr="0097617D" w:rsidRDefault="0097617D" w:rsidP="0097617D">
      <w:pPr>
        <w:pStyle w:val="HTMLPreformatted"/>
        <w:shd w:val="clear" w:color="auto" w:fill="EFF0F1"/>
        <w:textAlignment w:val="baseline"/>
        <w:rPr>
          <w:rStyle w:val="HTMLCode"/>
          <w:rFonts w:ascii="Consolas" w:eastAsiaTheme="majorEastAsia" w:hAnsi="Consolas"/>
          <w:color w:val="242729"/>
          <w:sz w:val="16"/>
          <w:bdr w:val="none" w:sz="0" w:space="0" w:color="auto" w:frame="1"/>
          <w:shd w:val="clear" w:color="auto" w:fill="EFF0F1"/>
        </w:rPr>
      </w:pPr>
      <w:r w:rsidRPr="0097617D">
        <w:rPr>
          <w:rStyle w:val="HTMLCode"/>
          <w:rFonts w:ascii="Consolas" w:eastAsiaTheme="majorEastAsia" w:hAnsi="Consolas"/>
          <w:color w:val="242729"/>
          <w:sz w:val="16"/>
          <w:bdr w:val="none" w:sz="0" w:space="0" w:color="auto" w:frame="1"/>
          <w:shd w:val="clear" w:color="auto" w:fill="EFF0F1"/>
        </w:rPr>
        <w:t>iptables -A INPUT -s 127.20.X.X/24 -j ACCEPT</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Where 127.20.X.X/24 is the virtual network on which your containers are running.</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Thank you a lot for your help.</w:t>
      </w:r>
    </w:p>
    <w:p w:rsidR="0097617D" w:rsidRDefault="0097617D" w:rsidP="0097617D">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20"/>
          <w:szCs w:val="23"/>
        </w:rPr>
        <w:t>37.)</w:t>
      </w:r>
      <w:r w:rsidRPr="0097617D">
        <w:rPr>
          <w:rFonts w:ascii="Arial" w:hAnsi="Arial" w:cs="Arial"/>
          <w:color w:val="242729"/>
          <w:sz w:val="33"/>
          <w:szCs w:val="33"/>
        </w:rPr>
        <w:t xml:space="preserve"> </w:t>
      </w:r>
      <w:hyperlink r:id="rId199" w:history="1">
        <w:r w:rsidRPr="0097617D">
          <w:rPr>
            <w:rStyle w:val="Hyperlink"/>
            <w:rFonts w:ascii="inherit" w:eastAsiaTheme="majorEastAsia" w:hAnsi="inherit" w:cs="Arial"/>
            <w:b w:val="0"/>
            <w:bCs w:val="0"/>
            <w:color w:val="242729"/>
            <w:sz w:val="30"/>
            <w:szCs w:val="36"/>
            <w:highlight w:val="yellow"/>
            <w:u w:val="none"/>
            <w:bdr w:val="none" w:sz="0" w:space="0" w:color="auto" w:frame="1"/>
          </w:rPr>
          <w:t>How to let different Docker containers talk to each other without exposing the ports to the whole world</w:t>
        </w:r>
      </w:hyperlink>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I needed to test my </w:t>
      </w:r>
      <w:r w:rsidRPr="0097617D">
        <w:rPr>
          <w:rStyle w:val="HTMLCode"/>
          <w:rFonts w:ascii="Consolas" w:eastAsiaTheme="majorEastAsia" w:hAnsi="Consolas"/>
          <w:color w:val="242729"/>
          <w:sz w:val="18"/>
          <w:bdr w:val="none" w:sz="0" w:space="0" w:color="auto" w:frame="1"/>
          <w:shd w:val="clear" w:color="auto" w:fill="EFF0F1"/>
        </w:rPr>
        <w:t>kafka</w:t>
      </w:r>
      <w:r w:rsidRPr="0097617D">
        <w:rPr>
          <w:rFonts w:ascii="Arial" w:hAnsi="Arial" w:cs="Arial"/>
          <w:color w:val="242729"/>
          <w:sz w:val="22"/>
          <w:szCs w:val="23"/>
        </w:rPr>
        <w:t> consumer and message triggers in a controlled environment. So I made an </w:t>
      </w:r>
      <w:r w:rsidRPr="0097617D">
        <w:rPr>
          <w:rStyle w:val="HTMLCode"/>
          <w:rFonts w:ascii="Consolas" w:eastAsiaTheme="majorEastAsia" w:hAnsi="Consolas"/>
          <w:color w:val="242729"/>
          <w:sz w:val="18"/>
          <w:bdr w:val="none" w:sz="0" w:space="0" w:color="auto" w:frame="1"/>
          <w:shd w:val="clear" w:color="auto" w:fill="EFF0F1"/>
        </w:rPr>
        <w:t>ansible</w:t>
      </w:r>
      <w:r w:rsidRPr="0097617D">
        <w:rPr>
          <w:rFonts w:ascii="Arial" w:hAnsi="Arial" w:cs="Arial"/>
          <w:color w:val="242729"/>
          <w:sz w:val="22"/>
          <w:szCs w:val="23"/>
        </w:rPr>
        <w:t> project for creating some mock </w:t>
      </w:r>
      <w:r w:rsidRPr="0097617D">
        <w:rPr>
          <w:rStyle w:val="HTMLCode"/>
          <w:rFonts w:ascii="Consolas" w:eastAsiaTheme="majorEastAsia" w:hAnsi="Consolas"/>
          <w:color w:val="242729"/>
          <w:sz w:val="18"/>
          <w:bdr w:val="none" w:sz="0" w:space="0" w:color="auto" w:frame="1"/>
          <w:shd w:val="clear" w:color="auto" w:fill="EFF0F1"/>
        </w:rPr>
        <w:t>kafka</w:t>
      </w:r>
      <w:r w:rsidRPr="0097617D">
        <w:rPr>
          <w:rFonts w:ascii="Arial" w:hAnsi="Arial" w:cs="Arial"/>
          <w:color w:val="242729"/>
          <w:sz w:val="22"/>
          <w:szCs w:val="23"/>
        </w:rPr>
        <w:t> servers: </w:t>
      </w:r>
      <w:hyperlink r:id="rId200" w:history="1">
        <w:r w:rsidRPr="0097617D">
          <w:rPr>
            <w:rStyle w:val="Hyperlink"/>
            <w:rFonts w:ascii="inherit" w:hAnsi="inherit" w:cs="Arial"/>
            <w:color w:val="005999"/>
            <w:sz w:val="21"/>
            <w:szCs w:val="23"/>
            <w:u w:val="none"/>
            <w:bdr w:val="none" w:sz="0" w:space="0" w:color="auto" w:frame="1"/>
          </w:rPr>
          <w:t>mokafelk</w:t>
        </w:r>
      </w:hyperlink>
      <w:r w:rsidRPr="0097617D">
        <w:rPr>
          <w:rFonts w:ascii="Arial" w:hAnsi="Arial" w:cs="Arial"/>
          <w:color w:val="242729"/>
          <w:sz w:val="22"/>
          <w:szCs w:val="23"/>
        </w:rPr>
        <w:t>.</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t>It works fine except the security is shit. The </w:t>
      </w:r>
      <w:r w:rsidRPr="0097617D">
        <w:rPr>
          <w:rStyle w:val="HTMLCode"/>
          <w:rFonts w:ascii="Consolas" w:eastAsiaTheme="majorEastAsia" w:hAnsi="Consolas"/>
          <w:color w:val="242729"/>
          <w:sz w:val="18"/>
          <w:bdr w:val="none" w:sz="0" w:space="0" w:color="auto" w:frame="1"/>
          <w:shd w:val="clear" w:color="auto" w:fill="EFF0F1"/>
        </w:rPr>
        <w:t>playbook</w:t>
      </w:r>
      <w:r w:rsidRPr="0097617D">
        <w:rPr>
          <w:rFonts w:ascii="Arial" w:hAnsi="Arial" w:cs="Arial"/>
          <w:color w:val="242729"/>
          <w:sz w:val="22"/>
          <w:szCs w:val="23"/>
        </w:rPr>
        <w:t> spins up a 3-node </w:t>
      </w:r>
      <w:r w:rsidRPr="0097617D">
        <w:rPr>
          <w:rStyle w:val="HTMLCode"/>
          <w:rFonts w:ascii="Consolas" w:eastAsiaTheme="majorEastAsia" w:hAnsi="Consolas"/>
          <w:color w:val="242729"/>
          <w:sz w:val="18"/>
          <w:bdr w:val="none" w:sz="0" w:space="0" w:color="auto" w:frame="1"/>
          <w:shd w:val="clear" w:color="auto" w:fill="EFF0F1"/>
        </w:rPr>
        <w:t>dockerized</w:t>
      </w:r>
      <w:r w:rsidRPr="0097617D">
        <w:rPr>
          <w:rFonts w:ascii="Arial" w:hAnsi="Arial" w:cs="Arial"/>
          <w:color w:val="242729"/>
          <w:sz w:val="22"/>
          <w:szCs w:val="23"/>
        </w:rPr>
        <w:t> </w:t>
      </w:r>
      <w:r w:rsidRPr="0097617D">
        <w:rPr>
          <w:rStyle w:val="HTMLCode"/>
          <w:rFonts w:ascii="Consolas" w:eastAsiaTheme="majorEastAsia" w:hAnsi="Consolas"/>
          <w:color w:val="242729"/>
          <w:sz w:val="18"/>
          <w:bdr w:val="none" w:sz="0" w:space="0" w:color="auto" w:frame="1"/>
          <w:shd w:val="clear" w:color="auto" w:fill="EFF0F1"/>
        </w:rPr>
        <w:t>kafka</w:t>
      </w:r>
      <w:r w:rsidRPr="0097617D">
        <w:rPr>
          <w:rFonts w:ascii="Arial" w:hAnsi="Arial" w:cs="Arial"/>
          <w:color w:val="242729"/>
          <w:sz w:val="22"/>
          <w:szCs w:val="23"/>
        </w:rPr>
        <w:t>cluster by default but the listening ports on the kafka servers are exposed to all. Here's the </w:t>
      </w:r>
      <w:hyperlink r:id="rId201" w:history="1">
        <w:r w:rsidRPr="0097617D">
          <w:rPr>
            <w:rStyle w:val="HTMLCode"/>
            <w:rFonts w:ascii="Consolas" w:eastAsiaTheme="majorEastAsia" w:hAnsi="Consolas"/>
            <w:color w:val="005999"/>
            <w:sz w:val="18"/>
            <w:bdr w:val="none" w:sz="0" w:space="0" w:color="auto" w:frame="1"/>
            <w:shd w:val="clear" w:color="auto" w:fill="EFF0F1"/>
          </w:rPr>
          <w:t>jinja2</w:t>
        </w:r>
        <w:r w:rsidRPr="0097617D">
          <w:rPr>
            <w:rStyle w:val="Hyperlink"/>
            <w:rFonts w:ascii="inherit" w:hAnsi="inherit" w:cs="Arial"/>
            <w:color w:val="005999"/>
            <w:sz w:val="21"/>
            <w:szCs w:val="23"/>
            <w:u w:val="none"/>
            <w:bdr w:val="none" w:sz="0" w:space="0" w:color="auto" w:frame="1"/>
          </w:rPr>
          <w:t>template</w:t>
        </w:r>
      </w:hyperlink>
      <w:r w:rsidRPr="0097617D">
        <w:rPr>
          <w:rFonts w:ascii="Arial" w:hAnsi="Arial" w:cs="Arial"/>
          <w:color w:val="242729"/>
          <w:sz w:val="22"/>
          <w:szCs w:val="23"/>
        </w:rPr>
        <w:t> of the </w:t>
      </w:r>
      <w:r w:rsidRPr="0097617D">
        <w:rPr>
          <w:rStyle w:val="HTMLCode"/>
          <w:rFonts w:ascii="Consolas" w:eastAsiaTheme="majorEastAsia" w:hAnsi="Consolas"/>
          <w:color w:val="242729"/>
          <w:sz w:val="18"/>
          <w:bdr w:val="none" w:sz="0" w:space="0" w:color="auto" w:frame="1"/>
          <w:shd w:val="clear" w:color="auto" w:fill="EFF0F1"/>
        </w:rPr>
        <w:t>Dockerfile</w:t>
      </w:r>
      <w:r w:rsidRPr="0097617D">
        <w:rPr>
          <w:rFonts w:ascii="Arial" w:hAnsi="Arial" w:cs="Arial"/>
          <w:color w:val="242729"/>
          <w:sz w:val="22"/>
          <w:szCs w:val="23"/>
        </w:rPr>
        <w:t> used for creating the cluster.</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2"/>
          <w:szCs w:val="23"/>
        </w:rPr>
      </w:pPr>
      <w:r w:rsidRPr="0097617D">
        <w:rPr>
          <w:rFonts w:ascii="Arial" w:hAnsi="Arial" w:cs="Arial"/>
          <w:color w:val="242729"/>
          <w:sz w:val="22"/>
          <w:szCs w:val="23"/>
        </w:rPr>
        <w:lastRenderedPageBreak/>
        <w:t>Basically I want the containers to be able to talk to each other. I don't think container linking is an option because it seems to me linking is only one-way. But exposing a port using </w:t>
      </w:r>
      <w:r w:rsidRPr="0097617D">
        <w:rPr>
          <w:rStyle w:val="HTMLCode"/>
          <w:rFonts w:ascii="Consolas" w:eastAsiaTheme="majorEastAsia" w:hAnsi="Consolas"/>
          <w:color w:val="242729"/>
          <w:sz w:val="18"/>
          <w:bdr w:val="none" w:sz="0" w:space="0" w:color="auto" w:frame="1"/>
          <w:shd w:val="clear" w:color="auto" w:fill="EFF0F1"/>
        </w:rPr>
        <w:t>127.0.0.1:{{ port }}:{{ port }}</w:t>
      </w:r>
      <w:r w:rsidRPr="0097617D">
        <w:rPr>
          <w:rFonts w:ascii="Arial" w:hAnsi="Arial" w:cs="Arial"/>
          <w:color w:val="242729"/>
          <w:sz w:val="22"/>
          <w:szCs w:val="23"/>
        </w:rPr>
        <w:t> only exposes the port to the hosting machine and does not expose the port to the other containers if I am correct. </w:t>
      </w:r>
      <w:r w:rsidRPr="0097617D">
        <w:rPr>
          <w:rStyle w:val="HTMLCode"/>
          <w:rFonts w:ascii="Consolas" w:eastAsiaTheme="majorEastAsia" w:hAnsi="Consolas"/>
          <w:color w:val="242729"/>
          <w:sz w:val="18"/>
          <w:bdr w:val="none" w:sz="0" w:space="0" w:color="auto" w:frame="1"/>
          <w:shd w:val="clear" w:color="auto" w:fill="EFF0F1"/>
        </w:rPr>
        <w:t>0.0.0.0:{{ port }}:{{ port }}</w:t>
      </w:r>
      <w:r w:rsidRPr="0097617D">
        <w:rPr>
          <w:rFonts w:ascii="Arial" w:hAnsi="Arial" w:cs="Arial"/>
          <w:color w:val="242729"/>
          <w:sz w:val="22"/>
          <w:szCs w:val="23"/>
        </w:rPr>
        <w:t> exposes the port to the whole world. So how could I link two+ containers both ways? This must be a common problem but I don't seem to find a quick solution...</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20"/>
          <w:szCs w:val="23"/>
        </w:rPr>
        <w:t>-</w:t>
      </w:r>
      <w:r w:rsidRPr="0097617D">
        <w:rPr>
          <w:rFonts w:ascii="Arial" w:hAnsi="Arial" w:cs="Arial"/>
          <w:color w:val="242729"/>
          <w:sz w:val="20"/>
          <w:szCs w:val="23"/>
        </w:rPr>
        <w:sym w:font="Wingdings" w:char="F0E0"/>
      </w:r>
      <w:r w:rsidRPr="0097617D">
        <w:rPr>
          <w:rFonts w:ascii="Arial" w:hAnsi="Arial" w:cs="Arial"/>
          <w:color w:val="242729"/>
          <w:sz w:val="20"/>
          <w:szCs w:val="23"/>
        </w:rPr>
        <w:t>The docker container networking is explained in detail here: </w:t>
      </w:r>
      <w:hyperlink r:id="rId202" w:history="1">
        <w:r w:rsidRPr="0097617D">
          <w:rPr>
            <w:rStyle w:val="Hyperlink"/>
            <w:rFonts w:ascii="inherit" w:eastAsiaTheme="majorEastAsia" w:hAnsi="inherit" w:cs="Arial"/>
            <w:color w:val="005999"/>
            <w:sz w:val="19"/>
            <w:szCs w:val="23"/>
            <w:bdr w:val="none" w:sz="0" w:space="0" w:color="auto" w:frame="1"/>
          </w:rPr>
          <w:t>https://docs.docker.com/engine/userguide/networking/dockernetworks/</w:t>
        </w:r>
      </w:hyperlink>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In short:</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By default docker daemon adds a network adapter docker0 to the host system (it tries to guess an available IP, often uses 172.17.0.1). You can see this in </w:t>
      </w:r>
      <w:r w:rsidRPr="0097617D">
        <w:rPr>
          <w:rStyle w:val="HTMLCode"/>
          <w:rFonts w:ascii="Consolas" w:hAnsi="Consolas"/>
          <w:color w:val="242729"/>
          <w:sz w:val="16"/>
          <w:bdr w:val="none" w:sz="0" w:space="0" w:color="auto" w:frame="1"/>
          <w:shd w:val="clear" w:color="auto" w:fill="EFF0F1"/>
        </w:rPr>
        <w:t>$ ifconfig</w:t>
      </w:r>
      <w:r w:rsidRPr="0097617D">
        <w:rPr>
          <w:rFonts w:ascii="Arial" w:hAnsi="Arial" w:cs="Arial"/>
          <w:color w:val="242729"/>
          <w:sz w:val="20"/>
          <w:szCs w:val="23"/>
        </w:rPr>
        <w:t>.</w:t>
      </w:r>
    </w:p>
    <w:p w:rsidR="0097617D" w:rsidRPr="0097617D" w:rsidRDefault="0097617D" w:rsidP="0097617D">
      <w:pPr>
        <w:pStyle w:val="NormalWeb"/>
        <w:shd w:val="clear" w:color="auto" w:fill="FFFFFF"/>
        <w:spacing w:before="0" w:beforeAutospacing="0" w:after="0" w:afterAutospacing="0"/>
        <w:textAlignment w:val="baseline"/>
        <w:rPr>
          <w:rFonts w:ascii="Arial" w:hAnsi="Arial" w:cs="Arial"/>
          <w:color w:val="242729"/>
          <w:sz w:val="20"/>
          <w:szCs w:val="23"/>
        </w:rPr>
      </w:pPr>
      <w:r w:rsidRPr="0097617D">
        <w:rPr>
          <w:rFonts w:ascii="Arial" w:hAnsi="Arial" w:cs="Arial"/>
          <w:color w:val="242729"/>
          <w:sz w:val="20"/>
          <w:szCs w:val="23"/>
        </w:rPr>
        <w:t>All containers are by default connected to this network in incremental IPs. You can examine the containers network settings via </w:t>
      </w:r>
      <w:r w:rsidRPr="0097617D">
        <w:rPr>
          <w:rStyle w:val="HTMLCode"/>
          <w:rFonts w:ascii="Consolas" w:hAnsi="Consolas"/>
          <w:color w:val="242729"/>
          <w:sz w:val="16"/>
          <w:bdr w:val="none" w:sz="0" w:space="0" w:color="auto" w:frame="1"/>
          <w:shd w:val="clear" w:color="auto" w:fill="EFF0F1"/>
        </w:rPr>
        <w:t>$ docker inspect &lt;container name&gt;</w:t>
      </w:r>
      <w:r w:rsidRPr="0097617D">
        <w:rPr>
          <w:rFonts w:ascii="Arial" w:hAnsi="Arial" w:cs="Arial"/>
          <w:color w:val="242729"/>
          <w:sz w:val="20"/>
          <w:szCs w:val="23"/>
        </w:rPr>
        <w:t>.</w:t>
      </w:r>
    </w:p>
    <w:p w:rsid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So chances are good your docker cluster's IPs are as follows:</w:t>
      </w:r>
      <w:r w:rsidRPr="0097617D">
        <w:rPr>
          <w:rFonts w:ascii="Arial" w:hAnsi="Arial" w:cs="Arial"/>
          <w:color w:val="242729"/>
          <w:sz w:val="20"/>
          <w:szCs w:val="23"/>
        </w:rPr>
        <w:br/>
        <w:t>kafka1 172.17.0.2</w:t>
      </w:r>
    </w:p>
    <w:p w:rsidR="0097617D" w:rsidRP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br/>
        <w:t>kafka2 172.17.0.3</w:t>
      </w:r>
      <w:r w:rsidRPr="0097617D">
        <w:rPr>
          <w:rFonts w:ascii="Arial" w:hAnsi="Arial" w:cs="Arial"/>
          <w:color w:val="242729"/>
          <w:sz w:val="20"/>
          <w:szCs w:val="23"/>
        </w:rPr>
        <w:br/>
        <w:t>kafka3 172.17.0.4</w:t>
      </w:r>
      <w:r w:rsidRPr="0097617D">
        <w:rPr>
          <w:rFonts w:ascii="Arial" w:hAnsi="Arial" w:cs="Arial"/>
          <w:color w:val="242729"/>
          <w:sz w:val="20"/>
          <w:szCs w:val="23"/>
        </w:rPr>
        <w:br/>
        <w:t>elasticsearch 172.17.0.5</w:t>
      </w:r>
      <w:r w:rsidRPr="0097617D">
        <w:rPr>
          <w:rFonts w:ascii="Arial" w:hAnsi="Arial" w:cs="Arial"/>
          <w:color w:val="242729"/>
          <w:sz w:val="20"/>
          <w:szCs w:val="23"/>
        </w:rPr>
        <w:br/>
        <w:t>kibana 172.17.0.6</w:t>
      </w:r>
    </w:p>
    <w:p w:rsidR="0097617D" w:rsidRDefault="0097617D" w:rsidP="0097617D">
      <w:pPr>
        <w:pStyle w:val="NormalWeb"/>
        <w:shd w:val="clear" w:color="auto" w:fill="FFFFFF"/>
        <w:spacing w:before="0" w:beforeAutospacing="0" w:after="240" w:afterAutospacing="0"/>
        <w:textAlignment w:val="baseline"/>
        <w:rPr>
          <w:rFonts w:ascii="Arial" w:hAnsi="Arial" w:cs="Arial"/>
          <w:color w:val="242729"/>
          <w:sz w:val="20"/>
          <w:szCs w:val="23"/>
        </w:rPr>
      </w:pPr>
      <w:r w:rsidRPr="0097617D">
        <w:rPr>
          <w:rFonts w:ascii="Arial" w:hAnsi="Arial" w:cs="Arial"/>
          <w:color w:val="242729"/>
          <w:sz w:val="20"/>
          <w:szCs w:val="23"/>
        </w:rPr>
        <w:t>You can then access your kafkas at 172.17.0.2:9092, 172.17.0.3:9092, 172.17.0.4:9092 from the host system and from the containers alike.</w:t>
      </w:r>
    </w:p>
    <w:p w:rsidR="00A64CDA" w:rsidRDefault="00A64CDA" w:rsidP="00A64CDA">
      <w:pPr>
        <w:pStyle w:val="NormalWeb"/>
        <w:shd w:val="clear" w:color="auto" w:fill="FFFFFF"/>
        <w:spacing w:after="240"/>
        <w:textAlignment w:val="baseline"/>
        <w:rPr>
          <w:rFonts w:ascii="Arial" w:hAnsi="Arial" w:cs="Arial"/>
          <w:color w:val="242729"/>
          <w:sz w:val="20"/>
          <w:szCs w:val="23"/>
        </w:rPr>
      </w:pPr>
      <w:r>
        <w:rPr>
          <w:rFonts w:ascii="Arial" w:hAnsi="Arial" w:cs="Arial"/>
          <w:color w:val="242729"/>
          <w:sz w:val="20"/>
          <w:szCs w:val="23"/>
        </w:rPr>
        <w:t>----</w:t>
      </w:r>
      <w:r w:rsidRPr="00A64CDA">
        <w:rPr>
          <w:rFonts w:ascii="Arial" w:hAnsi="Arial" w:cs="Arial"/>
          <w:color w:val="242729"/>
          <w:sz w:val="20"/>
          <w:szCs w:val="23"/>
        </w:rPr>
        <w:t>thank you mate for the answer i hv never tried this but making the ip address hard coded inside the scripts is bad practice as well no? it also assumes that no other containers r running at the start of play – Lin</w:t>
      </w:r>
      <w:r>
        <w:rPr>
          <w:rFonts w:ascii="Arial" w:hAnsi="Arial" w:cs="Arial"/>
          <w:color w:val="242729"/>
          <w:sz w:val="20"/>
          <w:szCs w:val="23"/>
        </w:rPr>
        <w:t xml:space="preserve">gxiao Xia Feb 5 '16 at </w:t>
      </w:r>
    </w:p>
    <w:p w:rsidR="00A64CDA" w:rsidRPr="00A64CDA" w:rsidRDefault="00A64CDA" w:rsidP="00A64CDA">
      <w:pPr>
        <w:pStyle w:val="NormalWeb"/>
        <w:shd w:val="clear" w:color="auto" w:fill="FFFFFF"/>
        <w:spacing w:after="240"/>
        <w:textAlignment w:val="baseline"/>
        <w:rPr>
          <w:rFonts w:ascii="Arial" w:hAnsi="Arial" w:cs="Arial"/>
          <w:color w:val="242729"/>
          <w:sz w:val="20"/>
          <w:szCs w:val="23"/>
        </w:rPr>
      </w:pPr>
      <w:r w:rsidRPr="00A64CDA">
        <w:rPr>
          <w:rFonts w:ascii="Arial" w:hAnsi="Arial" w:cs="Arial"/>
          <w:color w:val="242729"/>
          <w:sz w:val="20"/>
          <w:szCs w:val="23"/>
        </w:rPr>
        <w:t>Just read the link you posted. I wasn't aware of user defined networks of docker. it seems like a new feature. docker network create --driver bridge isolated_nw creates a new network and creating all containers inside this user-defined network would allow them to communicate with each other by name automatically, which is not supported in the default bridge network. – Lingxiao Xia Feb 5 '16 at 2:56</w:t>
      </w:r>
    </w:p>
    <w:p w:rsidR="00A64CDA" w:rsidRPr="00A64CDA" w:rsidRDefault="0097617D" w:rsidP="00A64CDA">
      <w:pPr>
        <w:pStyle w:val="Heading1"/>
        <w:shd w:val="clear" w:color="auto" w:fill="FFFFFF"/>
        <w:spacing w:before="0" w:beforeAutospacing="0" w:after="0" w:afterAutospacing="0"/>
        <w:textAlignment w:val="baseline"/>
        <w:rPr>
          <w:rFonts w:ascii="Arial" w:hAnsi="Arial" w:cs="Arial"/>
          <w:color w:val="242729"/>
          <w:sz w:val="24"/>
          <w:szCs w:val="33"/>
        </w:rPr>
      </w:pPr>
      <w:r w:rsidRPr="00A64CDA">
        <w:rPr>
          <w:rFonts w:ascii="Arial" w:hAnsi="Arial" w:cs="Arial"/>
          <w:color w:val="242729"/>
          <w:sz w:val="16"/>
          <w:szCs w:val="23"/>
          <w:highlight w:val="yellow"/>
        </w:rPr>
        <w:t>38.)</w:t>
      </w:r>
      <w:r w:rsidR="00A64CDA" w:rsidRPr="00A64CDA">
        <w:rPr>
          <w:rFonts w:ascii="Arial" w:hAnsi="Arial" w:cs="Arial"/>
          <w:color w:val="242729"/>
          <w:sz w:val="24"/>
          <w:szCs w:val="33"/>
          <w:highlight w:val="yellow"/>
        </w:rPr>
        <w:t xml:space="preserve"> </w:t>
      </w:r>
      <w:hyperlink r:id="rId203" w:history="1">
        <w:r w:rsidR="00A64CDA" w:rsidRPr="00A64CDA">
          <w:rPr>
            <w:rStyle w:val="Hyperlink"/>
            <w:rFonts w:ascii="inherit" w:eastAsiaTheme="majorEastAsia" w:hAnsi="inherit" w:cs="Arial"/>
            <w:b w:val="0"/>
            <w:bCs w:val="0"/>
            <w:color w:val="242729"/>
            <w:sz w:val="32"/>
            <w:szCs w:val="36"/>
            <w:highlight w:val="yellow"/>
            <w:bdr w:val="none" w:sz="0" w:space="0" w:color="auto" w:frame="1"/>
          </w:rPr>
          <w:t>Docker: where is docker volume located for this compose file</w:t>
        </w:r>
      </w:hyperlink>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 w:val="23"/>
          <w:szCs w:val="23"/>
        </w:rPr>
        <w:t> </w:t>
      </w:r>
      <w:r w:rsidRPr="00A64CDA">
        <w:rPr>
          <w:rFonts w:ascii="Arial" w:hAnsi="Arial" w:cs="Arial"/>
          <w:color w:val="242729"/>
          <w:sz w:val="22"/>
          <w:szCs w:val="23"/>
        </w:rPr>
        <w:t>was setting up some materials for a trainning, when I came around this sample compose file:</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2"/>
          <w:szCs w:val="23"/>
        </w:rPr>
      </w:pPr>
      <w:hyperlink r:id="rId204" w:history="1">
        <w:r w:rsidRPr="00A64CDA">
          <w:rPr>
            <w:rStyle w:val="Hyperlink"/>
            <w:rFonts w:ascii="inherit" w:eastAsiaTheme="majorEastAsia" w:hAnsi="inherit" w:cs="Arial"/>
            <w:color w:val="005999"/>
            <w:sz w:val="21"/>
            <w:szCs w:val="23"/>
            <w:bdr w:val="none" w:sz="0" w:space="0" w:color="auto" w:frame="1"/>
          </w:rPr>
          <w:t>https://github.com/dockersamples/example-voting-app/blob/master/docker-compose.yml</w:t>
        </w:r>
      </w:hyperlink>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2"/>
          <w:szCs w:val="23"/>
        </w:rPr>
      </w:pPr>
      <w:r w:rsidRPr="00A64CDA">
        <w:rPr>
          <w:rFonts w:ascii="Arial" w:hAnsi="Arial" w:cs="Arial"/>
          <w:color w:val="242729"/>
          <w:sz w:val="22"/>
          <w:szCs w:val="23"/>
        </w:rPr>
        <w:t>and I couldn't find out how this volume is mounted, on lines 48 and 49 of the file:</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volumes:</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db-data:</w:t>
      </w:r>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2"/>
          <w:szCs w:val="23"/>
        </w:rPr>
      </w:pPr>
      <w:r w:rsidRPr="00A64CDA">
        <w:rPr>
          <w:rFonts w:ascii="Arial" w:hAnsi="Arial" w:cs="Arial"/>
          <w:color w:val="242729"/>
          <w:sz w:val="22"/>
          <w:szCs w:val="23"/>
        </w:rPr>
        <w:t>Can someone explain me where is this volume on the host? Couldn't find it and I wouldn't like to keep any postgresql data dangling around after the containers are gone. Similar thing happens to the networks:</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networks:</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front-tier:</w:t>
      </w:r>
    </w:p>
    <w:p w:rsidR="00A64CDA" w:rsidRPr="00A64CDA" w:rsidRDefault="00A64CDA" w:rsidP="00A64CDA">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A64CDA">
        <w:rPr>
          <w:rStyle w:val="HTMLCode"/>
          <w:rFonts w:ascii="Consolas" w:hAnsi="Consolas"/>
          <w:color w:val="242729"/>
          <w:sz w:val="18"/>
          <w:bdr w:val="none" w:sz="0" w:space="0" w:color="auto" w:frame="1"/>
          <w:shd w:val="clear" w:color="auto" w:fill="EFF0F1"/>
        </w:rPr>
        <w:t xml:space="preserve">  back-tier:</w:t>
      </w:r>
    </w:p>
    <w:p w:rsidR="0097617D" w:rsidRPr="00A64CDA" w:rsidRDefault="00A64CDA" w:rsidP="0097617D">
      <w:pPr>
        <w:pStyle w:val="NormalWeb"/>
        <w:shd w:val="clear" w:color="auto" w:fill="FFFFFF"/>
        <w:spacing w:before="0" w:beforeAutospacing="0" w:after="240" w:afterAutospacing="0"/>
        <w:textAlignment w:val="baseline"/>
        <w:rPr>
          <w:rFonts w:ascii="Arial" w:hAnsi="Arial" w:cs="Arial"/>
          <w:color w:val="242729"/>
          <w:sz w:val="22"/>
          <w:szCs w:val="23"/>
        </w:rPr>
      </w:pPr>
      <w:r w:rsidRPr="00A64CDA">
        <w:rPr>
          <w:rFonts w:ascii="Arial" w:hAnsi="Arial" w:cs="Arial"/>
          <w:color w:val="242729"/>
          <w:sz w:val="22"/>
          <w:szCs w:val="23"/>
        </w:rPr>
        <w:t>Why docker compose accepts empty network definitions like this?</w:t>
      </w:r>
    </w:p>
    <w:p w:rsidR="00A64CDA" w:rsidRDefault="00A64CDA" w:rsidP="00A64CDA">
      <w:pPr>
        <w:pStyle w:val="Heading2"/>
        <w:shd w:val="clear" w:color="auto" w:fill="FFFFFF"/>
        <w:spacing w:before="0" w:after="240"/>
        <w:textAlignment w:val="baseline"/>
        <w:rPr>
          <w:rFonts w:ascii="Arial" w:hAnsi="Arial" w:cs="Arial"/>
          <w:color w:val="242729"/>
          <w:sz w:val="29"/>
          <w:szCs w:val="29"/>
        </w:rPr>
      </w:pPr>
      <w:r>
        <w:rPr>
          <w:rFonts w:ascii="Arial" w:hAnsi="Arial" w:cs="Arial"/>
          <w:color w:val="242729"/>
          <w:sz w:val="23"/>
          <w:szCs w:val="23"/>
        </w:rPr>
        <w:t>--</w:t>
      </w:r>
      <w:r w:rsidRPr="00A64CDA">
        <w:rPr>
          <w:rFonts w:ascii="Arial" w:hAnsi="Arial" w:cs="Arial"/>
          <w:color w:val="242729"/>
          <w:sz w:val="23"/>
          <w:szCs w:val="23"/>
        </w:rPr>
        <w:sym w:font="Wingdings" w:char="F0E0"/>
      </w:r>
      <w:r>
        <w:rPr>
          <w:rFonts w:ascii="Arial" w:hAnsi="Arial" w:cs="Arial"/>
          <w:b/>
          <w:bCs/>
          <w:color w:val="242729"/>
          <w:sz w:val="29"/>
          <w:szCs w:val="29"/>
        </w:rPr>
        <w:t>Finding the volumes</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0"/>
          <w:szCs w:val="23"/>
        </w:rPr>
      </w:pPr>
      <w:r w:rsidRPr="00A64CDA">
        <w:rPr>
          <w:rFonts w:ascii="Arial" w:hAnsi="Arial" w:cs="Arial"/>
          <w:color w:val="242729"/>
          <w:sz w:val="20"/>
          <w:szCs w:val="23"/>
        </w:rPr>
        <w:t>Volumes like this are internal to Docker and stored in the Docker store (which is usually all under </w:t>
      </w:r>
      <w:r w:rsidRPr="00A64CDA">
        <w:rPr>
          <w:rStyle w:val="HTMLCode"/>
          <w:rFonts w:ascii="Consolas" w:hAnsi="Consolas"/>
          <w:color w:val="242729"/>
          <w:sz w:val="16"/>
          <w:bdr w:val="none" w:sz="0" w:space="0" w:color="auto" w:frame="1"/>
          <w:shd w:val="clear" w:color="auto" w:fill="EFF0F1"/>
        </w:rPr>
        <w:t>/var/lib/docker</w:t>
      </w:r>
      <w:r w:rsidRPr="00A64CDA">
        <w:rPr>
          <w:rFonts w:ascii="Arial" w:hAnsi="Arial" w:cs="Arial"/>
          <w:color w:val="242729"/>
          <w:sz w:val="20"/>
          <w:szCs w:val="23"/>
        </w:rPr>
        <w:t>). You can get a list of volumes:</w:t>
      </w:r>
    </w:p>
    <w:p w:rsidR="00A64CDA" w:rsidRPr="00A64CDA" w:rsidRDefault="00A64CDA" w:rsidP="00A64CDA">
      <w:pPr>
        <w:pStyle w:val="HTMLPreformatted"/>
        <w:shd w:val="clear" w:color="auto" w:fill="EFF0F1"/>
        <w:textAlignment w:val="baseline"/>
        <w:rPr>
          <w:rStyle w:val="pln"/>
          <w:rFonts w:ascii="inherit" w:hAnsi="inherit"/>
          <w:color w:val="303336"/>
          <w:sz w:val="16"/>
          <w:bdr w:val="none" w:sz="0" w:space="0" w:color="auto" w:frame="1"/>
          <w:shd w:val="clear" w:color="auto" w:fill="EFF0F1"/>
        </w:rPr>
      </w:pPr>
      <w:r w:rsidRPr="00A64CDA">
        <w:rPr>
          <w:rStyle w:val="pln"/>
          <w:rFonts w:ascii="inherit" w:hAnsi="inherit"/>
          <w:color w:val="303336"/>
          <w:sz w:val="16"/>
          <w:bdr w:val="none" w:sz="0" w:space="0" w:color="auto" w:frame="1"/>
          <w:shd w:val="clear" w:color="auto" w:fill="EFF0F1"/>
        </w:rPr>
        <w:t>$ docker volume ls</w:t>
      </w:r>
    </w:p>
    <w:p w:rsidR="00A64CDA" w:rsidRPr="00A64CDA" w:rsidRDefault="00A64CDA" w:rsidP="00A64CDA">
      <w:pPr>
        <w:pStyle w:val="HTMLPreformatted"/>
        <w:shd w:val="clear" w:color="auto" w:fill="EFF0F1"/>
        <w:textAlignment w:val="baseline"/>
        <w:rPr>
          <w:rStyle w:val="pln"/>
          <w:rFonts w:ascii="inherit" w:hAnsi="inherit"/>
          <w:color w:val="303336"/>
          <w:sz w:val="16"/>
          <w:bdr w:val="none" w:sz="0" w:space="0" w:color="auto" w:frame="1"/>
          <w:shd w:val="clear" w:color="auto" w:fill="EFF0F1"/>
        </w:rPr>
      </w:pPr>
      <w:r w:rsidRPr="00A64CDA">
        <w:rPr>
          <w:rStyle w:val="pln"/>
          <w:rFonts w:ascii="inherit" w:hAnsi="inherit"/>
          <w:color w:val="303336"/>
          <w:sz w:val="16"/>
          <w:bdr w:val="none" w:sz="0" w:space="0" w:color="auto" w:frame="1"/>
          <w:shd w:val="clear" w:color="auto" w:fill="EFF0F1"/>
        </w:rPr>
        <w:t>DRIVER              VOLUME NAME</w:t>
      </w:r>
    </w:p>
    <w:p w:rsidR="00A64CDA" w:rsidRPr="00A64CDA" w:rsidRDefault="00A64CDA" w:rsidP="00A64CDA">
      <w:pPr>
        <w:pStyle w:val="HTMLPreformatted"/>
        <w:shd w:val="clear" w:color="auto" w:fill="EFF0F1"/>
        <w:textAlignment w:val="baseline"/>
        <w:rPr>
          <w:rStyle w:val="pln"/>
          <w:rFonts w:ascii="inherit" w:hAnsi="inherit"/>
          <w:color w:val="303336"/>
          <w:sz w:val="16"/>
          <w:bdr w:val="none" w:sz="0" w:space="0" w:color="auto" w:frame="1"/>
          <w:shd w:val="clear" w:color="auto" w:fill="EFF0F1"/>
        </w:rPr>
      </w:pPr>
      <w:r w:rsidRPr="00A64CDA">
        <w:rPr>
          <w:rStyle w:val="pln"/>
          <w:rFonts w:ascii="inherit" w:hAnsi="inherit"/>
          <w:color w:val="303336"/>
          <w:sz w:val="16"/>
          <w:bdr w:val="none" w:sz="0" w:space="0" w:color="auto" w:frame="1"/>
          <w:shd w:val="clear" w:color="auto" w:fill="EFF0F1"/>
        </w:rPr>
        <w:t>local               1c59d5b7e90e9173ca30a7fcb6b9183c3f5a37bd2505ca78ad77cf4062bd0465</w:t>
      </w:r>
    </w:p>
    <w:p w:rsidR="00A64CDA" w:rsidRPr="00A64CDA" w:rsidRDefault="00A64CDA" w:rsidP="00A64CDA">
      <w:pPr>
        <w:pStyle w:val="HTMLPreformatted"/>
        <w:shd w:val="clear" w:color="auto" w:fill="EFF0F1"/>
        <w:textAlignment w:val="baseline"/>
        <w:rPr>
          <w:rStyle w:val="pln"/>
          <w:rFonts w:ascii="inherit" w:hAnsi="inherit"/>
          <w:color w:val="303336"/>
          <w:sz w:val="16"/>
          <w:bdr w:val="none" w:sz="0" w:space="0" w:color="auto" w:frame="1"/>
          <w:shd w:val="clear" w:color="auto" w:fill="EFF0F1"/>
        </w:rPr>
      </w:pPr>
      <w:r w:rsidRPr="00A64CDA">
        <w:rPr>
          <w:rStyle w:val="pln"/>
          <w:rFonts w:ascii="inherit" w:hAnsi="inherit"/>
          <w:color w:val="303336"/>
          <w:sz w:val="16"/>
          <w:bdr w:val="none" w:sz="0" w:space="0" w:color="auto" w:frame="1"/>
          <w:shd w:val="clear" w:color="auto" w:fill="EFF0F1"/>
        </w:rPr>
        <w:lastRenderedPageBreak/>
        <w:t>local               2f13b0cec834a0250845b9dcb2bce548f7c7f35ed9cdaa7d5990bf896e952d02</w:t>
      </w:r>
    </w:p>
    <w:p w:rsidR="00A64CDA" w:rsidRPr="00A64CDA" w:rsidRDefault="00A64CDA" w:rsidP="00A64CDA">
      <w:pPr>
        <w:pStyle w:val="HTMLPreformatted"/>
        <w:shd w:val="clear" w:color="auto" w:fill="EFF0F1"/>
        <w:textAlignment w:val="baseline"/>
        <w:rPr>
          <w:rStyle w:val="pln"/>
          <w:rFonts w:ascii="inherit" w:hAnsi="inherit"/>
          <w:color w:val="303336"/>
          <w:sz w:val="16"/>
          <w:bdr w:val="none" w:sz="0" w:space="0" w:color="auto" w:frame="1"/>
          <w:shd w:val="clear" w:color="auto" w:fill="EFF0F1"/>
        </w:rPr>
      </w:pPr>
      <w:r w:rsidRPr="00A64CDA">
        <w:rPr>
          <w:rStyle w:val="pln"/>
          <w:rFonts w:ascii="inherit" w:hAnsi="inherit"/>
          <w:color w:val="303336"/>
          <w:sz w:val="16"/>
          <w:bdr w:val="none" w:sz="0" w:space="0" w:color="auto" w:frame="1"/>
          <w:shd w:val="clear" w:color="auto" w:fill="EFF0F1"/>
        </w:rPr>
        <w:t>local               a3d54ec4582c3c7ad5a6172e1d4eed38cfb3e7d97df6d524a3edd544dc455917</w:t>
      </w:r>
    </w:p>
    <w:p w:rsidR="00A64CDA" w:rsidRPr="00A64CDA" w:rsidRDefault="00A64CDA" w:rsidP="00A64CDA">
      <w:pPr>
        <w:pStyle w:val="HTMLPreformatted"/>
        <w:shd w:val="clear" w:color="auto" w:fill="EFF0F1"/>
        <w:textAlignment w:val="baseline"/>
        <w:rPr>
          <w:rFonts w:ascii="Consolas" w:hAnsi="Consolas"/>
          <w:color w:val="393318"/>
          <w:sz w:val="16"/>
        </w:rPr>
      </w:pPr>
      <w:r w:rsidRPr="00A64CDA">
        <w:rPr>
          <w:rStyle w:val="pln"/>
          <w:rFonts w:ascii="inherit" w:hAnsi="inherit"/>
          <w:color w:val="303336"/>
          <w:sz w:val="16"/>
          <w:bdr w:val="none" w:sz="0" w:space="0" w:color="auto" w:frame="1"/>
          <w:shd w:val="clear" w:color="auto" w:fill="EFF0F1"/>
        </w:rPr>
        <w:t>local               e6c389d80768356cdefd6c04f6b384057e9fe2835d6e1d3792691b887d767724</w:t>
      </w:r>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0"/>
          <w:szCs w:val="23"/>
        </w:rPr>
      </w:pPr>
      <w:r w:rsidRPr="00A64CDA">
        <w:rPr>
          <w:rFonts w:ascii="Arial" w:hAnsi="Arial" w:cs="Arial"/>
          <w:color w:val="242729"/>
          <w:sz w:val="20"/>
          <w:szCs w:val="23"/>
        </w:rPr>
        <w:t>You can find out exactly where the volume is stored on your system if you want to:</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docker inspect 1c59d5b7e90e9173ca30a7fcb6b9183c3f5a37bd2505ca78ad77cf4062bd0465</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"Driver": "local",</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"Labels": null,</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"Mountpoint": "/var/lib/docker/volumes/1c59d5b7e90e9173ca30a7fcb6b9183c3f5a37bd2505ca78ad77cf4062bd0465/_data",</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"Name": "1c59d5b7e90e9173ca30a7fcb6b9183c3f5a37bd2505ca78ad77cf4062bd0465",</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"Options": {},</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"Scope": "local"</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xml:space="preserve">    }</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w:t>
      </w:r>
    </w:p>
    <w:p w:rsidR="00A64CDA" w:rsidRPr="00A64CDA" w:rsidRDefault="00A64CDA" w:rsidP="00A64CDA">
      <w:pPr>
        <w:pStyle w:val="Heading2"/>
        <w:shd w:val="clear" w:color="auto" w:fill="FFFFFF"/>
        <w:spacing w:before="0" w:after="240"/>
        <w:textAlignment w:val="baseline"/>
        <w:rPr>
          <w:rFonts w:ascii="Arial" w:hAnsi="Arial" w:cs="Arial"/>
          <w:color w:val="242729"/>
          <w:sz w:val="24"/>
          <w:szCs w:val="29"/>
        </w:rPr>
      </w:pPr>
      <w:r w:rsidRPr="00A64CDA">
        <w:rPr>
          <w:rFonts w:ascii="Arial" w:hAnsi="Arial" w:cs="Arial"/>
          <w:b/>
          <w:bCs/>
          <w:color w:val="242729"/>
          <w:sz w:val="24"/>
          <w:szCs w:val="29"/>
        </w:rPr>
        <w:t>Cleaning up unused volumes</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20"/>
          <w:szCs w:val="23"/>
        </w:rPr>
      </w:pPr>
      <w:r w:rsidRPr="00A64CDA">
        <w:rPr>
          <w:rFonts w:ascii="Arial" w:hAnsi="Arial" w:cs="Arial"/>
          <w:color w:val="242729"/>
          <w:sz w:val="20"/>
          <w:szCs w:val="23"/>
        </w:rPr>
        <w:t>As far as just ensuring that things are not left dangling, you can use the prune commands, in this case </w:t>
      </w:r>
      <w:r w:rsidRPr="00A64CDA">
        <w:rPr>
          <w:rStyle w:val="HTMLCode"/>
          <w:rFonts w:ascii="Consolas" w:hAnsi="Consolas"/>
          <w:color w:val="242729"/>
          <w:sz w:val="16"/>
          <w:bdr w:val="none" w:sz="0" w:space="0" w:color="auto" w:frame="1"/>
          <w:shd w:val="clear" w:color="auto" w:fill="EFF0F1"/>
        </w:rPr>
        <w:t>docker volume prune</w:t>
      </w:r>
      <w:r w:rsidRPr="00A64CDA">
        <w:rPr>
          <w:rFonts w:ascii="Arial" w:hAnsi="Arial" w:cs="Arial"/>
          <w:color w:val="242729"/>
          <w:sz w:val="20"/>
          <w:szCs w:val="23"/>
        </w:rPr>
        <w:t>. That will give you this output, and you choose whether to continue pruning or not.</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 docker volume prune</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WARNING! This will remove all volumes not used by at least one container.</w:t>
      </w:r>
    </w:p>
    <w:p w:rsidR="00A64CDA" w:rsidRPr="00A64CDA" w:rsidRDefault="00A64CDA" w:rsidP="00A64CDA">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A64CDA">
        <w:rPr>
          <w:rStyle w:val="HTMLCode"/>
          <w:rFonts w:ascii="Consolas" w:hAnsi="Consolas"/>
          <w:color w:val="242729"/>
          <w:sz w:val="16"/>
          <w:bdr w:val="none" w:sz="0" w:space="0" w:color="auto" w:frame="1"/>
          <w:shd w:val="clear" w:color="auto" w:fill="EFF0F1"/>
        </w:rPr>
        <w:t>Are you sure you want to continue? [y/N]</w:t>
      </w:r>
    </w:p>
    <w:p w:rsidR="00A64CDA" w:rsidRPr="00A64CDA" w:rsidRDefault="00A64CDA" w:rsidP="00A64CDA">
      <w:pPr>
        <w:pStyle w:val="Heading2"/>
        <w:shd w:val="clear" w:color="auto" w:fill="FFFFFF"/>
        <w:spacing w:before="0" w:after="240"/>
        <w:textAlignment w:val="baseline"/>
        <w:rPr>
          <w:rFonts w:ascii="Arial" w:hAnsi="Arial" w:cs="Arial"/>
          <w:color w:val="242729"/>
          <w:sz w:val="24"/>
          <w:szCs w:val="29"/>
        </w:rPr>
      </w:pPr>
      <w:r w:rsidRPr="00A64CDA">
        <w:rPr>
          <w:rFonts w:ascii="Arial" w:hAnsi="Arial" w:cs="Arial"/>
          <w:b/>
          <w:bCs/>
          <w:color w:val="242729"/>
          <w:sz w:val="24"/>
          <w:szCs w:val="29"/>
        </w:rPr>
        <w:t>"Empty" definitions in docker-compose.yml</w:t>
      </w:r>
    </w:p>
    <w:p w:rsidR="00A64CDA" w:rsidRPr="00A64CDA" w:rsidRDefault="00A64CDA" w:rsidP="00A64CDA">
      <w:pPr>
        <w:pStyle w:val="NormalWeb"/>
        <w:shd w:val="clear" w:color="auto" w:fill="FFFFFF"/>
        <w:spacing w:before="0" w:beforeAutospacing="0" w:after="240" w:afterAutospacing="0"/>
        <w:textAlignment w:val="baseline"/>
        <w:rPr>
          <w:rFonts w:ascii="Arial" w:hAnsi="Arial" w:cs="Arial"/>
          <w:color w:val="242729"/>
          <w:sz w:val="20"/>
          <w:szCs w:val="23"/>
        </w:rPr>
      </w:pPr>
      <w:r w:rsidRPr="00A64CDA">
        <w:rPr>
          <w:rFonts w:ascii="Arial" w:hAnsi="Arial" w:cs="Arial"/>
          <w:color w:val="242729"/>
          <w:sz w:val="20"/>
          <w:szCs w:val="23"/>
        </w:rPr>
        <w:t>There is a tendency to accept these "empty" definitions for things like volumes and networks when you don't need to do anything other than define that a volume or network should exist. That is, if you want to create it, but are okay with the default settings, then there is no particular reason to specify the parameters.</w:t>
      </w:r>
    </w:p>
    <w:p w:rsidR="00A64CDA" w:rsidRPr="00A64CDA" w:rsidRDefault="00A64CDA" w:rsidP="00A64CDA">
      <w:pPr>
        <w:pStyle w:val="NormalWeb"/>
        <w:shd w:val="clear" w:color="auto" w:fill="FFFFFF"/>
        <w:spacing w:before="0" w:beforeAutospacing="0" w:after="0" w:afterAutospacing="0"/>
        <w:textAlignment w:val="baseline"/>
        <w:rPr>
          <w:rFonts w:ascii="Arial" w:hAnsi="Arial" w:cs="Arial"/>
          <w:color w:val="242729"/>
          <w:sz w:val="16"/>
          <w:szCs w:val="23"/>
        </w:rPr>
      </w:pPr>
      <w:r>
        <w:rPr>
          <w:rFonts w:ascii="Arial" w:hAnsi="Arial" w:cs="Arial"/>
          <w:color w:val="242729"/>
          <w:sz w:val="23"/>
          <w:szCs w:val="23"/>
        </w:rPr>
        <w:t xml:space="preserve">---- </w:t>
      </w:r>
      <w:r w:rsidRPr="00A64CDA">
        <w:rPr>
          <w:rFonts w:ascii="Arial" w:hAnsi="Arial" w:cs="Arial"/>
          <w:color w:val="242729"/>
          <w:sz w:val="16"/>
          <w:szCs w:val="23"/>
        </w:rPr>
        <w:t>Awesome answer! Thanks man – Vini.g.fer Jul 24 at 3:09</w:t>
      </w:r>
    </w:p>
    <w:p w:rsidR="00A64CDA" w:rsidRDefault="00A64CDA" w:rsidP="00A64CDA">
      <w:pPr>
        <w:pStyle w:val="NormalWeb"/>
        <w:shd w:val="clear" w:color="auto" w:fill="FFFFFF"/>
        <w:spacing w:before="0" w:beforeAutospacing="0" w:after="0" w:afterAutospacing="0"/>
        <w:textAlignment w:val="baseline"/>
        <w:rPr>
          <w:rFonts w:ascii="Arial" w:hAnsi="Arial" w:cs="Arial"/>
          <w:color w:val="242729"/>
          <w:sz w:val="16"/>
          <w:szCs w:val="23"/>
        </w:rPr>
      </w:pPr>
      <w:r w:rsidRPr="00A64CDA">
        <w:rPr>
          <w:rFonts w:ascii="Arial" w:hAnsi="Arial" w:cs="Arial"/>
          <w:color w:val="242729"/>
          <w:sz w:val="16"/>
          <w:szCs w:val="23"/>
        </w:rPr>
        <w:t xml:space="preserve"> Thanx for this "prune" command! It is worth noting, that (as in my case) inspect actually won't show a correct mount location. and simple "volume rm" won't work either, saying, that the "volume is in use" Sometimes you just have to prune... </w:t>
      </w:r>
    </w:p>
    <w:p w:rsidR="00B779E5" w:rsidRPr="00B779E5" w:rsidRDefault="00A64CDA" w:rsidP="00B779E5">
      <w:pPr>
        <w:pStyle w:val="Heading1"/>
        <w:shd w:val="clear" w:color="auto" w:fill="FFFFFF"/>
        <w:spacing w:before="0" w:beforeAutospacing="0" w:after="0" w:afterAutospacing="0"/>
        <w:textAlignment w:val="baseline"/>
        <w:rPr>
          <w:rFonts w:ascii="Arial" w:hAnsi="Arial" w:cs="Arial"/>
          <w:color w:val="242729"/>
          <w:sz w:val="28"/>
          <w:szCs w:val="33"/>
        </w:rPr>
      </w:pPr>
      <w:r w:rsidRPr="00B779E5">
        <w:rPr>
          <w:rFonts w:ascii="Arial" w:hAnsi="Arial" w:cs="Arial"/>
          <w:color w:val="242729"/>
          <w:sz w:val="16"/>
          <w:szCs w:val="23"/>
          <w:highlight w:val="yellow"/>
        </w:rPr>
        <w:t>39.)</w:t>
      </w:r>
      <w:r w:rsidR="00B779E5" w:rsidRPr="00B779E5">
        <w:rPr>
          <w:rFonts w:ascii="Arial" w:hAnsi="Arial" w:cs="Arial"/>
          <w:color w:val="242729"/>
          <w:sz w:val="33"/>
          <w:szCs w:val="33"/>
          <w:highlight w:val="yellow"/>
        </w:rPr>
        <w:t xml:space="preserve"> </w:t>
      </w:r>
      <w:hyperlink r:id="rId205" w:history="1">
        <w:r w:rsidR="00B779E5" w:rsidRPr="00B779E5">
          <w:rPr>
            <w:rFonts w:ascii="inherit" w:hAnsi="inherit" w:cs="Arial"/>
            <w:b w:val="0"/>
            <w:bCs w:val="0"/>
            <w:color w:val="242729"/>
            <w:sz w:val="32"/>
            <w:szCs w:val="36"/>
            <w:highlight w:val="yellow"/>
            <w:u w:val="single"/>
            <w:bdr w:val="none" w:sz="0" w:space="0" w:color="auto" w:frame="1"/>
          </w:rPr>
          <w:t>Docker-Compose persistent data MySQL</w:t>
        </w:r>
      </w:hyperlink>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 can't seem to get MySQL data to persist if I run </w:t>
      </w:r>
      <w:r w:rsidRPr="00B779E5">
        <w:rPr>
          <w:rFonts w:ascii="Consolas" w:eastAsia="Times New Roman" w:hAnsi="Consolas" w:cs="Courier New"/>
          <w:color w:val="242729"/>
          <w:sz w:val="16"/>
          <w:szCs w:val="20"/>
          <w:bdr w:val="none" w:sz="0" w:space="0" w:color="auto" w:frame="1"/>
          <w:shd w:val="clear" w:color="auto" w:fill="EFF0F1"/>
        </w:rPr>
        <w:t>$ docker-compose down</w:t>
      </w:r>
      <w:r w:rsidRPr="00B779E5">
        <w:rPr>
          <w:rFonts w:ascii="Arial" w:eastAsia="Times New Roman" w:hAnsi="Arial" w:cs="Arial"/>
          <w:color w:val="242729"/>
          <w:sz w:val="20"/>
          <w:szCs w:val="23"/>
        </w:rPr>
        <w:t> with the following </w:t>
      </w:r>
      <w:r w:rsidRPr="00B779E5">
        <w:rPr>
          <w:rFonts w:ascii="Consolas" w:eastAsia="Times New Roman" w:hAnsi="Consolas" w:cs="Courier New"/>
          <w:color w:val="242729"/>
          <w:sz w:val="16"/>
          <w:szCs w:val="20"/>
          <w:bdr w:val="none" w:sz="0" w:space="0" w:color="auto" w:frame="1"/>
          <w:shd w:val="clear" w:color="auto" w:fill="EFF0F1"/>
        </w:rPr>
        <w:t>.yml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version: '2'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services: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other services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container_name: flask_data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image: mysql:latest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volumes: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/var/lib/mysql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command: "true"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container_name: flask_mysql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restart: always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image: mysql:latest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environment: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MYSQL_ROOT_PASSWORD: 'test_pass' # TODO: Change this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MYSQL_USER: 'test'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MYSQL_PASS: 'pass'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volumes_from:</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"3306:3306"</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My understanding is that in my </w:t>
      </w:r>
      <w:r w:rsidRPr="00B779E5">
        <w:rPr>
          <w:rFonts w:ascii="Consolas" w:eastAsia="Times New Roman" w:hAnsi="Consolas" w:cs="Courier New"/>
          <w:color w:val="242729"/>
          <w:sz w:val="16"/>
          <w:szCs w:val="20"/>
          <w:bdr w:val="none" w:sz="0" w:space="0" w:color="auto" w:frame="1"/>
          <w:shd w:val="clear" w:color="auto" w:fill="EFF0F1"/>
        </w:rPr>
        <w:t>data</w:t>
      </w:r>
      <w:r w:rsidRPr="00B779E5">
        <w:rPr>
          <w:rFonts w:ascii="Arial" w:eastAsia="Times New Roman" w:hAnsi="Arial" w:cs="Arial"/>
          <w:color w:val="242729"/>
          <w:sz w:val="20"/>
          <w:szCs w:val="23"/>
        </w:rPr>
        <w:t> container using </w:t>
      </w:r>
      <w:r w:rsidRPr="00B779E5">
        <w:rPr>
          <w:rFonts w:ascii="Consolas" w:eastAsia="Times New Roman" w:hAnsi="Consolas" w:cs="Courier New"/>
          <w:color w:val="242729"/>
          <w:sz w:val="16"/>
          <w:szCs w:val="20"/>
          <w:bdr w:val="none" w:sz="0" w:space="0" w:color="auto" w:frame="1"/>
          <w:shd w:val="clear" w:color="auto" w:fill="EFF0F1"/>
        </w:rPr>
        <w:t>volumes: - /var/lib/mysql</w:t>
      </w:r>
      <w:r w:rsidRPr="00B779E5">
        <w:rPr>
          <w:rFonts w:ascii="Arial" w:eastAsia="Times New Roman" w:hAnsi="Arial" w:cs="Arial"/>
          <w:color w:val="242729"/>
          <w:sz w:val="20"/>
          <w:szCs w:val="23"/>
        </w:rPr>
        <w:t> maps it to my local machines directory where mysql stores data to the container and because of this mapping the data should persist even if the containers are destroyed. And the </w:t>
      </w:r>
      <w:r w:rsidRPr="00B779E5">
        <w:rPr>
          <w:rFonts w:ascii="Consolas" w:eastAsia="Times New Roman" w:hAnsi="Consolas" w:cs="Courier New"/>
          <w:color w:val="242729"/>
          <w:sz w:val="16"/>
          <w:szCs w:val="20"/>
          <w:bdr w:val="none" w:sz="0" w:space="0" w:color="auto" w:frame="1"/>
          <w:shd w:val="clear" w:color="auto" w:fill="EFF0F1"/>
        </w:rPr>
        <w:t>mysql</w:t>
      </w:r>
      <w:r w:rsidRPr="00B779E5">
        <w:rPr>
          <w:rFonts w:ascii="Arial" w:eastAsia="Times New Roman" w:hAnsi="Arial" w:cs="Arial"/>
          <w:color w:val="242729"/>
          <w:sz w:val="20"/>
          <w:szCs w:val="23"/>
        </w:rPr>
        <w:t> container is just a client interface into the db and can see the local directory because of </w:t>
      </w:r>
      <w:r w:rsidRPr="00B779E5">
        <w:rPr>
          <w:rFonts w:ascii="Consolas" w:eastAsia="Times New Roman" w:hAnsi="Consolas" w:cs="Courier New"/>
          <w:color w:val="242729"/>
          <w:sz w:val="16"/>
          <w:szCs w:val="20"/>
          <w:bdr w:val="none" w:sz="0" w:space="0" w:color="auto" w:frame="1"/>
          <w:shd w:val="clear" w:color="auto" w:fill="EFF0F1"/>
        </w:rPr>
        <w:t>volumes_from: - data</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Attempted this answer and it did not work. </w:t>
      </w:r>
      <w:hyperlink r:id="rId206" w:history="1">
        <w:r w:rsidRPr="00B779E5">
          <w:rPr>
            <w:rFonts w:ascii="inherit" w:eastAsia="Times New Roman" w:hAnsi="inherit" w:cs="Arial"/>
            <w:color w:val="005999"/>
            <w:sz w:val="19"/>
            <w:szCs w:val="23"/>
            <w:u w:val="single"/>
            <w:bdr w:val="none" w:sz="0" w:space="0" w:color="auto" w:frame="1"/>
          </w:rPr>
          <w:t>Docker-Compose Persistent Data Trouble</w:t>
        </w:r>
      </w:hyperlink>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inherit" w:eastAsia="Times New Roman" w:hAnsi="inherit" w:cs="Arial"/>
          <w:b/>
          <w:bCs/>
          <w:color w:val="242729"/>
          <w:sz w:val="19"/>
          <w:szCs w:val="23"/>
          <w:bdr w:val="none" w:sz="0" w:space="0" w:color="auto" w:frame="1"/>
        </w:rPr>
        <w:t>EDIT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Changed my </w:t>
      </w:r>
      <w:r w:rsidRPr="00B779E5">
        <w:rPr>
          <w:rFonts w:ascii="Consolas" w:eastAsia="Times New Roman" w:hAnsi="Consolas" w:cs="Courier New"/>
          <w:color w:val="242729"/>
          <w:sz w:val="16"/>
          <w:szCs w:val="20"/>
          <w:bdr w:val="none" w:sz="0" w:space="0" w:color="auto" w:frame="1"/>
          <w:shd w:val="clear" w:color="auto" w:fill="EFF0F1"/>
        </w:rPr>
        <w:t>.yml</w:t>
      </w:r>
      <w:r w:rsidRPr="00B779E5">
        <w:rPr>
          <w:rFonts w:ascii="Arial" w:eastAsia="Times New Roman" w:hAnsi="Arial" w:cs="Arial"/>
          <w:color w:val="242729"/>
          <w:sz w:val="20"/>
          <w:szCs w:val="23"/>
        </w:rPr>
        <w:t> as shown below and created a the dir </w:t>
      </w:r>
      <w:r w:rsidRPr="00B779E5">
        <w:rPr>
          <w:rFonts w:ascii="Consolas" w:eastAsia="Times New Roman" w:hAnsi="Consolas" w:cs="Courier New"/>
          <w:color w:val="242729"/>
          <w:sz w:val="16"/>
          <w:szCs w:val="20"/>
          <w:bdr w:val="none" w:sz="0" w:space="0" w:color="auto" w:frame="1"/>
          <w:shd w:val="clear" w:color="auto" w:fill="EFF0F1"/>
        </w:rPr>
        <w:t>./data</w:t>
      </w:r>
      <w:r w:rsidRPr="00B779E5">
        <w:rPr>
          <w:rFonts w:ascii="Arial" w:eastAsia="Times New Roman" w:hAnsi="Arial" w:cs="Arial"/>
          <w:color w:val="242729"/>
          <w:sz w:val="20"/>
          <w:szCs w:val="23"/>
        </w:rPr>
        <w:t> but now when I run </w:t>
      </w:r>
      <w:r w:rsidRPr="00B779E5">
        <w:rPr>
          <w:rFonts w:ascii="Consolas" w:eastAsia="Times New Roman" w:hAnsi="Consolas" w:cs="Courier New"/>
          <w:color w:val="242729"/>
          <w:sz w:val="16"/>
          <w:szCs w:val="20"/>
          <w:bdr w:val="none" w:sz="0" w:space="0" w:color="auto" w:frame="1"/>
          <w:shd w:val="clear" w:color="auto" w:fill="EFF0F1"/>
        </w:rPr>
        <w:t>docker-compose up --build</w:t>
      </w:r>
      <w:r w:rsidRPr="00B779E5">
        <w:rPr>
          <w:rFonts w:ascii="Arial" w:eastAsia="Times New Roman" w:hAnsi="Arial" w:cs="Arial"/>
          <w:color w:val="242729"/>
          <w:sz w:val="20"/>
          <w:szCs w:val="23"/>
        </w:rPr>
        <w:t> the </w:t>
      </w:r>
      <w:r w:rsidRPr="00B779E5">
        <w:rPr>
          <w:rFonts w:ascii="Consolas" w:eastAsia="Times New Roman" w:hAnsi="Consolas" w:cs="Courier New"/>
          <w:color w:val="242729"/>
          <w:sz w:val="16"/>
          <w:szCs w:val="20"/>
          <w:bdr w:val="none" w:sz="0" w:space="0" w:color="auto" w:frame="1"/>
          <w:shd w:val="clear" w:color="auto" w:fill="EFF0F1"/>
        </w:rPr>
        <w:t>mysql</w:t>
      </w:r>
      <w:r w:rsidRPr="00B779E5">
        <w:rPr>
          <w:rFonts w:ascii="Arial" w:eastAsia="Times New Roman" w:hAnsi="Arial" w:cs="Arial"/>
          <w:color w:val="242729"/>
          <w:sz w:val="20"/>
          <w:szCs w:val="23"/>
        </w:rPr>
        <w:t> container wont start throws error saying</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lastRenderedPageBreak/>
        <w:t xml:space="preserve">  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container_name: flask_data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image: mysql:latest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volumes: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./data:/var/lib/mysql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command: "true"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container_name: flask_mysql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restart: always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image: mysql:latest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environment: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MYSQL_ROOT_PASSWORD: 'test_pass' # TODO: Change this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MYSQL_USER: 'test'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MYSQL_PASS: 'pass'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volumes_from:</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 "3306:3306"</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flask_mysql | mysqld: Can't create/write to file '/var/lib/mysql/is_writable' (Errcode: 13 - Permission denied)</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flask_mysql | 2016-08-26T22:29:21.182144Z 0 [Warning] TIMESTAMP with implicit DEFAULT value is deprecated. Please use --explicit_defaults_for_timestamp server option (see documentation for more details).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B779E5">
        <w:rPr>
          <w:rFonts w:ascii="Consolas" w:eastAsia="Times New Roman" w:hAnsi="Consolas" w:cs="Courier New"/>
          <w:color w:val="242729"/>
          <w:sz w:val="16"/>
          <w:szCs w:val="20"/>
          <w:bdr w:val="none" w:sz="0" w:space="0" w:color="auto" w:frame="1"/>
          <w:shd w:val="clear" w:color="auto" w:fill="EFF0F1"/>
        </w:rPr>
        <w:t>flask_mysql | 2016-08-26T22:29:21.185392Z 0 [ERROR] --initialize specified but the data dir</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16"/>
          <w:szCs w:val="23"/>
        </w:rPr>
        <w:t>-</w:t>
      </w:r>
      <w:r w:rsidRPr="00B779E5">
        <w:rPr>
          <w:rFonts w:ascii="Arial" w:hAnsi="Arial" w:cs="Arial"/>
          <w:color w:val="242729"/>
          <w:sz w:val="16"/>
          <w:szCs w:val="23"/>
        </w:rPr>
        <w:sym w:font="Wingdings" w:char="F0E0"/>
      </w:r>
      <w:r w:rsidRPr="00B779E5">
        <w:rPr>
          <w:rFonts w:ascii="Arial" w:hAnsi="Arial" w:cs="Arial"/>
          <w:color w:val="242729"/>
          <w:sz w:val="20"/>
          <w:szCs w:val="23"/>
        </w:rPr>
        <w:t>The data container is a superfluous workaround. </w:t>
      </w:r>
      <w:hyperlink r:id="rId207" w:history="1">
        <w:r w:rsidRPr="00B779E5">
          <w:rPr>
            <w:rStyle w:val="Hyperlink"/>
            <w:rFonts w:ascii="inherit" w:eastAsiaTheme="majorEastAsia" w:hAnsi="inherit" w:cs="Arial"/>
            <w:color w:val="005999"/>
            <w:sz w:val="19"/>
            <w:szCs w:val="23"/>
            <w:bdr w:val="none" w:sz="0" w:space="0" w:color="auto" w:frame="1"/>
          </w:rPr>
          <w:t>Data-volumes</w:t>
        </w:r>
      </w:hyperlink>
      <w:r w:rsidRPr="00B779E5">
        <w:rPr>
          <w:rFonts w:ascii="Arial" w:hAnsi="Arial" w:cs="Arial"/>
          <w:color w:val="242729"/>
          <w:sz w:val="20"/>
          <w:szCs w:val="23"/>
        </w:rPr>
        <w:t> would do the trick for you. Alter your </w:t>
      </w:r>
      <w:r w:rsidRPr="00B779E5">
        <w:rPr>
          <w:rStyle w:val="HTMLCode"/>
          <w:rFonts w:ascii="Consolas" w:hAnsi="Consolas"/>
          <w:color w:val="242729"/>
          <w:sz w:val="16"/>
          <w:bdr w:val="none" w:sz="0" w:space="0" w:color="auto" w:frame="1"/>
          <w:shd w:val="clear" w:color="auto" w:fill="EFF0F1"/>
        </w:rPr>
        <w:t>docker-compose.yml</w:t>
      </w:r>
      <w:r w:rsidRPr="00B779E5">
        <w:rPr>
          <w:rFonts w:ascii="Arial" w:hAnsi="Arial" w:cs="Arial"/>
          <w:color w:val="242729"/>
          <w:sz w:val="20"/>
          <w:szCs w:val="23"/>
        </w:rPr>
        <w:t> to:</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version: '2'</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services: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mysql:</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container_name: flask_mysql</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restart: always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image: mysql:latest</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environment:</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MYSQL_ROOT_PASSWORD: 'test_pass' # TODO: Change this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MYSQL_USER: 'test'</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MYSQL_PASS: 'pass'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volumes: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 my-datavolume:/var/lib/mysql</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volumes: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my-datavolume:</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sidRPr="00B779E5">
        <w:rPr>
          <w:rFonts w:ascii="Arial" w:hAnsi="Arial" w:cs="Arial"/>
          <w:color w:val="242729"/>
          <w:sz w:val="20"/>
          <w:szCs w:val="23"/>
        </w:rPr>
        <w:t>Docker will create the volume for you in the </w:t>
      </w:r>
      <w:r w:rsidRPr="00B779E5">
        <w:rPr>
          <w:rStyle w:val="HTMLCode"/>
          <w:rFonts w:ascii="Consolas" w:hAnsi="Consolas"/>
          <w:color w:val="242729"/>
          <w:sz w:val="16"/>
          <w:bdr w:val="none" w:sz="0" w:space="0" w:color="auto" w:frame="1"/>
          <w:shd w:val="clear" w:color="auto" w:fill="EFF0F1"/>
        </w:rPr>
        <w:t>/var/lib/docker/volumes</w:t>
      </w:r>
      <w:r w:rsidRPr="00B779E5">
        <w:rPr>
          <w:rFonts w:ascii="Arial" w:hAnsi="Arial" w:cs="Arial"/>
          <w:color w:val="242729"/>
          <w:sz w:val="20"/>
          <w:szCs w:val="23"/>
        </w:rPr>
        <w:t> folder. This volume persist as long as you are not typing </w:t>
      </w:r>
      <w:r w:rsidRPr="00B779E5">
        <w:rPr>
          <w:rStyle w:val="HTMLCode"/>
          <w:rFonts w:ascii="Consolas" w:hAnsi="Consolas"/>
          <w:color w:val="242729"/>
          <w:sz w:val="16"/>
          <w:bdr w:val="none" w:sz="0" w:space="0" w:color="auto" w:frame="1"/>
          <w:shd w:val="clear" w:color="auto" w:fill="EFF0F1"/>
        </w:rPr>
        <w:t>docker-compose down -v</w:t>
      </w:r>
    </w:p>
    <w:p w:rsidR="00B779E5" w:rsidRPr="00B779E5" w:rsidRDefault="00B779E5" w:rsidP="00B779E5">
      <w:pPr>
        <w:pStyle w:val="NormalWeb"/>
        <w:shd w:val="clear" w:color="auto" w:fill="FFFFFF"/>
        <w:spacing w:after="240"/>
        <w:textAlignment w:val="baseline"/>
        <w:rPr>
          <w:rFonts w:ascii="Arial" w:hAnsi="Arial" w:cs="Arial"/>
          <w:color w:val="242729"/>
          <w:sz w:val="16"/>
          <w:szCs w:val="23"/>
        </w:rPr>
      </w:pPr>
      <w:r>
        <w:rPr>
          <w:rFonts w:ascii="Arial" w:hAnsi="Arial" w:cs="Arial"/>
          <w:color w:val="242729"/>
          <w:sz w:val="16"/>
          <w:szCs w:val="23"/>
        </w:rPr>
        <w:t>------</w:t>
      </w:r>
      <w:r>
        <w:rPr>
          <w:rFonts w:ascii="Arial" w:hAnsi="Arial" w:cs="Arial"/>
          <w:color w:val="242729"/>
          <w:sz w:val="16"/>
          <w:szCs w:val="23"/>
        </w:rPr>
        <w:tab/>
      </w:r>
      <w:r w:rsidRPr="00B779E5">
        <w:rPr>
          <w:rFonts w:ascii="Arial" w:hAnsi="Arial" w:cs="Arial"/>
          <w:color w:val="242729"/>
          <w:sz w:val="16"/>
          <w:szCs w:val="23"/>
        </w:rPr>
        <w:t>This appears to have fixed it. Tha</w:t>
      </w:r>
      <w:r>
        <w:rPr>
          <w:rFonts w:ascii="Arial" w:hAnsi="Arial" w:cs="Arial"/>
          <w:color w:val="242729"/>
          <w:sz w:val="16"/>
          <w:szCs w:val="23"/>
        </w:rPr>
        <w:t>nks. – Adam Aug 29 '16 at 18:58</w:t>
      </w:r>
      <w:r w:rsidRPr="00B779E5">
        <w:rPr>
          <w:rFonts w:ascii="Arial" w:hAnsi="Arial" w:cs="Arial"/>
          <w:color w:val="242729"/>
          <w:sz w:val="16"/>
          <w:szCs w:val="23"/>
        </w:rPr>
        <w:tab/>
      </w:r>
    </w:p>
    <w:p w:rsidR="0097617D" w:rsidRDefault="00B779E5" w:rsidP="00B779E5">
      <w:pPr>
        <w:pStyle w:val="NormalWeb"/>
        <w:shd w:val="clear" w:color="auto" w:fill="FFFFFF"/>
        <w:spacing w:before="0" w:beforeAutospacing="0" w:after="240" w:afterAutospacing="0"/>
        <w:textAlignment w:val="baseline"/>
        <w:rPr>
          <w:rFonts w:ascii="Arial" w:hAnsi="Arial" w:cs="Arial"/>
          <w:color w:val="242729"/>
          <w:sz w:val="16"/>
          <w:szCs w:val="23"/>
        </w:rPr>
      </w:pPr>
      <w:r w:rsidRPr="00B779E5">
        <w:rPr>
          <w:rFonts w:ascii="Arial" w:hAnsi="Arial" w:cs="Arial"/>
          <w:color w:val="242729"/>
          <w:sz w:val="16"/>
          <w:szCs w:val="23"/>
        </w:rPr>
        <w:t>Starting with MySQL 5.7.6 there will (again) be permission problems with the mysql Docker image. You can instead use the mariadb Docker image, which works flawlessly with Docker volumes.</w:t>
      </w:r>
    </w:p>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16"/>
          <w:szCs w:val="23"/>
        </w:rPr>
        <w:t>-</w:t>
      </w:r>
      <w:r w:rsidRPr="00B779E5">
        <w:rPr>
          <w:rFonts w:ascii="Arial" w:hAnsi="Arial" w:cs="Arial"/>
          <w:color w:val="242729"/>
          <w:sz w:val="16"/>
          <w:szCs w:val="23"/>
        </w:rPr>
        <w:sym w:font="Wingdings" w:char="F0E0"/>
      </w:r>
      <w:r w:rsidRPr="00B779E5">
        <w:rPr>
          <w:rFonts w:ascii="Arial" w:hAnsi="Arial" w:cs="Arial"/>
          <w:color w:val="242729"/>
          <w:sz w:val="20"/>
          <w:szCs w:val="23"/>
        </w:rPr>
        <w:t>You have to create a separate volume for mysql data.</w:t>
      </w:r>
    </w:p>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sidRPr="00B779E5">
        <w:rPr>
          <w:rFonts w:ascii="Arial" w:hAnsi="Arial" w:cs="Arial"/>
          <w:color w:val="242729"/>
          <w:sz w:val="20"/>
          <w:szCs w:val="23"/>
        </w:rPr>
        <w:t>So it will look like this: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volumes_from:</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 data</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volumes:</w:t>
      </w:r>
    </w:p>
    <w:p w:rsidR="00B779E5" w:rsidRPr="00B779E5" w:rsidRDefault="00B779E5" w:rsidP="00B779E5">
      <w:pPr>
        <w:pStyle w:val="HTMLPreformatted"/>
        <w:shd w:val="clear" w:color="auto" w:fill="EFF0F1"/>
        <w:textAlignment w:val="baseline"/>
        <w:rPr>
          <w:rStyle w:val="HTMLCode"/>
          <w:rFonts w:ascii="Consolas" w:hAnsi="Consolas"/>
          <w:color w:val="242729"/>
          <w:sz w:val="16"/>
          <w:bdr w:val="none" w:sz="0" w:space="0" w:color="auto" w:frame="1"/>
          <w:shd w:val="clear" w:color="auto" w:fill="EFF0F1"/>
        </w:rPr>
      </w:pPr>
      <w:r w:rsidRPr="00B779E5">
        <w:rPr>
          <w:rStyle w:val="HTMLCode"/>
          <w:rFonts w:ascii="Consolas" w:hAnsi="Consolas"/>
          <w:color w:val="242729"/>
          <w:sz w:val="16"/>
          <w:bdr w:val="none" w:sz="0" w:space="0" w:color="auto" w:frame="1"/>
          <w:shd w:val="clear" w:color="auto" w:fill="EFF0F1"/>
        </w:rPr>
        <w:t xml:space="preserve">  - ./mysql-data:/var/lib/mysql</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sidRPr="00B779E5">
        <w:rPr>
          <w:rFonts w:ascii="Arial" w:hAnsi="Arial" w:cs="Arial"/>
          <w:color w:val="242729"/>
          <w:sz w:val="20"/>
          <w:szCs w:val="23"/>
        </w:rPr>
        <w:t>And no, </w:t>
      </w:r>
      <w:r w:rsidRPr="00B779E5">
        <w:rPr>
          <w:rStyle w:val="HTMLCode"/>
          <w:rFonts w:ascii="Consolas" w:hAnsi="Consolas"/>
          <w:color w:val="242729"/>
          <w:sz w:val="16"/>
          <w:bdr w:val="none" w:sz="0" w:space="0" w:color="auto" w:frame="1"/>
          <w:shd w:val="clear" w:color="auto" w:fill="EFF0F1"/>
        </w:rPr>
        <w:t>/var/lib/mysql</w:t>
      </w:r>
      <w:r w:rsidRPr="00B779E5">
        <w:rPr>
          <w:rFonts w:ascii="Arial" w:hAnsi="Arial" w:cs="Arial"/>
          <w:color w:val="242729"/>
          <w:sz w:val="20"/>
          <w:szCs w:val="23"/>
        </w:rPr>
        <w:t> is a path inside your mysql container and has nothing to do with a path on your host machine. Your host machine may even have no mysql at all. So the goal is to persist an internal folder from a mysql container.</w:t>
      </w:r>
    </w:p>
    <w:p w:rsid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 w:val="20"/>
          <w:szCs w:val="23"/>
        </w:rPr>
        <w:t>-</w:t>
      </w:r>
      <w:r w:rsidRPr="00B779E5">
        <w:rPr>
          <w:rFonts w:ascii="Arial" w:hAnsi="Arial" w:cs="Arial"/>
          <w:color w:val="242729"/>
          <w:sz w:val="20"/>
          <w:szCs w:val="23"/>
        </w:rPr>
        <w:sym w:font="Wingdings" w:char="F0E0"/>
      </w:r>
      <w:r w:rsidRPr="00B779E5">
        <w:rPr>
          <w:rFonts w:ascii="Arial" w:hAnsi="Arial" w:cs="Arial"/>
          <w:color w:val="242729"/>
          <w:sz w:val="22"/>
          <w:szCs w:val="23"/>
        </w:rPr>
        <w:t>There are 3 ways:</w:t>
      </w:r>
    </w:p>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2"/>
          <w:szCs w:val="23"/>
        </w:rPr>
      </w:pPr>
      <w:r w:rsidRPr="00B779E5">
        <w:rPr>
          <w:rFonts w:ascii="inherit" w:hAnsi="inherit" w:cs="Arial"/>
          <w:b/>
          <w:bCs/>
          <w:color w:val="242729"/>
          <w:sz w:val="21"/>
          <w:szCs w:val="23"/>
          <w:bdr w:val="none" w:sz="0" w:space="0" w:color="auto" w:frame="1"/>
        </w:rPr>
        <w:t>First.</w:t>
      </w:r>
      <w:r w:rsidRPr="00B779E5">
        <w:rPr>
          <w:rFonts w:ascii="Arial" w:hAnsi="Arial" w:cs="Arial"/>
          <w:color w:val="242729"/>
          <w:sz w:val="22"/>
          <w:szCs w:val="23"/>
        </w:rPr>
        <w:t> You need specify directory to store mysql data on your </w:t>
      </w:r>
      <w:r w:rsidRPr="00B779E5">
        <w:rPr>
          <w:rFonts w:ascii="inherit" w:hAnsi="inherit" w:cs="Arial"/>
          <w:b/>
          <w:bCs/>
          <w:color w:val="242729"/>
          <w:sz w:val="21"/>
          <w:szCs w:val="23"/>
          <w:bdr w:val="none" w:sz="0" w:space="0" w:color="auto" w:frame="1"/>
        </w:rPr>
        <w:t>host machine</w:t>
      </w:r>
      <w:r w:rsidRPr="00B779E5">
        <w:rPr>
          <w:rFonts w:ascii="Arial" w:hAnsi="Arial" w:cs="Arial"/>
          <w:color w:val="242729"/>
          <w:sz w:val="22"/>
          <w:szCs w:val="23"/>
        </w:rPr>
        <w:t>. You can remove data container. Your mysql data will be saved on you local filesystem.</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Mysql container definition must looks like this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lastRenderedPageBreak/>
        <w:t>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container_name: flask_mysql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restart: always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image: mysql:latest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environment: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MYSQL_ROOT_PASSWORD: 'test_pass' # TODO: Change this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MYSQL_USER: 'test'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MYSQL_PASS: 'pass'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volumes: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 /opt/mysql_data:/var/lib/mysql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 "3306:3306"</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inherit" w:eastAsia="Times New Roman" w:hAnsi="inherit" w:cs="Arial"/>
          <w:b/>
          <w:bCs/>
          <w:color w:val="242729"/>
          <w:sz w:val="21"/>
          <w:szCs w:val="23"/>
          <w:bdr w:val="none" w:sz="0" w:space="0" w:color="auto" w:frame="1"/>
        </w:rPr>
        <w:t>Second way</w:t>
      </w:r>
      <w:r w:rsidRPr="00B779E5">
        <w:rPr>
          <w:rFonts w:ascii="Arial" w:eastAsia="Times New Roman" w:hAnsi="Arial" w:cs="Arial"/>
          <w:color w:val="242729"/>
          <w:szCs w:val="23"/>
        </w:rPr>
        <w:t> is commit data container before typing </w:t>
      </w:r>
      <w:r w:rsidRPr="00B779E5">
        <w:rPr>
          <w:rFonts w:ascii="Consolas" w:eastAsia="Times New Roman" w:hAnsi="Consolas" w:cs="Courier New"/>
          <w:color w:val="242729"/>
          <w:sz w:val="18"/>
          <w:szCs w:val="20"/>
          <w:bdr w:val="none" w:sz="0" w:space="0" w:color="auto" w:frame="1"/>
          <w:shd w:val="clear" w:color="auto" w:fill="EFF0F1"/>
        </w:rPr>
        <w:t>docker-compose down</w:t>
      </w:r>
      <w:r w:rsidRPr="00B779E5">
        <w:rPr>
          <w:rFonts w:ascii="Arial" w:eastAsia="Times New Roman" w:hAnsi="Arial" w:cs="Arial"/>
          <w:color w:val="242729"/>
          <w:szCs w:val="23"/>
        </w:rPr>
        <w: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docker commit my_data_container</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docker-compose down</w:t>
      </w:r>
    </w:p>
    <w:p w:rsid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inherit" w:eastAsia="Times New Roman" w:hAnsi="inherit" w:cs="Arial"/>
          <w:b/>
          <w:bCs/>
          <w:color w:val="242729"/>
          <w:sz w:val="21"/>
          <w:szCs w:val="23"/>
          <w:bdr w:val="none" w:sz="0" w:space="0" w:color="auto" w:frame="1"/>
        </w:rPr>
        <w:t>Third way.</w:t>
      </w:r>
      <w:r w:rsidRPr="00B779E5">
        <w:rPr>
          <w:rFonts w:ascii="Arial" w:eastAsia="Times New Roman" w:hAnsi="Arial" w:cs="Arial"/>
          <w:color w:val="242729"/>
          <w:szCs w:val="23"/>
        </w:rPr>
        <w:t> Also you can use </w:t>
      </w:r>
      <w:r w:rsidRPr="00B779E5">
        <w:rPr>
          <w:rFonts w:ascii="Consolas" w:eastAsia="Times New Roman" w:hAnsi="Consolas" w:cs="Courier New"/>
          <w:color w:val="242729"/>
          <w:sz w:val="18"/>
          <w:szCs w:val="20"/>
          <w:bdr w:val="none" w:sz="0" w:space="0" w:color="auto" w:frame="1"/>
          <w:shd w:val="clear" w:color="auto" w:fill="EFF0F1"/>
        </w:rPr>
        <w:t>docker-compose stop</w:t>
      </w:r>
      <w:r w:rsidRPr="00B779E5">
        <w:rPr>
          <w:rFonts w:ascii="Arial" w:eastAsia="Times New Roman" w:hAnsi="Arial" w:cs="Arial"/>
          <w:color w:val="242729"/>
          <w:szCs w:val="23"/>
        </w:rPr>
        <w:t> instead of </w:t>
      </w:r>
      <w:r w:rsidRPr="00B779E5">
        <w:rPr>
          <w:rFonts w:ascii="Consolas" w:eastAsia="Times New Roman" w:hAnsi="Consolas" w:cs="Courier New"/>
          <w:color w:val="242729"/>
          <w:sz w:val="18"/>
          <w:szCs w:val="20"/>
          <w:bdr w:val="none" w:sz="0" w:space="0" w:color="auto" w:frame="1"/>
          <w:shd w:val="clear" w:color="auto" w:fill="EFF0F1"/>
        </w:rPr>
        <w:t>docker-compose down</w:t>
      </w:r>
      <w:r w:rsidRPr="00B779E5">
        <w:rPr>
          <w:rFonts w:ascii="Arial" w:eastAsia="Times New Roman" w:hAnsi="Arial" w:cs="Arial"/>
          <w:color w:val="242729"/>
          <w:szCs w:val="23"/>
        </w:rPr>
        <w:t> (then you don't need commit container)</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Cs w:val="23"/>
        </w:rPr>
        <w:t>----</w:t>
      </w:r>
      <w:r w:rsidRPr="00B779E5">
        <w:rPr>
          <w:rFonts w:ascii="Arial" w:eastAsia="Times New Roman" w:hAnsi="Arial" w:cs="Arial"/>
          <w:color w:val="242729"/>
          <w:sz w:val="16"/>
          <w:szCs w:val="23"/>
        </w:rPr>
        <w:t xml:space="preserve">Can't I just have volumes: - /var/lib/mysql because it maps HOST:CONTAINER and if you don't specify w/ a colon it maps the same dir? – Adam  </w:t>
      </w:r>
      <w:r w:rsidRPr="00B779E5">
        <w:rPr>
          <w:rFonts w:ascii="Arial" w:eastAsia="Times New Roman" w:hAnsi="Arial" w:cs="Arial"/>
          <w:color w:val="242729"/>
          <w:sz w:val="16"/>
          <w:szCs w:val="23"/>
        </w:rPr>
        <w:tab/>
        <w:t xml:space="preserve"> </w:t>
      </w:r>
      <w:r w:rsidRPr="00B779E5">
        <w:rPr>
          <w:rFonts w:ascii="Arial" w:eastAsia="Times New Roman" w:hAnsi="Arial" w:cs="Arial"/>
          <w:color w:val="242729"/>
          <w:sz w:val="16"/>
          <w:szCs w:val="23"/>
        </w:rPr>
        <w:tab/>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sidRPr="00B779E5">
        <w:rPr>
          <w:rFonts w:ascii="Arial" w:eastAsia="Times New Roman" w:hAnsi="Arial" w:cs="Arial"/>
          <w:color w:val="242729"/>
          <w:sz w:val="16"/>
          <w:szCs w:val="23"/>
        </w:rPr>
        <w:t xml:space="preserve">Not. unfortunately in this case docker map this container directory to random host folder like /var/lib/docker/volumes/ec3c543bc92f114c2c568733541e89381881‌​e5a62996d7084e07793f‌​86280535 – Bukharov Sergey Aug 26 '16 at 22:27 </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sidRPr="00B779E5">
        <w:rPr>
          <w:rFonts w:ascii="Arial" w:eastAsia="Times New Roman" w:hAnsi="Arial" w:cs="Arial"/>
          <w:color w:val="242729"/>
          <w:sz w:val="16"/>
          <w:szCs w:val="23"/>
        </w:rPr>
        <w:t xml:space="preserve">  </w:t>
      </w:r>
      <w:r w:rsidRPr="00B779E5">
        <w:rPr>
          <w:rFonts w:ascii="Arial" w:eastAsia="Times New Roman" w:hAnsi="Arial" w:cs="Arial"/>
          <w:color w:val="242729"/>
          <w:sz w:val="16"/>
          <w:szCs w:val="23"/>
        </w:rPr>
        <w:tab/>
        <w:t xml:space="preserve"> </w:t>
      </w:r>
      <w:r w:rsidRPr="00B779E5">
        <w:rPr>
          <w:rFonts w:ascii="Arial" w:eastAsia="Times New Roman" w:hAnsi="Arial" w:cs="Arial"/>
          <w:color w:val="242729"/>
          <w:sz w:val="16"/>
          <w:szCs w:val="23"/>
        </w:rPr>
        <w:tab/>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sidRPr="00B779E5">
        <w:rPr>
          <w:rFonts w:ascii="Arial" w:eastAsia="Times New Roman" w:hAnsi="Arial" w:cs="Arial"/>
          <w:color w:val="242729"/>
          <w:sz w:val="16"/>
          <w:szCs w:val="23"/>
        </w:rPr>
        <w:t>Okay I thought volumes: - /var/lib/mysql was equivalent to volumes: - /var/lib/mysql:/var/lib/mysql – Adam Aug 26 '16 at 22:33</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sidRPr="00B779E5">
        <w:rPr>
          <w:rFonts w:ascii="Arial" w:eastAsia="Times New Roman" w:hAnsi="Arial" w:cs="Arial"/>
          <w:color w:val="242729"/>
          <w:sz w:val="16"/>
          <w:szCs w:val="23"/>
        </w:rPr>
        <w:t xml:space="preserve">  </w:t>
      </w:r>
      <w:r w:rsidRPr="00B779E5">
        <w:rPr>
          <w:rFonts w:ascii="Arial" w:eastAsia="Times New Roman" w:hAnsi="Arial" w:cs="Arial"/>
          <w:color w:val="242729"/>
          <w:sz w:val="16"/>
          <w:szCs w:val="23"/>
        </w:rPr>
        <w:tab/>
        <w:t xml:space="preserve"> </w:t>
      </w:r>
      <w:r w:rsidRPr="00B779E5">
        <w:rPr>
          <w:rFonts w:ascii="Arial" w:eastAsia="Times New Roman" w:hAnsi="Arial" w:cs="Arial"/>
          <w:color w:val="242729"/>
          <w:sz w:val="16"/>
          <w:szCs w:val="23"/>
        </w:rPr>
        <w:tab/>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6"/>
          <w:szCs w:val="23"/>
        </w:rPr>
      </w:pPr>
      <w:r w:rsidRPr="00B779E5">
        <w:rPr>
          <w:rFonts w:ascii="Arial" w:eastAsia="Times New Roman" w:hAnsi="Arial" w:cs="Arial"/>
          <w:color w:val="242729"/>
          <w:sz w:val="16"/>
          <w:szCs w:val="23"/>
        </w:rPr>
        <w:t xml:space="preserve">your thrid way will not work because docker does not commit data from volumes to the image. see github.com/moby/moby/issues/6999 – Ohmen May </w:t>
      </w: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32"/>
          <w:szCs w:val="33"/>
        </w:rPr>
      </w:pPr>
      <w:r w:rsidRPr="00B779E5">
        <w:rPr>
          <w:rFonts w:ascii="Arial" w:hAnsi="Arial" w:cs="Arial"/>
          <w:color w:val="242729"/>
          <w:sz w:val="32"/>
          <w:szCs w:val="23"/>
          <w:highlight w:val="yellow"/>
        </w:rPr>
        <w:t>40.)</w:t>
      </w:r>
      <w:r w:rsidRPr="00B779E5">
        <w:rPr>
          <w:rFonts w:ascii="Arial" w:hAnsi="Arial" w:cs="Arial"/>
          <w:color w:val="242729"/>
          <w:sz w:val="22"/>
          <w:szCs w:val="33"/>
          <w:highlight w:val="yellow"/>
        </w:rPr>
        <w:t xml:space="preserve"> </w:t>
      </w:r>
      <w:hyperlink r:id="rId208" w:history="1">
        <w:r w:rsidRPr="00B779E5">
          <w:rPr>
            <w:rFonts w:ascii="inherit" w:hAnsi="inherit" w:cs="Arial"/>
            <w:b w:val="0"/>
            <w:bCs w:val="0"/>
            <w:color w:val="242729"/>
            <w:sz w:val="28"/>
            <w:szCs w:val="36"/>
            <w:highlight w:val="yellow"/>
            <w:u w:val="single"/>
            <w:bdr w:val="none" w:sz="0" w:space="0" w:color="auto" w:frame="1"/>
          </w:rPr>
          <w:t>Pull private docker images from Google Container Registry w/o gcloud</w:t>
        </w:r>
      </w:hyperlink>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I'm using shippable to push private docker images to the Google Container Registry that I then want to pull from either locally on a laptop, or inside an instance on the Google Compute Engine.</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 know that the command </w:t>
      </w:r>
      <w:r w:rsidRPr="00B779E5">
        <w:rPr>
          <w:rFonts w:ascii="Consolas" w:eastAsia="Times New Roman" w:hAnsi="Consolas" w:cs="Courier New"/>
          <w:color w:val="242729"/>
          <w:sz w:val="16"/>
          <w:szCs w:val="20"/>
          <w:bdr w:val="none" w:sz="0" w:space="0" w:color="auto" w:frame="1"/>
          <w:shd w:val="clear" w:color="auto" w:fill="EFF0F1"/>
        </w:rPr>
        <w:t>gcloud preview docker pull gcr.io/projectID/image-name</w:t>
      </w:r>
      <w:r w:rsidRPr="00B779E5">
        <w:rPr>
          <w:rFonts w:ascii="Arial" w:eastAsia="Times New Roman" w:hAnsi="Arial" w:cs="Arial"/>
          <w:color w:val="242729"/>
          <w:sz w:val="20"/>
          <w:szCs w:val="23"/>
        </w:rPr>
        <w:t> works, but I can't rely on gcloud being installed on every machine that someone may need to pull the image from.</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If I run </w:t>
      </w:r>
      <w:r w:rsidRPr="00B779E5">
        <w:rPr>
          <w:rFonts w:ascii="Consolas" w:eastAsia="Times New Roman" w:hAnsi="Consolas" w:cs="Courier New"/>
          <w:color w:val="242729"/>
          <w:sz w:val="16"/>
          <w:szCs w:val="20"/>
          <w:bdr w:val="none" w:sz="0" w:space="0" w:color="auto" w:frame="1"/>
          <w:shd w:val="clear" w:color="auto" w:fill="EFF0F1"/>
        </w:rPr>
        <w:t>docker-compose up -d</w:t>
      </w:r>
      <w:r w:rsidRPr="00B779E5">
        <w:rPr>
          <w:rFonts w:ascii="Arial" w:eastAsia="Times New Roman" w:hAnsi="Arial" w:cs="Arial"/>
          <w:color w:val="242729"/>
          <w:sz w:val="20"/>
          <w:szCs w:val="23"/>
        </w:rPr>
        <w:t> on my machine then I get the following error:</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Pulling image gcr.io/projectID/image-name...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Pulling repository gcr.io/projectID/image-name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Traceback (most recent call last):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"&lt;string&gt;", line 3, in &lt;module&gt;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"/compose/build/docker-compose/out00-PYZ.pyz/compose.cli.main", line 31, in main</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"/compose/build/docker-compose/out00-PYZ.pyz/compose.cli.docopt_command", line 21, in sys_dispatch</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"/compose/build/docker-compose/out00-PYZ.pyz/compose.cli.command", line 27, in dispatch</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"/compose/build/docker-compose/out00-PYZ.pyz/compose.cli.docopt_command", line 24, in dispatch</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"/compose/build/docker-compose/out00-PYZ.pyz/compose.cli.command", line 59, in perform_command</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"/compose/build/docker-compose/out00-PYZ.pyz/compose.cli.main", line 464, in up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"/compose/build/docker-compose/out00-PYZ.pyz/compose.project", line 208, in up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"/compose/build/docker-compose/out00-PYZ.pyz/compose.service", line 214, in recreate_containers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"/compose/build/docker-compose/out00-PYZ.pyz/compose.service", line 199, in create_container</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"/compose/build/docker-compose/out00-PYZ.pyz/compose.progress_stream", line 37, in stream_output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File "/compose/build/docker-compose/out00-PYZ.pyz/compose.progress_stream", line 50, in print_output_event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compose.progress_stream.StreamOutputError: Error: Status 403 trying to pull repository projectID/image-name: "Access denied."</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Is there any way to authenticate or access the image with some form of OAuth or keys? I want to avoid having to install gcloud on every machine that will ever need to pull the image, and the images have to remain private.</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 have tried </w:t>
      </w:r>
      <w:r w:rsidRPr="00B779E5">
        <w:rPr>
          <w:rFonts w:ascii="Consolas" w:eastAsia="Times New Roman" w:hAnsi="Consolas" w:cs="Courier New"/>
          <w:color w:val="242729"/>
          <w:sz w:val="16"/>
          <w:szCs w:val="20"/>
          <w:bdr w:val="none" w:sz="0" w:space="0" w:color="auto" w:frame="1"/>
          <w:shd w:val="clear" w:color="auto" w:fill="EFF0F1"/>
        </w:rPr>
        <w:t>gcloud preview docker -a</w:t>
      </w:r>
      <w:r w:rsidRPr="00B779E5">
        <w:rPr>
          <w:rFonts w:ascii="Arial" w:eastAsia="Times New Roman" w:hAnsi="Arial" w:cs="Arial"/>
          <w:color w:val="242729"/>
          <w:sz w:val="20"/>
          <w:szCs w:val="23"/>
        </w:rPr>
        <w:t> but that is not the solution I'm looking for.</w:t>
      </w:r>
    </w:p>
    <w:p w:rsid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Thank you in advance for any help</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20"/>
          <w:szCs w:val="23"/>
        </w:rPr>
        <w:t>-</w:t>
      </w:r>
      <w:r w:rsidRPr="00B779E5">
        <w:rPr>
          <w:rFonts w:ascii="Arial" w:hAnsi="Arial" w:cs="Arial"/>
          <w:color w:val="242729"/>
          <w:sz w:val="20"/>
          <w:szCs w:val="23"/>
        </w:rPr>
        <w:sym w:font="Wingdings" w:char="F0E0"/>
      </w:r>
      <w:r w:rsidRPr="00B779E5">
        <w:rPr>
          <w:rFonts w:ascii="Arial" w:hAnsi="Arial" w:cs="Arial"/>
          <w:color w:val="242729"/>
          <w:sz w:val="20"/>
          <w:szCs w:val="23"/>
        </w:rPr>
        <w:t>If you want to work with the Google Container Registry on a machine not in the Google Compute Engine (i.e. local) using vanilla docker you can </w:t>
      </w:r>
      <w:hyperlink r:id="rId209" w:history="1">
        <w:r w:rsidRPr="00B779E5">
          <w:rPr>
            <w:rFonts w:ascii="inherit" w:hAnsi="inherit" w:cs="Arial"/>
            <w:color w:val="005999"/>
            <w:sz w:val="19"/>
            <w:szCs w:val="23"/>
            <w:u w:val="single"/>
            <w:bdr w:val="none" w:sz="0" w:space="0" w:color="auto" w:frame="1"/>
          </w:rPr>
          <w:t>follow Google's instructions</w:t>
        </w:r>
      </w:hyperlink>
      <w:r w:rsidRPr="00B779E5">
        <w:rPr>
          <w:rFonts w:ascii="Arial" w:hAnsi="Arial" w:cs="Arial"/>
          <w:color w:val="242729"/>
          <w:sz w:val="20"/>
          <w:szCs w:val="23"/>
        </w:rPr>
        <w:t>.</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The two main methods are using an access token or a JSON key file.</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inherit" w:eastAsia="Times New Roman" w:hAnsi="inherit" w:cs="Arial"/>
          <w:i/>
          <w:iCs/>
          <w:color w:val="242729"/>
          <w:sz w:val="19"/>
          <w:szCs w:val="23"/>
          <w:bdr w:val="none" w:sz="0" w:space="0" w:color="auto" w:frame="1"/>
        </w:rPr>
        <w:t>Note that </w:t>
      </w:r>
      <w:r w:rsidRPr="00B779E5">
        <w:rPr>
          <w:rFonts w:ascii="Consolas" w:eastAsia="Times New Roman" w:hAnsi="Consolas" w:cs="Courier New"/>
          <w:i/>
          <w:iCs/>
          <w:color w:val="242729"/>
          <w:sz w:val="16"/>
          <w:szCs w:val="20"/>
          <w:bdr w:val="none" w:sz="0" w:space="0" w:color="auto" w:frame="1"/>
          <w:shd w:val="clear" w:color="auto" w:fill="EFF0F1"/>
        </w:rPr>
        <w:t>_token</w:t>
      </w:r>
      <w:r w:rsidRPr="00B779E5">
        <w:rPr>
          <w:rFonts w:ascii="inherit" w:eastAsia="Times New Roman" w:hAnsi="inherit" w:cs="Arial"/>
          <w:i/>
          <w:iCs/>
          <w:color w:val="242729"/>
          <w:sz w:val="19"/>
          <w:szCs w:val="23"/>
          <w:bdr w:val="none" w:sz="0" w:space="0" w:color="auto" w:frame="1"/>
        </w:rPr>
        <w:t> and </w:t>
      </w:r>
      <w:r w:rsidRPr="00B779E5">
        <w:rPr>
          <w:rFonts w:ascii="Consolas" w:eastAsia="Times New Roman" w:hAnsi="Consolas" w:cs="Courier New"/>
          <w:i/>
          <w:iCs/>
          <w:color w:val="242729"/>
          <w:sz w:val="16"/>
          <w:szCs w:val="20"/>
          <w:bdr w:val="none" w:sz="0" w:space="0" w:color="auto" w:frame="1"/>
          <w:shd w:val="clear" w:color="auto" w:fill="EFF0F1"/>
        </w:rPr>
        <w:t>_json_key</w:t>
      </w:r>
      <w:r w:rsidRPr="00B779E5">
        <w:rPr>
          <w:rFonts w:ascii="inherit" w:eastAsia="Times New Roman" w:hAnsi="inherit" w:cs="Arial"/>
          <w:i/>
          <w:iCs/>
          <w:color w:val="242729"/>
          <w:sz w:val="19"/>
          <w:szCs w:val="23"/>
          <w:bdr w:val="none" w:sz="0" w:space="0" w:color="auto" w:frame="1"/>
        </w:rPr>
        <w:t> are the actual values you provide for the username (</w:t>
      </w:r>
      <w:r w:rsidRPr="00B779E5">
        <w:rPr>
          <w:rFonts w:ascii="Consolas" w:eastAsia="Times New Roman" w:hAnsi="Consolas" w:cs="Courier New"/>
          <w:i/>
          <w:iCs/>
          <w:color w:val="242729"/>
          <w:sz w:val="16"/>
          <w:szCs w:val="20"/>
          <w:bdr w:val="none" w:sz="0" w:space="0" w:color="auto" w:frame="1"/>
          <w:shd w:val="clear" w:color="auto" w:fill="EFF0F1"/>
        </w:rPr>
        <w:t>-u</w:t>
      </w:r>
      <w:r w:rsidRPr="00B779E5">
        <w:rPr>
          <w:rFonts w:ascii="inherit" w:eastAsia="Times New Roman" w:hAnsi="inherit" w:cs="Arial"/>
          <w:i/>
          <w:iCs/>
          <w:color w:val="242729"/>
          <w:sz w:val="19"/>
          <w:szCs w:val="23"/>
          <w:bdr w:val="none" w:sz="0" w:space="0" w:color="auto" w:frame="1"/>
        </w:rPr>
        <w: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inherit" w:eastAsia="Times New Roman" w:hAnsi="inherit" w:cs="Arial"/>
          <w:b/>
          <w:bCs/>
          <w:color w:val="242729"/>
          <w:sz w:val="19"/>
          <w:szCs w:val="23"/>
          <w:bdr w:val="none" w:sz="0" w:space="0" w:color="auto" w:frame="1"/>
        </w:rPr>
        <w:t>Access Token</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docker login -e 1234@5678.com -u _token -p "$(gcloud auth print-access-token)" https://gcr.io</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inherit" w:eastAsia="Times New Roman" w:hAnsi="inherit" w:cs="Arial"/>
          <w:b/>
          <w:bCs/>
          <w:color w:val="242729"/>
          <w:sz w:val="19"/>
          <w:szCs w:val="23"/>
          <w:bdr w:val="none" w:sz="0" w:space="0" w:color="auto" w:frame="1"/>
        </w:rPr>
        <w:t>JSON Key File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docker login -e 1234@5678.com -u _json_key -p "$(cat keyfile.json)" https://gcr.io</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lastRenderedPageBreak/>
        <w:t>To create a key file you can follow these instructions:</w:t>
      </w:r>
    </w:p>
    <w:p w:rsidR="00B779E5" w:rsidRPr="00B779E5" w:rsidRDefault="00B779E5" w:rsidP="00B779E5">
      <w:pPr>
        <w:numPr>
          <w:ilvl w:val="0"/>
          <w:numId w:val="28"/>
        </w:numPr>
        <w:shd w:val="clear" w:color="auto" w:fill="FFFFFF"/>
        <w:spacing w:line="240" w:lineRule="auto"/>
        <w:ind w:left="450"/>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Open the Credentials page.</w:t>
      </w:r>
    </w:p>
    <w:p w:rsidR="00B779E5" w:rsidRPr="00B779E5" w:rsidRDefault="00B779E5" w:rsidP="00B779E5">
      <w:pPr>
        <w:numPr>
          <w:ilvl w:val="0"/>
          <w:numId w:val="28"/>
        </w:numPr>
        <w:shd w:val="clear" w:color="auto" w:fill="FFFFFF"/>
        <w:spacing w:after="0" w:line="240" w:lineRule="auto"/>
        <w:ind w:left="450"/>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To set up a new service account, do the following:</w:t>
      </w:r>
    </w:p>
    <w:p w:rsidR="00B779E5" w:rsidRPr="00B779E5" w:rsidRDefault="00B779E5" w:rsidP="00B779E5">
      <w:pPr>
        <w:numPr>
          <w:ilvl w:val="1"/>
          <w:numId w:val="28"/>
        </w:numPr>
        <w:shd w:val="clear" w:color="auto" w:fill="FFFFFF"/>
        <w:spacing w:line="240" w:lineRule="auto"/>
        <w:ind w:left="900"/>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Click Add credentials &gt; Service account.</w:t>
      </w:r>
    </w:p>
    <w:p w:rsidR="00B779E5" w:rsidRPr="00B779E5" w:rsidRDefault="00B779E5" w:rsidP="00B779E5">
      <w:pPr>
        <w:numPr>
          <w:ilvl w:val="1"/>
          <w:numId w:val="28"/>
        </w:numPr>
        <w:shd w:val="clear" w:color="auto" w:fill="FFFFFF"/>
        <w:spacing w:line="240" w:lineRule="auto"/>
        <w:ind w:left="900"/>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Choose whether to download the service account's public/private key as a standard P12 file, or as a JSON file that can be loaded by a Google API client library.</w:t>
      </w:r>
    </w:p>
    <w:p w:rsidR="00B779E5" w:rsidRPr="00B779E5" w:rsidRDefault="00B779E5" w:rsidP="00B779E5">
      <w:pPr>
        <w:numPr>
          <w:ilvl w:val="1"/>
          <w:numId w:val="28"/>
        </w:numPr>
        <w:shd w:val="clear" w:color="auto" w:fill="FFFFFF"/>
        <w:spacing w:after="0" w:line="240" w:lineRule="auto"/>
        <w:ind w:left="900"/>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Your new public/private key pair is generated and downloaded to your machine; it serves as the only copy of this key. You are responsible for storing it securely.</w:t>
      </w:r>
    </w:p>
    <w:p w:rsid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You can </w:t>
      </w:r>
      <w:hyperlink r:id="rId210" w:anchor="serviceaccounts" w:history="1">
        <w:r w:rsidRPr="00B779E5">
          <w:rPr>
            <w:rFonts w:ascii="inherit" w:eastAsia="Times New Roman" w:hAnsi="inherit" w:cs="Arial"/>
            <w:color w:val="005999"/>
            <w:sz w:val="19"/>
            <w:szCs w:val="23"/>
            <w:u w:val="single"/>
            <w:bdr w:val="none" w:sz="0" w:space="0" w:color="auto" w:frame="1"/>
          </w:rPr>
          <w:t>view Google's documentation on generating a key file here</w:t>
        </w:r>
      </w:hyperlink>
      <w:r w:rsidRPr="00B779E5">
        <w:rPr>
          <w:rFonts w:ascii="Arial" w:eastAsia="Times New Roman" w:hAnsi="Arial" w:cs="Arial"/>
          <w:color w:val="242729"/>
          <w:sz w:val="20"/>
          <w:szCs w:val="23"/>
        </w:rPr>
        <w:t>.</w:t>
      </w:r>
    </w:p>
    <w:p w:rsidR="00B779E5" w:rsidRDefault="00B779E5" w:rsidP="00B779E5">
      <w:pPr>
        <w:pStyle w:val="Heading1"/>
        <w:shd w:val="clear" w:color="auto" w:fill="FFFFFF"/>
        <w:spacing w:before="0" w:beforeAutospacing="0" w:after="0" w:afterAutospacing="0"/>
        <w:textAlignment w:val="baseline"/>
        <w:rPr>
          <w:rFonts w:ascii="Arial" w:hAnsi="Arial" w:cs="Arial"/>
          <w:color w:val="242729"/>
          <w:sz w:val="28"/>
          <w:szCs w:val="33"/>
          <w:u w:val="single"/>
        </w:rPr>
      </w:pPr>
      <w:r w:rsidRPr="00B779E5">
        <w:rPr>
          <w:rFonts w:ascii="Arial" w:hAnsi="Arial" w:cs="Arial"/>
          <w:color w:val="242729"/>
          <w:sz w:val="16"/>
          <w:szCs w:val="23"/>
          <w:highlight w:val="yellow"/>
          <w:u w:val="single"/>
        </w:rPr>
        <w:t>41.)</w:t>
      </w:r>
      <w:r w:rsidRPr="00B779E5">
        <w:rPr>
          <w:rFonts w:ascii="Arial" w:hAnsi="Arial" w:cs="Arial"/>
          <w:color w:val="242729"/>
          <w:sz w:val="28"/>
          <w:szCs w:val="33"/>
          <w:highlight w:val="yellow"/>
          <w:u w:val="single"/>
        </w:rPr>
        <w:t xml:space="preserve"> </w:t>
      </w:r>
      <w:hyperlink r:id="rId211" w:history="1">
        <w:r w:rsidRPr="00B779E5">
          <w:rPr>
            <w:rFonts w:ascii="inherit" w:hAnsi="inherit" w:cs="Arial"/>
            <w:b w:val="0"/>
            <w:bCs w:val="0"/>
            <w:color w:val="242729"/>
            <w:sz w:val="32"/>
            <w:szCs w:val="36"/>
            <w:highlight w:val="yellow"/>
            <w:u w:val="single"/>
            <w:bdr w:val="none" w:sz="0" w:space="0" w:color="auto" w:frame="1"/>
          </w:rPr>
          <w:t>How to pass arguments within docker-compose?</w:t>
        </w:r>
      </w:hyperlink>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sidRPr="00B779E5">
        <w:rPr>
          <w:rFonts w:ascii="Arial" w:hAnsi="Arial" w:cs="Arial"/>
          <w:color w:val="242729"/>
          <w:sz w:val="20"/>
          <w:szCs w:val="23"/>
        </w:rPr>
        <w:t>Docker 1.9 allows to pass arguments to a dockerfile. See link: </w:t>
      </w:r>
      <w:hyperlink r:id="rId212" w:anchor="arg" w:history="1">
        <w:r w:rsidRPr="00B779E5">
          <w:rPr>
            <w:rStyle w:val="Hyperlink"/>
            <w:rFonts w:ascii="inherit" w:eastAsiaTheme="majorEastAsia" w:hAnsi="inherit" w:cs="Arial"/>
            <w:color w:val="005999"/>
            <w:sz w:val="19"/>
            <w:szCs w:val="23"/>
            <w:bdr w:val="none" w:sz="0" w:space="0" w:color="auto" w:frame="1"/>
          </w:rPr>
          <w:t>https://docs.docker.com/engine/reference/builder/#arg</w:t>
        </w:r>
      </w:hyperlink>
    </w:p>
    <w:p w:rsid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sidRPr="00B779E5">
        <w:rPr>
          <w:rFonts w:ascii="Arial" w:hAnsi="Arial" w:cs="Arial"/>
          <w:color w:val="242729"/>
          <w:sz w:val="20"/>
          <w:szCs w:val="23"/>
        </w:rPr>
        <w:t>How can i pass the same arugments within docker-compose.yml??</w:t>
      </w:r>
      <w:r w:rsidRPr="00B779E5">
        <w:rPr>
          <w:rFonts w:ascii="Arial" w:hAnsi="Arial" w:cs="Arial"/>
          <w:color w:val="242729"/>
          <w:sz w:val="20"/>
          <w:szCs w:val="23"/>
        </w:rPr>
        <w:br/>
        <w:t>Please provide an example too, if possible.</w:t>
      </w:r>
    </w:p>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20"/>
          <w:szCs w:val="23"/>
        </w:rPr>
        <w:t>-</w:t>
      </w:r>
      <w:r w:rsidRPr="00B779E5">
        <w:rPr>
          <w:rFonts w:ascii="Arial" w:hAnsi="Arial" w:cs="Arial"/>
          <w:color w:val="242729"/>
          <w:sz w:val="16"/>
          <w:szCs w:val="23"/>
        </w:rPr>
        <w:sym w:font="Wingdings" w:char="F0E0"/>
      </w:r>
      <w:r w:rsidRPr="00B779E5">
        <w:rPr>
          <w:rFonts w:ascii="Arial" w:hAnsi="Arial" w:cs="Arial"/>
          <w:color w:val="242729"/>
          <w:sz w:val="20"/>
          <w:szCs w:val="23"/>
        </w:rPr>
        <w:t>This feature was added in Compose 1.6.</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Reference: </w:t>
      </w:r>
      <w:hyperlink r:id="rId213" w:anchor="args" w:history="1">
        <w:r w:rsidRPr="00B779E5">
          <w:rPr>
            <w:rFonts w:ascii="inherit" w:eastAsia="Times New Roman" w:hAnsi="inherit" w:cs="Arial"/>
            <w:color w:val="005999"/>
            <w:sz w:val="19"/>
            <w:szCs w:val="23"/>
            <w:u w:val="single"/>
            <w:bdr w:val="none" w:sz="0" w:space="0" w:color="auto" w:frame="1"/>
          </w:rPr>
          <w:t>https://docs.docker.com/compose/compose-file/#args</w:t>
        </w:r>
      </w:hyperlink>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services: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web:</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build:</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context: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args: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B779E5">
        <w:rPr>
          <w:rFonts w:ascii="Consolas" w:eastAsia="Times New Roman" w:hAnsi="Consolas" w:cs="Courier New"/>
          <w:color w:val="242729"/>
          <w:sz w:val="16"/>
          <w:szCs w:val="20"/>
          <w:bdr w:val="none" w:sz="0" w:space="0" w:color="auto" w:frame="1"/>
          <w:shd w:val="clear" w:color="auto" w:fill="EFF0F1"/>
        </w:rPr>
        <w:t xml:space="preserve">        FOO: foo</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0"/>
          <w:szCs w:val="23"/>
        </w:rPr>
      </w:pPr>
      <w:r w:rsidRPr="00B779E5">
        <w:rPr>
          <w:rFonts w:ascii="Arial" w:hAnsi="Arial" w:cs="Arial"/>
          <w:color w:val="242729"/>
          <w:sz w:val="16"/>
          <w:szCs w:val="23"/>
        </w:rPr>
        <w:t>-</w:t>
      </w:r>
      <w:r w:rsidRPr="00B779E5">
        <w:rPr>
          <w:rFonts w:ascii="Arial" w:hAnsi="Arial" w:cs="Arial"/>
          <w:color w:val="242729"/>
          <w:sz w:val="16"/>
          <w:szCs w:val="23"/>
        </w:rPr>
        <w:sym w:font="Wingdings" w:char="F0E0"/>
      </w:r>
      <w:r w:rsidRPr="00B779E5">
        <w:rPr>
          <w:rFonts w:ascii="Arial" w:hAnsi="Arial" w:cs="Arial"/>
          <w:color w:val="242729"/>
          <w:sz w:val="20"/>
          <w:szCs w:val="23"/>
        </w:rPr>
        <w:t>This can now be done as of docker-compose v2+ as part of the </w:t>
      </w:r>
      <w:r w:rsidRPr="00B779E5">
        <w:rPr>
          <w:rFonts w:ascii="Consolas" w:hAnsi="Consolas" w:cs="Courier New"/>
          <w:color w:val="242729"/>
          <w:sz w:val="16"/>
          <w:szCs w:val="20"/>
          <w:bdr w:val="none" w:sz="0" w:space="0" w:color="auto" w:frame="1"/>
          <w:shd w:val="clear" w:color="auto" w:fill="EFF0F1"/>
        </w:rPr>
        <w:t>build</w:t>
      </w:r>
      <w:r w:rsidRPr="00B779E5">
        <w:rPr>
          <w:rFonts w:ascii="Arial" w:hAnsi="Arial" w:cs="Arial"/>
          <w:color w:val="242729"/>
          <w:sz w:val="20"/>
          <w:szCs w:val="23"/>
        </w:rPr>
        <w:t> object;</w:t>
      </w:r>
    </w:p>
    <w:p w:rsidR="00B779E5" w:rsidRPr="00B779E5" w:rsidRDefault="00B779E5" w:rsidP="00B779E5">
      <w:pPr>
        <w:shd w:val="clear" w:color="auto" w:fill="FFF8DC"/>
        <w:spacing w:line="240" w:lineRule="auto"/>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docker-compose.yml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version: '2'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services: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my_image_name: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build:</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context: . #current dir as build context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args: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var1: 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var2: c</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See </w:t>
      </w:r>
      <w:hyperlink r:id="rId214" w:anchor="build" w:history="1">
        <w:r w:rsidRPr="00B779E5">
          <w:rPr>
            <w:rFonts w:ascii="inherit" w:eastAsia="Times New Roman" w:hAnsi="inherit" w:cs="Arial"/>
            <w:color w:val="005999"/>
            <w:sz w:val="19"/>
            <w:szCs w:val="23"/>
            <w:u w:val="single"/>
            <w:bdr w:val="none" w:sz="0" w:space="0" w:color="auto" w:frame="1"/>
          </w:rPr>
          <w:t>the docker compose docs</w:t>
        </w:r>
      </w:hyperlink>
      <w:r w:rsidRPr="00B779E5">
        <w:rPr>
          <w:rFonts w:ascii="Arial" w:eastAsia="Times New Roman" w:hAnsi="Arial" w:cs="Arial"/>
          <w:color w:val="242729"/>
          <w:sz w:val="20"/>
          <w:szCs w:val="23"/>
        </w:rPr>
        <w:t>.</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In the above example "var1" and "var2" will be sent to the build environment.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Note: any env variables (specified by using the </w:t>
      </w:r>
      <w:r w:rsidRPr="00B779E5">
        <w:rPr>
          <w:rFonts w:ascii="Consolas" w:eastAsia="Times New Roman" w:hAnsi="Consolas" w:cs="Courier New"/>
          <w:color w:val="242729"/>
          <w:sz w:val="16"/>
          <w:szCs w:val="20"/>
          <w:bdr w:val="none" w:sz="0" w:space="0" w:color="auto" w:frame="1"/>
          <w:shd w:val="clear" w:color="auto" w:fill="EFF0F1"/>
        </w:rPr>
        <w:t>environment</w:t>
      </w:r>
      <w:r w:rsidRPr="00B779E5">
        <w:rPr>
          <w:rFonts w:ascii="Arial" w:eastAsia="Times New Roman" w:hAnsi="Arial" w:cs="Arial"/>
          <w:color w:val="242729"/>
          <w:sz w:val="20"/>
          <w:szCs w:val="23"/>
        </w:rPr>
        <w:t> block) which have the same name as </w:t>
      </w:r>
      <w:r w:rsidRPr="00B779E5">
        <w:rPr>
          <w:rFonts w:ascii="Consolas" w:eastAsia="Times New Roman" w:hAnsi="Consolas" w:cs="Courier New"/>
          <w:color w:val="242729"/>
          <w:sz w:val="16"/>
          <w:szCs w:val="20"/>
          <w:bdr w:val="none" w:sz="0" w:space="0" w:color="auto" w:frame="1"/>
          <w:shd w:val="clear" w:color="auto" w:fill="EFF0F1"/>
        </w:rPr>
        <w:t>args</w:t>
      </w:r>
      <w:r w:rsidRPr="00B779E5">
        <w:rPr>
          <w:rFonts w:ascii="Arial" w:eastAsia="Times New Roman" w:hAnsi="Arial" w:cs="Arial"/>
          <w:color w:val="242729"/>
          <w:sz w:val="20"/>
          <w:szCs w:val="23"/>
        </w:rPr>
        <w:t> variable(s) will override that variable.</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2"/>
          <w:szCs w:val="23"/>
        </w:rPr>
      </w:pPr>
      <w:r>
        <w:rPr>
          <w:rFonts w:ascii="Arial" w:hAnsi="Arial" w:cs="Arial"/>
          <w:color w:val="242729"/>
          <w:sz w:val="20"/>
          <w:szCs w:val="23"/>
        </w:rPr>
        <w:t>-</w:t>
      </w:r>
      <w:r w:rsidRPr="00B779E5">
        <w:rPr>
          <w:rFonts w:ascii="Arial" w:hAnsi="Arial" w:cs="Arial"/>
          <w:color w:val="242729"/>
          <w:sz w:val="20"/>
          <w:szCs w:val="23"/>
        </w:rPr>
        <w:sym w:font="Wingdings" w:char="F0E0"/>
      </w:r>
      <w:r w:rsidRPr="00B779E5">
        <w:rPr>
          <w:rFonts w:ascii="Arial" w:hAnsi="Arial" w:cs="Arial"/>
          <w:color w:val="242729"/>
          <w:sz w:val="22"/>
          <w:szCs w:val="23"/>
        </w:rPr>
        <w:t>Now </w:t>
      </w:r>
      <w:r w:rsidRPr="00B779E5">
        <w:rPr>
          <w:rFonts w:ascii="Consolas" w:hAnsi="Consolas" w:cs="Courier New"/>
          <w:color w:val="242729"/>
          <w:sz w:val="18"/>
          <w:szCs w:val="20"/>
          <w:bdr w:val="none" w:sz="0" w:space="0" w:color="auto" w:frame="1"/>
          <w:shd w:val="clear" w:color="auto" w:fill="EFF0F1"/>
        </w:rPr>
        <w:t>docker-compose</w:t>
      </w:r>
      <w:r w:rsidRPr="00B779E5">
        <w:rPr>
          <w:rFonts w:ascii="Arial" w:hAnsi="Arial" w:cs="Arial"/>
          <w:color w:val="242729"/>
          <w:sz w:val="22"/>
          <w:szCs w:val="23"/>
        </w:rPr>
        <w:t> supports variable substitution.</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Compose uses the variable values from the shell environment in which </w:t>
      </w:r>
      <w:r w:rsidRPr="00B779E5">
        <w:rPr>
          <w:rFonts w:ascii="Consolas" w:eastAsia="Times New Roman" w:hAnsi="Consolas" w:cs="Courier New"/>
          <w:color w:val="242729"/>
          <w:sz w:val="18"/>
          <w:szCs w:val="20"/>
          <w:bdr w:val="none" w:sz="0" w:space="0" w:color="auto" w:frame="1"/>
          <w:shd w:val="clear" w:color="auto" w:fill="EFF0F1"/>
        </w:rPr>
        <w:t>docker-compose</w:t>
      </w:r>
      <w:r w:rsidRPr="00B779E5">
        <w:rPr>
          <w:rFonts w:ascii="Arial" w:eastAsia="Times New Roman" w:hAnsi="Arial" w:cs="Arial"/>
          <w:color w:val="242729"/>
          <w:szCs w:val="23"/>
        </w:rPr>
        <w:t> is run. For example, suppose the shell contains </w:t>
      </w:r>
      <w:r w:rsidRPr="00B779E5">
        <w:rPr>
          <w:rFonts w:ascii="Consolas" w:eastAsia="Times New Roman" w:hAnsi="Consolas" w:cs="Courier New"/>
          <w:color w:val="242729"/>
          <w:sz w:val="18"/>
          <w:szCs w:val="20"/>
          <w:bdr w:val="none" w:sz="0" w:space="0" w:color="auto" w:frame="1"/>
          <w:shd w:val="clear" w:color="auto" w:fill="EFF0F1"/>
        </w:rPr>
        <w:t>POSTGRES_VERSION=9.3</w:t>
      </w:r>
      <w:r w:rsidRPr="00B779E5">
        <w:rPr>
          <w:rFonts w:ascii="Arial" w:eastAsia="Times New Roman" w:hAnsi="Arial" w:cs="Arial"/>
          <w:color w:val="242729"/>
          <w:szCs w:val="23"/>
        </w:rPr>
        <w:t> and you supply this configuration in your </w:t>
      </w:r>
      <w:r w:rsidRPr="00B779E5">
        <w:rPr>
          <w:rFonts w:ascii="Consolas" w:eastAsia="Times New Roman" w:hAnsi="Consolas" w:cs="Courier New"/>
          <w:color w:val="242729"/>
          <w:sz w:val="18"/>
          <w:szCs w:val="20"/>
          <w:bdr w:val="none" w:sz="0" w:space="0" w:color="auto" w:frame="1"/>
          <w:shd w:val="clear" w:color="auto" w:fill="EFF0F1"/>
        </w:rPr>
        <w:t>docker-compose.yml</w:t>
      </w:r>
      <w:r w:rsidRPr="00B779E5">
        <w:rPr>
          <w:rFonts w:ascii="Arial" w:eastAsia="Times New Roman" w:hAnsi="Arial" w:cs="Arial"/>
          <w:color w:val="242729"/>
          <w:szCs w:val="23"/>
        </w:rPr>
        <w:t> file: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db:</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image: "postgres:${POSTGRES_VERSION}"</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When you run </w:t>
      </w:r>
      <w:r w:rsidRPr="00B779E5">
        <w:rPr>
          <w:rFonts w:ascii="Consolas" w:eastAsia="Times New Roman" w:hAnsi="Consolas" w:cs="Courier New"/>
          <w:color w:val="242729"/>
          <w:sz w:val="18"/>
          <w:szCs w:val="20"/>
          <w:bdr w:val="none" w:sz="0" w:space="0" w:color="auto" w:frame="1"/>
          <w:shd w:val="clear" w:color="auto" w:fill="EFF0F1"/>
        </w:rPr>
        <w:t>docker-compose up</w:t>
      </w:r>
      <w:r w:rsidRPr="00B779E5">
        <w:rPr>
          <w:rFonts w:ascii="Arial" w:eastAsia="Times New Roman" w:hAnsi="Arial" w:cs="Arial"/>
          <w:color w:val="242729"/>
          <w:szCs w:val="23"/>
        </w:rPr>
        <w:t> with this configuration, Compose looks for the </w:t>
      </w:r>
      <w:r w:rsidRPr="00B779E5">
        <w:rPr>
          <w:rFonts w:ascii="Consolas" w:eastAsia="Times New Roman" w:hAnsi="Consolas" w:cs="Courier New"/>
          <w:color w:val="242729"/>
          <w:sz w:val="18"/>
          <w:szCs w:val="20"/>
          <w:bdr w:val="none" w:sz="0" w:space="0" w:color="auto" w:frame="1"/>
          <w:shd w:val="clear" w:color="auto" w:fill="EFF0F1"/>
        </w:rPr>
        <w:t>POSTGRES_VERSION</w:t>
      </w:r>
      <w:r w:rsidRPr="00B779E5">
        <w:rPr>
          <w:rFonts w:ascii="Arial" w:eastAsia="Times New Roman" w:hAnsi="Arial" w:cs="Arial"/>
          <w:color w:val="242729"/>
          <w:szCs w:val="23"/>
        </w:rPr>
        <w:t> environment variable in the shell and substitutes its value in. For this example, Compose resolves the </w:t>
      </w:r>
      <w:r w:rsidRPr="00B779E5">
        <w:rPr>
          <w:rFonts w:ascii="Consolas" w:eastAsia="Times New Roman" w:hAnsi="Consolas" w:cs="Courier New"/>
          <w:color w:val="242729"/>
          <w:sz w:val="18"/>
          <w:szCs w:val="20"/>
          <w:bdr w:val="none" w:sz="0" w:space="0" w:color="auto" w:frame="1"/>
          <w:shd w:val="clear" w:color="auto" w:fill="EFF0F1"/>
        </w:rPr>
        <w:t>image</w:t>
      </w:r>
      <w:r w:rsidRPr="00B779E5">
        <w:rPr>
          <w:rFonts w:ascii="Arial" w:eastAsia="Times New Roman" w:hAnsi="Arial" w:cs="Arial"/>
          <w:color w:val="242729"/>
          <w:szCs w:val="23"/>
        </w:rPr>
        <w:t> to </w:t>
      </w:r>
      <w:r w:rsidRPr="00B779E5">
        <w:rPr>
          <w:rFonts w:ascii="Consolas" w:eastAsia="Times New Roman" w:hAnsi="Consolas" w:cs="Courier New"/>
          <w:color w:val="242729"/>
          <w:sz w:val="18"/>
          <w:szCs w:val="20"/>
          <w:bdr w:val="none" w:sz="0" w:space="0" w:color="auto" w:frame="1"/>
          <w:shd w:val="clear" w:color="auto" w:fill="EFF0F1"/>
        </w:rPr>
        <w:t>postgres:9.3</w:t>
      </w:r>
      <w:r w:rsidRPr="00B779E5">
        <w:rPr>
          <w:rFonts w:ascii="Arial" w:eastAsia="Times New Roman" w:hAnsi="Arial" w:cs="Arial"/>
          <w:color w:val="242729"/>
          <w:szCs w:val="23"/>
        </w:rPr>
        <w:t> before running the configuration.</w:t>
      </w: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28"/>
          <w:szCs w:val="33"/>
        </w:rPr>
      </w:pPr>
      <w:r w:rsidRPr="00B779E5">
        <w:rPr>
          <w:rFonts w:ascii="Arial" w:hAnsi="Arial" w:cs="Arial"/>
          <w:color w:val="242729"/>
          <w:sz w:val="16"/>
          <w:szCs w:val="23"/>
          <w:highlight w:val="yellow"/>
        </w:rPr>
        <w:t>42.)</w:t>
      </w:r>
      <w:r w:rsidRPr="00B779E5">
        <w:rPr>
          <w:rFonts w:ascii="Arial" w:hAnsi="Arial" w:cs="Arial"/>
          <w:color w:val="242729"/>
          <w:sz w:val="28"/>
          <w:szCs w:val="33"/>
          <w:highlight w:val="yellow"/>
        </w:rPr>
        <w:t xml:space="preserve"> </w:t>
      </w:r>
      <w:hyperlink r:id="rId215" w:history="1">
        <w:r w:rsidRPr="00B779E5">
          <w:rPr>
            <w:rFonts w:ascii="inherit" w:hAnsi="inherit" w:cs="Arial"/>
            <w:b w:val="0"/>
            <w:bCs w:val="0"/>
            <w:color w:val="242729"/>
            <w:sz w:val="32"/>
            <w:szCs w:val="36"/>
            <w:highlight w:val="yellow"/>
            <w:u w:val="single"/>
            <w:bdr w:val="none" w:sz="0" w:space="0" w:color="auto" w:frame="1"/>
          </w:rPr>
          <w:t>Docker-compose and pdb</w:t>
        </w:r>
      </w:hyperlink>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I see that I'm not the first one to ask the question but there was no clear answer to this:</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How to use pdb with docker-composer in Python development?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When you ask uncle Google about </w:t>
      </w:r>
      <w:r w:rsidRPr="00B779E5">
        <w:rPr>
          <w:rFonts w:ascii="Consolas" w:eastAsia="Times New Roman" w:hAnsi="Consolas" w:cs="Courier New"/>
          <w:color w:val="242729"/>
          <w:sz w:val="16"/>
          <w:szCs w:val="20"/>
          <w:bdr w:val="none" w:sz="0" w:space="0" w:color="auto" w:frame="1"/>
          <w:shd w:val="clear" w:color="auto" w:fill="EFF0F1"/>
        </w:rPr>
        <w:t>django docker</w:t>
      </w:r>
      <w:r w:rsidRPr="00B779E5">
        <w:rPr>
          <w:rFonts w:ascii="Arial" w:eastAsia="Times New Roman" w:hAnsi="Arial" w:cs="Arial"/>
          <w:color w:val="242729"/>
          <w:sz w:val="20"/>
          <w:szCs w:val="23"/>
        </w:rPr>
        <w:t> you get awesome docker-composer examples and tutorials and I have an environment working - I can run </w:t>
      </w:r>
      <w:r w:rsidRPr="00B779E5">
        <w:rPr>
          <w:rFonts w:ascii="Consolas" w:eastAsia="Times New Roman" w:hAnsi="Consolas" w:cs="Courier New"/>
          <w:color w:val="242729"/>
          <w:sz w:val="16"/>
          <w:szCs w:val="20"/>
          <w:bdr w:val="none" w:sz="0" w:space="0" w:color="auto" w:frame="1"/>
          <w:shd w:val="clear" w:color="auto" w:fill="EFF0F1"/>
        </w:rPr>
        <w:t>docker-compose up</w:t>
      </w:r>
      <w:r w:rsidRPr="00B779E5">
        <w:rPr>
          <w:rFonts w:ascii="Arial" w:eastAsia="Times New Roman" w:hAnsi="Arial" w:cs="Arial"/>
          <w:color w:val="242729"/>
          <w:sz w:val="20"/>
          <w:szCs w:val="23"/>
        </w:rPr>
        <w:t> and I have a neat developer environment </w:t>
      </w:r>
      <w:r w:rsidRPr="00B779E5">
        <w:rPr>
          <w:rFonts w:ascii="inherit" w:eastAsia="Times New Roman" w:hAnsi="inherit" w:cs="Arial"/>
          <w:b/>
          <w:bCs/>
          <w:color w:val="242729"/>
          <w:sz w:val="19"/>
          <w:szCs w:val="23"/>
          <w:bdr w:val="none" w:sz="0" w:space="0" w:color="auto" w:frame="1"/>
        </w:rPr>
        <w:t>but the PDB is not working</w:t>
      </w:r>
      <w:r w:rsidRPr="00B779E5">
        <w:rPr>
          <w:rFonts w:ascii="Arial" w:eastAsia="Times New Roman" w:hAnsi="Arial" w:cs="Arial"/>
          <w:color w:val="242729"/>
          <w:sz w:val="20"/>
          <w:szCs w:val="23"/>
        </w:rPr>
        <w:t> (which is very sad).</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lastRenderedPageBreak/>
        <w:t>I can settle with running </w:t>
      </w:r>
      <w:r w:rsidRPr="00B779E5">
        <w:rPr>
          <w:rFonts w:ascii="Consolas" w:eastAsia="Times New Roman" w:hAnsi="Consolas" w:cs="Courier New"/>
          <w:color w:val="242729"/>
          <w:sz w:val="16"/>
          <w:szCs w:val="20"/>
          <w:bdr w:val="none" w:sz="0" w:space="0" w:color="auto" w:frame="1"/>
          <w:shd w:val="clear" w:color="auto" w:fill="EFF0F1"/>
        </w:rPr>
        <w:t>docker-compose run my-awesome-app python app.py 0.0.0.0:8000</w:t>
      </w:r>
      <w:r w:rsidRPr="00B779E5">
        <w:rPr>
          <w:rFonts w:ascii="Arial" w:eastAsia="Times New Roman" w:hAnsi="Arial" w:cs="Arial"/>
          <w:color w:val="242729"/>
          <w:sz w:val="20"/>
          <w:szCs w:val="23"/>
        </w:rPr>
        <w:t> but then I can access my application over </w:t>
      </w:r>
      <w:hyperlink r:id="rId216" w:history="1">
        <w:r w:rsidRPr="00B779E5">
          <w:rPr>
            <w:rFonts w:ascii="inherit" w:eastAsia="Times New Roman" w:hAnsi="inherit" w:cs="Arial"/>
            <w:color w:val="005999"/>
            <w:sz w:val="19"/>
            <w:szCs w:val="23"/>
            <w:u w:val="single"/>
            <w:bdr w:val="none" w:sz="0" w:space="0" w:color="auto" w:frame="1"/>
          </w:rPr>
          <w:t>http://127.0.0.1:8000</w:t>
        </w:r>
      </w:hyperlink>
      <w:r w:rsidRPr="00B779E5">
        <w:rPr>
          <w:rFonts w:ascii="Arial" w:eastAsia="Times New Roman" w:hAnsi="Arial" w:cs="Arial"/>
          <w:color w:val="242729"/>
          <w:sz w:val="20"/>
          <w:szCs w:val="23"/>
        </w:rPr>
        <w:t> from the host (I can with </w:t>
      </w:r>
      <w:r w:rsidRPr="00B779E5">
        <w:rPr>
          <w:rFonts w:ascii="Consolas" w:eastAsia="Times New Roman" w:hAnsi="Consolas" w:cs="Courier New"/>
          <w:color w:val="242729"/>
          <w:sz w:val="16"/>
          <w:szCs w:val="20"/>
          <w:bdr w:val="none" w:sz="0" w:space="0" w:color="auto" w:frame="1"/>
          <w:shd w:val="clear" w:color="auto" w:fill="EFF0F1"/>
        </w:rPr>
        <w:t>docker-compose up</w:t>
      </w:r>
      <w:r w:rsidRPr="00B779E5">
        <w:rPr>
          <w:rFonts w:ascii="Arial" w:eastAsia="Times New Roman" w:hAnsi="Arial" w:cs="Arial"/>
          <w:color w:val="242729"/>
          <w:sz w:val="20"/>
          <w:szCs w:val="23"/>
        </w:rPr>
        <w:t>) and it seems that each time I use </w:t>
      </w:r>
      <w:r w:rsidRPr="00B779E5">
        <w:rPr>
          <w:rFonts w:ascii="Consolas" w:eastAsia="Times New Roman" w:hAnsi="Consolas" w:cs="Courier New"/>
          <w:color w:val="242729"/>
          <w:sz w:val="16"/>
          <w:szCs w:val="20"/>
          <w:bdr w:val="none" w:sz="0" w:space="0" w:color="auto" w:frame="1"/>
          <w:shd w:val="clear" w:color="auto" w:fill="EFF0F1"/>
        </w:rPr>
        <w:t>run</w:t>
      </w:r>
      <w:r w:rsidRPr="00B779E5">
        <w:rPr>
          <w:rFonts w:ascii="Arial" w:eastAsia="Times New Roman" w:hAnsi="Arial" w:cs="Arial"/>
          <w:color w:val="242729"/>
          <w:sz w:val="20"/>
          <w:szCs w:val="23"/>
        </w:rPr>
        <w:t> new containers are made like: </w:t>
      </w:r>
      <w:r w:rsidRPr="00B779E5">
        <w:rPr>
          <w:rFonts w:ascii="Consolas" w:eastAsia="Times New Roman" w:hAnsi="Consolas" w:cs="Courier New"/>
          <w:color w:val="242729"/>
          <w:sz w:val="16"/>
          <w:szCs w:val="20"/>
          <w:bdr w:val="none" w:sz="0" w:space="0" w:color="auto" w:frame="1"/>
          <w:shd w:val="clear" w:color="auto" w:fill="EFF0F1"/>
        </w:rPr>
        <w:t>dir_app_13</w:t>
      </w:r>
      <w:r w:rsidRPr="00B779E5">
        <w:rPr>
          <w:rFonts w:ascii="Arial" w:eastAsia="Times New Roman" w:hAnsi="Arial" w:cs="Arial"/>
          <w:color w:val="242729"/>
          <w:sz w:val="20"/>
          <w:szCs w:val="23"/>
        </w:rPr>
        <w:t> and </w:t>
      </w:r>
      <w:r w:rsidRPr="00B779E5">
        <w:rPr>
          <w:rFonts w:ascii="Consolas" w:eastAsia="Times New Roman" w:hAnsi="Consolas" w:cs="Courier New"/>
          <w:color w:val="242729"/>
          <w:sz w:val="16"/>
          <w:szCs w:val="20"/>
          <w:bdr w:val="none" w:sz="0" w:space="0" w:color="auto" w:frame="1"/>
          <w:shd w:val="clear" w:color="auto" w:fill="EFF0F1"/>
        </w:rPr>
        <w:t>dir_db_4</w:t>
      </w:r>
      <w:r w:rsidRPr="00B779E5">
        <w:rPr>
          <w:rFonts w:ascii="Arial" w:eastAsia="Times New Roman" w:hAnsi="Arial" w:cs="Arial"/>
          <w:color w:val="242729"/>
          <w:sz w:val="20"/>
          <w:szCs w:val="23"/>
        </w:rPr>
        <w:t> which I don't desire at all.</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People of good will please aid me.</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PS</w:t>
      </w:r>
      <w:r w:rsidRPr="00B779E5">
        <w:rPr>
          <w:rFonts w:ascii="Arial" w:eastAsia="Times New Roman" w:hAnsi="Arial" w:cs="Arial"/>
          <w:color w:val="242729"/>
          <w:sz w:val="20"/>
          <w:szCs w:val="23"/>
        </w:rPr>
        <w:br/>
        <w:t>I'm using pdb++ for that example and a basic docker-compose.yml from </w:t>
      </w:r>
      <w:hyperlink r:id="rId217" w:history="1">
        <w:r w:rsidRPr="00B779E5">
          <w:rPr>
            <w:rFonts w:ascii="inherit" w:eastAsia="Times New Roman" w:hAnsi="inherit" w:cs="Arial"/>
            <w:color w:val="005999"/>
            <w:sz w:val="19"/>
            <w:szCs w:val="23"/>
            <w:u w:val="single"/>
            <w:bdr w:val="none" w:sz="0" w:space="0" w:color="auto" w:frame="1"/>
          </w:rPr>
          <w:t>this django example</w:t>
        </w:r>
      </w:hyperlink>
      <w:r w:rsidRPr="00B779E5">
        <w:rPr>
          <w:rFonts w:ascii="Arial" w:eastAsia="Times New Roman" w:hAnsi="Arial" w:cs="Arial"/>
          <w:color w:val="242729"/>
          <w:sz w:val="20"/>
          <w:szCs w:val="23"/>
        </w:rPr>
        <w:t>. Also I experimented but nothing seems to help me. And I'm using docker-composer </w:t>
      </w:r>
      <w:hyperlink r:id="rId218" w:history="1">
        <w:r w:rsidRPr="00B779E5">
          <w:rPr>
            <w:rFonts w:ascii="inherit" w:eastAsia="Times New Roman" w:hAnsi="inherit" w:cs="Arial"/>
            <w:color w:val="005999"/>
            <w:sz w:val="19"/>
            <w:szCs w:val="23"/>
            <w:u w:val="single"/>
            <w:bdr w:val="none" w:sz="0" w:space="0" w:color="auto" w:frame="1"/>
          </w:rPr>
          <w:t>1.3.0rc3</w:t>
        </w:r>
      </w:hyperlink>
      <w:r w:rsidRPr="00B779E5">
        <w:rPr>
          <w:rFonts w:ascii="Arial" w:eastAsia="Times New Roman" w:hAnsi="Arial" w:cs="Arial"/>
          <w:color w:val="242729"/>
          <w:sz w:val="20"/>
          <w:szCs w:val="23"/>
        </w:rPr>
        <w:t> as it has Dockerfile pointing support.</w:t>
      </w:r>
    </w:p>
    <w:p w:rsidR="00B779E5" w:rsidRDefault="00B779E5" w:rsidP="00B779E5">
      <w:pPr>
        <w:pStyle w:val="NormalWeb"/>
        <w:shd w:val="clear" w:color="auto" w:fill="FFFFFF"/>
        <w:spacing w:before="0" w:beforeAutospacing="0" w:after="240" w:afterAutospacing="0"/>
        <w:textAlignment w:val="baseline"/>
        <w:rPr>
          <w:rStyle w:val="HTMLCode"/>
          <w:rFonts w:ascii="Consolas" w:eastAsiaTheme="majorEastAsia" w:hAnsi="Consolas"/>
          <w:color w:val="242729"/>
          <w:bdr w:val="none" w:sz="0" w:space="0" w:color="auto" w:frame="1"/>
          <w:shd w:val="clear" w:color="auto" w:fill="EFF0F1"/>
        </w:rPr>
      </w:pPr>
      <w:r>
        <w:rPr>
          <w:rFonts w:ascii="Arial" w:hAnsi="Arial" w:cs="Arial"/>
          <w:color w:val="242729"/>
          <w:sz w:val="20"/>
          <w:szCs w:val="23"/>
        </w:rPr>
        <w:t>-</w:t>
      </w:r>
      <w:r w:rsidRPr="00B779E5">
        <w:rPr>
          <w:rFonts w:ascii="Arial" w:hAnsi="Arial" w:cs="Arial"/>
          <w:color w:val="242729"/>
          <w:sz w:val="20"/>
          <w:szCs w:val="23"/>
        </w:rPr>
        <w:sym w:font="Wingdings" w:char="F0E0"/>
      </w:r>
      <w:r>
        <w:rPr>
          <w:rFonts w:ascii="Arial" w:hAnsi="Arial" w:cs="Arial"/>
          <w:color w:val="242729"/>
          <w:sz w:val="23"/>
          <w:szCs w:val="23"/>
          <w:shd w:val="clear" w:color="auto" w:fill="FFFFFF"/>
        </w:rPr>
        <w:t>Try running your web container with the --service-ports option: </w:t>
      </w:r>
      <w:r>
        <w:rPr>
          <w:rStyle w:val="HTMLCode"/>
          <w:rFonts w:ascii="Consolas" w:eastAsiaTheme="majorEastAsia" w:hAnsi="Consolas"/>
          <w:color w:val="242729"/>
          <w:bdr w:val="none" w:sz="0" w:space="0" w:color="auto" w:frame="1"/>
          <w:shd w:val="clear" w:color="auto" w:fill="EFF0F1"/>
        </w:rPr>
        <w:t>docker-compose run --service-ports web</w:t>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---That did it! Thank you kind sir. I'm now using docker-compose to create my environment and running my service or it's tests with docker-compose run --rm --service-ports my-awesome-app python app.py 0.0.0.0:8000. Goodbye Vagrant! – McAbra Jun 17 '15 at 19:51</w:t>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 xml:space="preserve">  </w:t>
      </w:r>
      <w:r w:rsidRPr="00B779E5">
        <w:rPr>
          <w:rStyle w:val="HTMLCode"/>
          <w:rFonts w:ascii="Consolas" w:eastAsiaTheme="majorEastAsia" w:hAnsi="Consolas"/>
          <w:color w:val="242729"/>
          <w:sz w:val="16"/>
          <w:bdr w:val="none" w:sz="0" w:space="0" w:color="auto" w:frame="1"/>
          <w:shd w:val="clear" w:color="auto" w:fill="EFF0F1"/>
        </w:rPr>
        <w:tab/>
        <w:t xml:space="preserve"> </w:t>
      </w:r>
      <w:r w:rsidRPr="00B779E5">
        <w:rPr>
          <w:rStyle w:val="HTMLCode"/>
          <w:rFonts w:ascii="Consolas" w:eastAsiaTheme="majorEastAsia" w:hAnsi="Consolas"/>
          <w:color w:val="242729"/>
          <w:sz w:val="16"/>
          <w:bdr w:val="none" w:sz="0" w:space="0" w:color="auto" w:frame="1"/>
          <w:shd w:val="clear" w:color="auto" w:fill="EFF0F1"/>
        </w:rPr>
        <w:tab/>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I am having some issue with this method. My terminal is blank when I am typing something in pdb – Jitu Jan 3 '16 at 12:16</w:t>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 xml:space="preserve">  </w:t>
      </w:r>
      <w:r w:rsidRPr="00B779E5">
        <w:rPr>
          <w:rStyle w:val="HTMLCode"/>
          <w:rFonts w:ascii="Consolas" w:eastAsiaTheme="majorEastAsia" w:hAnsi="Consolas"/>
          <w:color w:val="242729"/>
          <w:sz w:val="16"/>
          <w:bdr w:val="none" w:sz="0" w:space="0" w:color="auto" w:frame="1"/>
          <w:shd w:val="clear" w:color="auto" w:fill="EFF0F1"/>
        </w:rPr>
        <w:tab/>
        <w:t xml:space="preserve"> </w:t>
      </w:r>
      <w:r w:rsidRPr="00B779E5">
        <w:rPr>
          <w:rStyle w:val="HTMLCode"/>
          <w:rFonts w:ascii="Consolas" w:eastAsiaTheme="majorEastAsia" w:hAnsi="Consolas"/>
          <w:color w:val="242729"/>
          <w:sz w:val="16"/>
          <w:bdr w:val="none" w:sz="0" w:space="0" w:color="auto" w:frame="1"/>
          <w:shd w:val="clear" w:color="auto" w:fill="EFF0F1"/>
        </w:rPr>
        <w:tab/>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You get to the pdb prompt, though? I don't know how to help without more information, like what framework you're using, what services, etc. – Jamey Jan 4 '16 at 19:30</w:t>
      </w:r>
    </w:p>
    <w:p w:rsidR="00B779E5" w:rsidRPr="00B779E5" w:rsidRDefault="00B779E5" w:rsidP="00B779E5">
      <w:pPr>
        <w:pStyle w:val="NormalWeb"/>
        <w:shd w:val="clear" w:color="auto" w:fill="FFFFFF"/>
        <w:spacing w:before="0" w:beforeAutospacing="0" w:after="0" w:afterAutospacing="0"/>
        <w:textAlignment w:val="baseline"/>
        <w:rPr>
          <w:rStyle w:val="HTMLCode"/>
          <w:rFonts w:ascii="Consolas" w:eastAsiaTheme="majorEastAsia" w:hAnsi="Consolas"/>
          <w:color w:val="242729"/>
          <w:sz w:val="16"/>
          <w:bdr w:val="none" w:sz="0" w:space="0" w:color="auto" w:frame="1"/>
          <w:shd w:val="clear" w:color="auto" w:fill="EFF0F1"/>
        </w:rPr>
      </w:pPr>
      <w:r w:rsidRPr="00B779E5">
        <w:rPr>
          <w:rStyle w:val="HTMLCode"/>
          <w:rFonts w:ascii="Consolas" w:eastAsiaTheme="majorEastAsia" w:hAnsi="Consolas"/>
          <w:color w:val="242729"/>
          <w:sz w:val="16"/>
          <w:bdr w:val="none" w:sz="0" w:space="0" w:color="auto" w:frame="1"/>
          <w:shd w:val="clear" w:color="auto" w:fill="EFF0F1"/>
        </w:rPr>
        <w:t xml:space="preserve">  </w:t>
      </w:r>
      <w:r w:rsidRPr="00B779E5">
        <w:rPr>
          <w:rStyle w:val="HTMLCode"/>
          <w:rFonts w:ascii="Consolas" w:eastAsiaTheme="majorEastAsia" w:hAnsi="Consolas"/>
          <w:color w:val="242729"/>
          <w:sz w:val="16"/>
          <w:bdr w:val="none" w:sz="0" w:space="0" w:color="auto" w:frame="1"/>
          <w:shd w:val="clear" w:color="auto" w:fill="EFF0F1"/>
        </w:rPr>
        <w:tab/>
        <w:t xml:space="preserve"> </w:t>
      </w:r>
      <w:r w:rsidRPr="00B779E5">
        <w:rPr>
          <w:rStyle w:val="HTMLCode"/>
          <w:rFonts w:ascii="Consolas" w:eastAsiaTheme="majorEastAsia" w:hAnsi="Consolas"/>
          <w:color w:val="242729"/>
          <w:sz w:val="16"/>
          <w:bdr w:val="none" w:sz="0" w:space="0" w:color="auto" w:frame="1"/>
          <w:shd w:val="clear" w:color="auto" w:fill="EFF0F1"/>
        </w:rPr>
        <w:tab/>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16"/>
          <w:szCs w:val="23"/>
        </w:rPr>
      </w:pPr>
      <w:r w:rsidRPr="00B779E5">
        <w:rPr>
          <w:rStyle w:val="HTMLCode"/>
          <w:rFonts w:ascii="Consolas" w:eastAsiaTheme="majorEastAsia" w:hAnsi="Consolas"/>
          <w:color w:val="242729"/>
          <w:sz w:val="16"/>
          <w:bdr w:val="none" w:sz="0" w:space="0" w:color="auto" w:frame="1"/>
          <w:shd w:val="clear" w:color="auto" w:fill="EFF0F1"/>
        </w:rPr>
        <w:t>I think you also need something like -it: check the answer below – jpic</w:t>
      </w:r>
    </w:p>
    <w:p w:rsidR="00B779E5" w:rsidRDefault="00B779E5" w:rsidP="00B779E5">
      <w:pPr>
        <w:pStyle w:val="Heading1"/>
        <w:shd w:val="clear" w:color="auto" w:fill="FFFFFF"/>
        <w:spacing w:before="0" w:beforeAutospacing="0" w:after="0" w:afterAutospacing="0"/>
        <w:textAlignment w:val="baseline"/>
        <w:rPr>
          <w:rFonts w:ascii="Arial" w:hAnsi="Arial" w:cs="Arial"/>
          <w:color w:val="242729"/>
          <w:sz w:val="28"/>
          <w:szCs w:val="33"/>
          <w:u w:val="single"/>
        </w:rPr>
      </w:pP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28"/>
          <w:szCs w:val="33"/>
          <w:u w:val="single"/>
        </w:rPr>
      </w:pPr>
      <w:r>
        <w:rPr>
          <w:rFonts w:ascii="Arial" w:hAnsi="Arial" w:cs="Arial"/>
          <w:color w:val="242729"/>
          <w:sz w:val="28"/>
          <w:szCs w:val="33"/>
          <w:u w:val="single"/>
        </w:rPr>
        <w:t>-</w:t>
      </w:r>
      <w:r w:rsidRPr="00B779E5">
        <w:rPr>
          <w:rFonts w:ascii="Arial" w:hAnsi="Arial" w:cs="Arial"/>
          <w:color w:val="242729"/>
          <w:sz w:val="28"/>
          <w:szCs w:val="33"/>
          <w:u w:val="single"/>
        </w:rPr>
        <w:sym w:font="Wingdings" w:char="F0E0"/>
      </w:r>
    </w:p>
    <w:tbl>
      <w:tblPr>
        <w:tblW w:w="0" w:type="auto"/>
        <w:shd w:val="clear" w:color="auto" w:fill="FFFFFF"/>
        <w:tblCellMar>
          <w:left w:w="0" w:type="dxa"/>
          <w:right w:w="0" w:type="dxa"/>
        </w:tblCellMar>
        <w:tblLook w:val="04A0" w:firstRow="1" w:lastRow="0" w:firstColumn="1" w:lastColumn="0" w:noHBand="0" w:noVBand="1"/>
      </w:tblPr>
      <w:tblGrid>
        <w:gridCol w:w="231"/>
        <w:gridCol w:w="10389"/>
      </w:tblGrid>
      <w:tr w:rsidR="00B779E5" w:rsidRPr="00B779E5" w:rsidTr="00B779E5">
        <w:tc>
          <w:tcPr>
            <w:tcW w:w="0" w:type="auto"/>
            <w:tcBorders>
              <w:top w:val="nil"/>
              <w:left w:val="nil"/>
              <w:bottom w:val="nil"/>
              <w:right w:val="nil"/>
            </w:tcBorders>
            <w:shd w:val="clear" w:color="auto" w:fill="FFFFFF"/>
            <w:tcMar>
              <w:top w:w="0" w:type="dxa"/>
              <w:left w:w="0" w:type="dxa"/>
              <w:bottom w:w="0" w:type="dxa"/>
              <w:right w:w="225" w:type="dxa"/>
            </w:tcMar>
            <w:hideMark/>
          </w:tcPr>
          <w:p w:rsidR="00B779E5" w:rsidRPr="00B779E5" w:rsidRDefault="00B779E5" w:rsidP="00B779E5">
            <w:pPr>
              <w:spacing w:after="0" w:line="240" w:lineRule="auto"/>
              <w:jc w:val="center"/>
              <w:textAlignment w:val="baseline"/>
              <w:rPr>
                <w:rFonts w:ascii="inherit" w:eastAsia="Times New Roman" w:hAnsi="inherit" w:cs="Arial"/>
                <w:color w:val="242729"/>
                <w:sz w:val="20"/>
                <w:szCs w:val="20"/>
              </w:rPr>
            </w:pPr>
            <w:r w:rsidRPr="00B779E5">
              <w:rPr>
                <w:rFonts w:ascii="inherit" w:eastAsia="Times New Roman" w:hAnsi="inherit" w:cs="Arial"/>
                <w:color w:val="6A737C"/>
                <w:sz w:val="30"/>
                <w:szCs w:val="30"/>
                <w:bdr w:val="none" w:sz="0" w:space="0" w:color="auto" w:frame="1"/>
              </w:rPr>
              <w:br/>
            </w:r>
          </w:p>
        </w:tc>
        <w:tc>
          <w:tcPr>
            <w:tcW w:w="0" w:type="auto"/>
            <w:tcBorders>
              <w:top w:val="nil"/>
              <w:left w:val="nil"/>
              <w:bottom w:val="nil"/>
              <w:right w:val="nil"/>
            </w:tcBorders>
            <w:shd w:val="clear" w:color="auto" w:fill="FFFFFF"/>
            <w:hideMark/>
          </w:tcPr>
          <w:p w:rsidR="00B779E5" w:rsidRPr="00B779E5" w:rsidRDefault="00B779E5" w:rsidP="00B779E5">
            <w:pPr>
              <w:spacing w:after="0" w:line="240" w:lineRule="auto"/>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Use the following steps to attach pdb on any python script.</w:t>
            </w:r>
          </w:p>
          <w:p w:rsidR="00B779E5" w:rsidRPr="00B779E5" w:rsidRDefault="00B779E5" w:rsidP="00B779E5">
            <w:pPr>
              <w:spacing w:after="0" w:line="240" w:lineRule="auto"/>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Step 1. Add the following in your yml file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B779E5">
              <w:rPr>
                <w:rFonts w:ascii="inherit" w:eastAsia="Times New Roman" w:hAnsi="inherit" w:cs="Courier New"/>
                <w:color w:val="303336"/>
                <w:sz w:val="20"/>
                <w:szCs w:val="20"/>
                <w:bdr w:val="none" w:sz="0" w:space="0" w:color="auto" w:frame="1"/>
                <w:shd w:val="clear" w:color="auto" w:fill="EFF0F1"/>
              </w:rPr>
              <w:t>stdin_open: true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B779E5">
              <w:rPr>
                <w:rFonts w:ascii="inherit" w:eastAsia="Times New Roman" w:hAnsi="inherit" w:cs="Courier New"/>
                <w:color w:val="303336"/>
                <w:sz w:val="20"/>
                <w:szCs w:val="20"/>
                <w:bdr w:val="none" w:sz="0" w:space="0" w:color="auto" w:frame="1"/>
                <w:shd w:val="clear" w:color="auto" w:fill="EFF0F1"/>
              </w:rPr>
              <w:t>tty: true</w:t>
            </w:r>
          </w:p>
          <w:p w:rsidR="00B779E5" w:rsidRPr="00B779E5" w:rsidRDefault="00B779E5" w:rsidP="00B779E5">
            <w:pPr>
              <w:spacing w:after="0" w:line="240" w:lineRule="auto"/>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This will enable interactive mode and will attach stdin. This is equivalent for -it mode.</w:t>
            </w:r>
          </w:p>
          <w:p w:rsidR="00B779E5" w:rsidRPr="00B779E5" w:rsidRDefault="00B779E5" w:rsidP="00B779E5">
            <w:pPr>
              <w:spacing w:after="0" w:line="240" w:lineRule="auto"/>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Step 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B779E5">
              <w:rPr>
                <w:rFonts w:ascii="inherit" w:eastAsia="Times New Roman" w:hAnsi="inherit" w:cs="Courier New"/>
                <w:color w:val="303336"/>
                <w:sz w:val="20"/>
                <w:szCs w:val="20"/>
                <w:bdr w:val="none" w:sz="0" w:space="0" w:color="auto" w:frame="1"/>
                <w:shd w:val="clear" w:color="auto" w:fill="EFF0F1"/>
              </w:rPr>
              <w:t>docker attach &lt;generated_instanceid&gt;</w:t>
            </w:r>
          </w:p>
          <w:p w:rsidR="00B779E5" w:rsidRDefault="00B779E5" w:rsidP="00B779E5">
            <w:pPr>
              <w:spacing w:after="0" w:line="240" w:lineRule="auto"/>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You'll now get the pdb shell</w:t>
            </w: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33"/>
                <w:szCs w:val="33"/>
              </w:rPr>
            </w:pPr>
            <w:r>
              <w:rPr>
                <w:rFonts w:ascii="inherit" w:hAnsi="inherit" w:cs="Arial"/>
                <w:color w:val="242729"/>
                <w:sz w:val="23"/>
                <w:szCs w:val="23"/>
              </w:rPr>
              <w:t>43.)</w:t>
            </w:r>
            <w:r w:rsidRPr="00B779E5">
              <w:rPr>
                <w:rFonts w:ascii="Arial" w:hAnsi="Arial" w:cs="Arial"/>
                <w:color w:val="242729"/>
                <w:sz w:val="20"/>
                <w:szCs w:val="33"/>
              </w:rPr>
              <w:t xml:space="preserve"> </w:t>
            </w:r>
            <w:hyperlink r:id="rId219" w:history="1">
              <w:r w:rsidRPr="00B779E5">
                <w:rPr>
                  <w:rFonts w:ascii="inherit" w:hAnsi="inherit" w:cs="Arial"/>
                  <w:b w:val="0"/>
                  <w:bCs w:val="0"/>
                  <w:color w:val="242729"/>
                  <w:sz w:val="26"/>
                  <w:szCs w:val="36"/>
                  <w:u w:val="single"/>
                  <w:bdr w:val="none" w:sz="0" w:space="0" w:color="auto" w:frame="1"/>
                </w:rPr>
                <w:t>Docker Machine on Mac: Cannot see mounted Volumes on docker host/docker-machine? Where are volumes physically stored?</w:t>
              </w:r>
            </w:hyperlink>
          </w:p>
          <w:tbl>
            <w:tblPr>
              <w:tblW w:w="0" w:type="auto"/>
              <w:shd w:val="clear" w:color="auto" w:fill="FFFFFF"/>
              <w:tblCellMar>
                <w:left w:w="0" w:type="dxa"/>
                <w:right w:w="0" w:type="dxa"/>
              </w:tblCellMar>
              <w:tblLook w:val="04A0" w:firstRow="1" w:lastRow="0" w:firstColumn="1" w:lastColumn="0" w:noHBand="0" w:noVBand="1"/>
            </w:tblPr>
            <w:tblGrid>
              <w:gridCol w:w="231"/>
              <w:gridCol w:w="10158"/>
            </w:tblGrid>
            <w:tr w:rsidR="00B779E5" w:rsidTr="00B779E5">
              <w:tc>
                <w:tcPr>
                  <w:tcW w:w="0" w:type="auto"/>
                  <w:tcBorders>
                    <w:top w:val="nil"/>
                    <w:left w:val="nil"/>
                    <w:bottom w:val="nil"/>
                    <w:right w:val="nil"/>
                  </w:tcBorders>
                  <w:shd w:val="clear" w:color="auto" w:fill="FFFFFF"/>
                  <w:tcMar>
                    <w:top w:w="0" w:type="dxa"/>
                    <w:left w:w="0" w:type="dxa"/>
                    <w:bottom w:w="0" w:type="dxa"/>
                    <w:right w:w="225" w:type="dxa"/>
                  </w:tcMar>
                  <w:hideMark/>
                </w:tcPr>
                <w:p w:rsidR="00B779E5" w:rsidRDefault="00B779E5" w:rsidP="00B779E5">
                  <w:pPr>
                    <w:jc w:val="center"/>
                    <w:textAlignment w:val="baseline"/>
                    <w:rPr>
                      <w:rFonts w:ascii="inherit" w:hAnsi="inherit" w:cs="Arial"/>
                      <w:color w:val="242729"/>
                      <w:sz w:val="20"/>
                      <w:szCs w:val="20"/>
                    </w:rPr>
                  </w:pPr>
                </w:p>
              </w:tc>
              <w:tc>
                <w:tcPr>
                  <w:tcW w:w="0" w:type="auto"/>
                  <w:tcBorders>
                    <w:top w:val="nil"/>
                    <w:left w:val="nil"/>
                    <w:bottom w:val="nil"/>
                    <w:right w:val="nil"/>
                  </w:tcBorders>
                  <w:shd w:val="clear" w:color="auto" w:fill="FFFFFF"/>
                  <w:hideMark/>
                </w:tcPr>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Am on a Macbook Pro laptop and running </w:t>
                  </w:r>
                  <w:r>
                    <w:rPr>
                      <w:rStyle w:val="Emphasis"/>
                      <w:rFonts w:ascii="inherit" w:hAnsi="inherit" w:cs="Arial"/>
                      <w:color w:val="242729"/>
                      <w:sz w:val="23"/>
                      <w:szCs w:val="23"/>
                      <w:bdr w:val="none" w:sz="0" w:space="0" w:color="auto" w:frame="1"/>
                    </w:rPr>
                    <w:t>docker-machine (0.5.0)</w:t>
                  </w:r>
                  <w:r>
                    <w:rPr>
                      <w:rFonts w:ascii="inherit" w:hAnsi="inherit" w:cs="Arial"/>
                      <w:color w:val="242729"/>
                      <w:sz w:val="23"/>
                      <w:szCs w:val="23"/>
                    </w:rPr>
                    <w:t> and </w:t>
                  </w:r>
                  <w:r>
                    <w:rPr>
                      <w:rStyle w:val="Emphasis"/>
                      <w:rFonts w:ascii="inherit" w:hAnsi="inherit" w:cs="Arial"/>
                      <w:color w:val="242729"/>
                      <w:sz w:val="23"/>
                      <w:szCs w:val="23"/>
                      <w:bdr w:val="none" w:sz="0" w:space="0" w:color="auto" w:frame="1"/>
                    </w:rPr>
                    <w:t>docker-compose (1.5.0)</w:t>
                  </w:r>
                  <w:r>
                    <w:rPr>
                      <w:rFonts w:ascii="inherit" w:hAnsi="inherit" w:cs="Arial"/>
                      <w:color w:val="242729"/>
                      <w:sz w:val="23"/>
                      <w:szCs w:val="23"/>
                    </w:rPr>
                    <w:t> to get my containers going.</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This means I'm using docker-machine to create my virtualbox boot2docker driven HOST machines, which will run my docker daemon and host all my containers.</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I think I'm missing something critical with the concept of HOSTS and VOLUME, as they refer to Docker and the documentation.</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This is my docker-compose.yml file (web simply builds the php:5.6-apache image):</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web</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restart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"always"</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build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docker-containers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web</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ports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"8080:80"</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volumes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src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var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www</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html</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links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mysql</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mysql</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mysql</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restart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"always"</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image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mysql</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5.7</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 xml:space="preserve">  volumes_from</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data</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ports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"3306:3306"</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environment</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MYSQL_ROOT_PASSWORD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XXX</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data</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restart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"no"</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image</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mysql</w:t>
                  </w:r>
                  <w:r>
                    <w:rPr>
                      <w:rStyle w:val="pun"/>
                      <w:rFonts w:ascii="inherit" w:hAnsi="inherit"/>
                      <w:color w:val="303336"/>
                      <w:bdr w:val="none" w:sz="0" w:space="0" w:color="auto" w:frame="1"/>
                      <w:shd w:val="clear" w:color="auto" w:fill="EFF0F1"/>
                    </w:rPr>
                    <w:t>:</w:t>
                  </w:r>
                  <w:r>
                    <w:rPr>
                      <w:rStyle w:val="lit"/>
                      <w:rFonts w:ascii="inherit" w:hAnsi="inherit"/>
                      <w:color w:val="7D2727"/>
                      <w:bdr w:val="none" w:sz="0" w:space="0" w:color="auto" w:frame="1"/>
                      <w:shd w:val="clear" w:color="auto" w:fill="EFF0F1"/>
                    </w:rPr>
                    <w:t>5.7</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volumes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var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lib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mysql</w:t>
                  </w:r>
                </w:p>
                <w:p w:rsidR="00B779E5" w:rsidRDefault="00B779E5" w:rsidP="00B779E5">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command</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"true"</w:t>
                  </w:r>
                  <w:r>
                    <w:rPr>
                      <w:rStyle w:val="pln"/>
                      <w:rFonts w:ascii="inherit" w:hAnsi="inherit"/>
                      <w:color w:val="303336"/>
                      <w:bdr w:val="none" w:sz="0" w:space="0" w:color="auto" w:frame="1"/>
                      <w:shd w:val="clear" w:color="auto" w:fill="EFF0F1"/>
                    </w:rPr>
                    <w:t xml:space="preserve"> </w:t>
                  </w:r>
                </w:p>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Docker Compose file documention for volumes is here: </w:t>
                  </w:r>
                  <w:hyperlink r:id="rId220" w:history="1">
                    <w:r>
                      <w:rPr>
                        <w:rStyle w:val="Hyperlink"/>
                        <w:rFonts w:ascii="inherit" w:eastAsiaTheme="majorEastAsia" w:hAnsi="inherit" w:cs="Arial"/>
                        <w:color w:val="005999"/>
                        <w:sz w:val="23"/>
                        <w:szCs w:val="23"/>
                        <w:bdr w:val="none" w:sz="0" w:space="0" w:color="auto" w:frame="1"/>
                      </w:rPr>
                      <w:t>http://docs.docker.com/compose/compose-file/</w:t>
                    </w:r>
                  </w:hyperlink>
                </w:p>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It states for volumes - </w:t>
                  </w:r>
                  <w:r>
                    <w:rPr>
                      <w:rStyle w:val="Emphasis"/>
                      <w:rFonts w:ascii="inherit" w:hAnsi="inherit" w:cs="Arial"/>
                      <w:color w:val="242729"/>
                      <w:sz w:val="23"/>
                      <w:szCs w:val="23"/>
                      <w:bdr w:val="none" w:sz="0" w:space="0" w:color="auto" w:frame="1"/>
                    </w:rPr>
                    <w:t>Mount paths as volumes, optionally specifying a path on the host machine (HOST:CONTAINER), or an access mode (HOST:CONTAINER:ro).</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HOST in this case refers to my VM created by docker-machine, correct? Or my local macbook file system? Mounting a path on my VM to a container?</w:t>
                  </w:r>
                </w:p>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Under </w:t>
                  </w:r>
                  <w:r>
                    <w:rPr>
                      <w:rStyle w:val="Emphasis"/>
                      <w:rFonts w:ascii="inherit" w:hAnsi="inherit" w:cs="Arial"/>
                      <w:color w:val="242729"/>
                      <w:sz w:val="23"/>
                      <w:szCs w:val="23"/>
                      <w:bdr w:val="none" w:sz="0" w:space="0" w:color="auto" w:frame="1"/>
                    </w:rPr>
                    <w:t>web</w:t>
                  </w:r>
                  <w:r>
                    <w:rPr>
                      <w:rFonts w:ascii="inherit" w:hAnsi="inherit" w:cs="Arial"/>
                      <w:color w:val="242729"/>
                      <w:sz w:val="23"/>
                      <w:szCs w:val="23"/>
                    </w:rPr>
                    <w:t> I declare:</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volumes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src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var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www</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html</w:t>
                  </w:r>
                </w:p>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and this is mapping my local macbook file system </w:t>
                  </w:r>
                  <w:r>
                    <w:rPr>
                      <w:rStyle w:val="Emphasis"/>
                      <w:rFonts w:ascii="inherit" w:hAnsi="inherit" w:cs="Arial"/>
                      <w:color w:val="242729"/>
                      <w:sz w:val="23"/>
                      <w:szCs w:val="23"/>
                      <w:bdr w:val="none" w:sz="0" w:space="0" w:color="auto" w:frame="1"/>
                    </w:rPr>
                    <w:t>./src</w:t>
                  </w:r>
                  <w:r>
                    <w:rPr>
                      <w:rFonts w:ascii="inherit" w:hAnsi="inherit" w:cs="Arial"/>
                      <w:color w:val="242729"/>
                      <w:sz w:val="23"/>
                      <w:szCs w:val="23"/>
                    </w:rPr>
                    <w:t> folder on my macbook pro to my web container. If my understanding is correct though, shouldn't it be mapping the </w:t>
                  </w:r>
                  <w:r>
                    <w:rPr>
                      <w:rStyle w:val="Emphasis"/>
                      <w:rFonts w:ascii="inherit" w:hAnsi="inherit" w:cs="Arial"/>
                      <w:color w:val="242729"/>
                      <w:sz w:val="23"/>
                      <w:szCs w:val="23"/>
                      <w:bdr w:val="none" w:sz="0" w:space="0" w:color="auto" w:frame="1"/>
                    </w:rPr>
                    <w:t>./src</w:t>
                  </w:r>
                  <w:r>
                    <w:rPr>
                      <w:rFonts w:ascii="inherit" w:hAnsi="inherit" w:cs="Arial"/>
                      <w:color w:val="242729"/>
                      <w:sz w:val="23"/>
                      <w:szCs w:val="23"/>
                    </w:rPr>
                    <w:t> folder on my </w:t>
                  </w:r>
                  <w:r>
                    <w:rPr>
                      <w:rStyle w:val="Strong"/>
                      <w:rFonts w:ascii="inherit" w:hAnsi="inherit" w:cs="Arial"/>
                      <w:color w:val="242729"/>
                      <w:sz w:val="23"/>
                      <w:szCs w:val="23"/>
                      <w:bdr w:val="none" w:sz="0" w:space="0" w:color="auto" w:frame="1"/>
                    </w:rPr>
                    <w:t>VM</w:t>
                  </w:r>
                  <w:r>
                    <w:rPr>
                      <w:rFonts w:ascii="inherit" w:hAnsi="inherit" w:cs="Arial"/>
                      <w:color w:val="242729"/>
                      <w:sz w:val="23"/>
                      <w:szCs w:val="23"/>
                    </w:rPr>
                    <w:t>to </w:t>
                  </w:r>
                  <w:r>
                    <w:rPr>
                      <w:rStyle w:val="Emphasis"/>
                      <w:rFonts w:ascii="inherit" w:hAnsi="inherit" w:cs="Arial"/>
                      <w:color w:val="242729"/>
                      <w:sz w:val="23"/>
                      <w:szCs w:val="23"/>
                      <w:bdr w:val="none" w:sz="0" w:space="0" w:color="auto" w:frame="1"/>
                    </w:rPr>
                    <w:t>/var/www/html</w:t>
                  </w:r>
                  <w:r>
                    <w:rPr>
                      <w:rFonts w:ascii="inherit" w:hAnsi="inherit" w:cs="Arial"/>
                      <w:color w:val="242729"/>
                      <w:sz w:val="23"/>
                      <w:szCs w:val="23"/>
                    </w:rPr>
                    <w:t> within the web container?! In theory I think I should be required to COPY my local mac file system folder </w:t>
                  </w:r>
                  <w:r>
                    <w:rPr>
                      <w:rStyle w:val="Emphasis"/>
                      <w:rFonts w:ascii="inherit" w:hAnsi="inherit" w:cs="Arial"/>
                      <w:color w:val="242729"/>
                      <w:sz w:val="23"/>
                      <w:szCs w:val="23"/>
                      <w:bdr w:val="none" w:sz="0" w:space="0" w:color="auto" w:frame="1"/>
                    </w:rPr>
                    <w:t>./src</w:t>
                  </w:r>
                  <w:r>
                    <w:rPr>
                      <w:rFonts w:ascii="inherit" w:hAnsi="inherit" w:cs="Arial"/>
                      <w:color w:val="242729"/>
                      <w:sz w:val="23"/>
                      <w:szCs w:val="23"/>
                    </w:rPr>
                    <w:t> to my VM first, and then I do this volume declaration. It seems docker-compose is magically doing it all at once though? </w:t>
                  </w:r>
                  <w:r>
                    <w:rPr>
                      <w:rStyle w:val="Emphasis"/>
                      <w:rFonts w:ascii="inherit" w:hAnsi="inherit" w:cs="Arial"/>
                      <w:color w:val="242729"/>
                      <w:sz w:val="23"/>
                      <w:szCs w:val="23"/>
                      <w:bdr w:val="none" w:sz="0" w:space="0" w:color="auto" w:frame="1"/>
                    </w:rPr>
                    <w:t>confused</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Lastly, we can see that I'm creating a data-only container to persist my mysql data. I've declared:</w:t>
                  </w:r>
                </w:p>
                <w:p w:rsidR="00B779E5" w:rsidRDefault="00B779E5" w:rsidP="00B779E5">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volumes</w:t>
                  </w:r>
                  <w:r>
                    <w:rPr>
                      <w:rStyle w:val="pun"/>
                      <w:rFonts w:ascii="inherit" w:hAnsi="inherit"/>
                      <w:color w:val="303336"/>
                      <w:bdr w:val="none" w:sz="0" w:space="0" w:color="auto" w:frame="1"/>
                      <w:shd w:val="clear" w:color="auto" w:fill="EFF0F1"/>
                    </w:rPr>
                    <w:t>:</w:t>
                  </w:r>
                </w:p>
                <w:p w:rsidR="00B779E5" w:rsidRDefault="00B779E5" w:rsidP="00B779E5">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var</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lib</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mysql</w:t>
                  </w:r>
                </w:p>
                <w:p w:rsidR="00B779E5" w:rsidRDefault="00B779E5" w:rsidP="00B779E5">
                  <w:pPr>
                    <w:pStyle w:val="NormalWeb"/>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Shouldn't this create a </w:t>
                  </w:r>
                  <w:r>
                    <w:rPr>
                      <w:rStyle w:val="Emphasis"/>
                      <w:rFonts w:ascii="inherit" w:hAnsi="inherit" w:cs="Arial"/>
                      <w:color w:val="242729"/>
                      <w:sz w:val="23"/>
                      <w:szCs w:val="23"/>
                      <w:bdr w:val="none" w:sz="0" w:space="0" w:color="auto" w:frame="1"/>
                    </w:rPr>
                    <w:t>/var/lib/mysql</w:t>
                  </w:r>
                  <w:r>
                    <w:rPr>
                      <w:rFonts w:ascii="inherit" w:hAnsi="inherit" w:cs="Arial"/>
                      <w:color w:val="242729"/>
                      <w:sz w:val="23"/>
                      <w:szCs w:val="23"/>
                    </w:rPr>
                    <w:t> folder on my HOST boot2docker VM and I could then navigate to this folder on the VM, yes/no? When I use docker-machine to ssh into my machine, and then navigate to </w:t>
                  </w:r>
                  <w:r>
                    <w:rPr>
                      <w:rStyle w:val="Emphasis"/>
                      <w:rFonts w:ascii="inherit" w:hAnsi="inherit" w:cs="Arial"/>
                      <w:color w:val="242729"/>
                      <w:sz w:val="23"/>
                      <w:szCs w:val="23"/>
                      <w:bdr w:val="none" w:sz="0" w:space="0" w:color="auto" w:frame="1"/>
                    </w:rPr>
                    <w:t>/var/lib</w:t>
                  </w:r>
                  <w:r>
                    <w:rPr>
                      <w:rFonts w:ascii="inherit" w:hAnsi="inherit" w:cs="Arial"/>
                      <w:color w:val="242729"/>
                      <w:sz w:val="23"/>
                      <w:szCs w:val="23"/>
                    </w:rPr>
                    <w:t>, there is </w:t>
                  </w:r>
                  <w:r>
                    <w:rPr>
                      <w:rStyle w:val="Strong"/>
                      <w:rFonts w:ascii="inherit" w:hAnsi="inherit" w:cs="Arial"/>
                      <w:color w:val="242729"/>
                      <w:sz w:val="23"/>
                      <w:szCs w:val="23"/>
                      <w:bdr w:val="none" w:sz="0" w:space="0" w:color="auto" w:frame="1"/>
                    </w:rPr>
                    <w:t>NO</w:t>
                  </w:r>
                  <w:r>
                    <w:rPr>
                      <w:rFonts w:ascii="inherit" w:hAnsi="inherit" w:cs="Arial"/>
                      <w:color w:val="242729"/>
                      <w:sz w:val="23"/>
                      <w:szCs w:val="23"/>
                    </w:rPr>
                    <w:t> mysql folder at all?! Why is it not being created? Is there something wrong with my configuration? :/</w:t>
                  </w:r>
                </w:p>
                <w:p w:rsidR="00B779E5" w:rsidRDefault="00B779E5" w:rsidP="00B779E5">
                  <w:pPr>
                    <w:pStyle w:val="NormalWeb"/>
                    <w:spacing w:before="0" w:beforeAutospacing="0" w:after="240" w:afterAutospacing="0"/>
                    <w:textAlignment w:val="baseline"/>
                    <w:rPr>
                      <w:rFonts w:ascii="inherit" w:hAnsi="inherit" w:cs="Arial"/>
                      <w:color w:val="242729"/>
                      <w:sz w:val="23"/>
                      <w:szCs w:val="23"/>
                    </w:rPr>
                  </w:pPr>
                  <w:r>
                    <w:rPr>
                      <w:rFonts w:ascii="inherit" w:hAnsi="inherit" w:cs="Arial"/>
                      <w:color w:val="242729"/>
                      <w:sz w:val="23"/>
                      <w:szCs w:val="23"/>
                    </w:rPr>
                    <w:t>Thanks in advance! Any explanations as to what I'm doing wrong here would be greatly appreciated!</w:t>
                  </w:r>
                </w:p>
              </w:tc>
            </w:tr>
          </w:tbl>
          <w:p w:rsidR="00B779E5" w:rsidRPr="00B779E5" w:rsidRDefault="00B779E5" w:rsidP="00B779E5">
            <w:pPr>
              <w:spacing w:after="240" w:line="240" w:lineRule="auto"/>
              <w:textAlignment w:val="baseline"/>
              <w:rPr>
                <w:rFonts w:ascii="inherit" w:eastAsia="Times New Roman" w:hAnsi="inherit" w:cs="Arial"/>
                <w:color w:val="242729"/>
                <w:sz w:val="23"/>
                <w:szCs w:val="23"/>
              </w:rPr>
            </w:pPr>
          </w:p>
        </w:tc>
      </w:tr>
    </w:tbl>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28"/>
          <w:szCs w:val="33"/>
          <w:u w:val="single"/>
        </w:rPr>
        <w:lastRenderedPageBreak/>
        <w:t>---</w:t>
      </w:r>
      <w:r w:rsidRPr="00B779E5">
        <w:rPr>
          <w:rFonts w:ascii="Arial" w:hAnsi="Arial" w:cs="Arial"/>
          <w:color w:val="242729"/>
          <w:sz w:val="28"/>
          <w:szCs w:val="33"/>
          <w:u w:val="single"/>
        </w:rPr>
        <w:sym w:font="Wingdings" w:char="F0E0"/>
      </w:r>
      <w:r w:rsidRPr="00B779E5">
        <w:rPr>
          <w:rFonts w:ascii="Arial" w:hAnsi="Arial" w:cs="Arial"/>
          <w:color w:val="242729"/>
          <w:sz w:val="20"/>
          <w:szCs w:val="23"/>
        </w:rPr>
        <w:t>Still some apps ( Apache for example ) will still give you a hard time. The fact that the user id of whatever runs in the container differs from your Mac user id will make your life hell. In order to get around this, you need to adjust the user id as well as the user group in a way that doesn't conflict with your Mac's permissions. The group you want on a Mac is staff, a UID that works would be for example 1000. Hence you could put this at the end of your Dockerfile: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B779E5">
        <w:rPr>
          <w:rFonts w:ascii="inherit" w:eastAsia="Times New Roman" w:hAnsi="inherit" w:cs="Courier New"/>
          <w:color w:val="303336"/>
          <w:sz w:val="16"/>
          <w:szCs w:val="20"/>
          <w:bdr w:val="none" w:sz="0" w:space="0" w:color="auto" w:frame="1"/>
          <w:shd w:val="clear" w:color="auto" w:fill="EFF0F1"/>
        </w:rPr>
        <w:t xml:space="preserve">RUN usermod -u </w:t>
      </w:r>
      <w:r w:rsidRPr="00B779E5">
        <w:rPr>
          <w:rFonts w:ascii="inherit" w:eastAsia="Times New Roman" w:hAnsi="inherit" w:cs="Courier New"/>
          <w:color w:val="7D2727"/>
          <w:sz w:val="16"/>
          <w:szCs w:val="20"/>
          <w:bdr w:val="none" w:sz="0" w:space="0" w:color="auto" w:frame="1"/>
          <w:shd w:val="clear" w:color="auto" w:fill="EFF0F1"/>
        </w:rPr>
        <w:t>1000</w:t>
      </w:r>
      <w:r w:rsidRPr="00B779E5">
        <w:rPr>
          <w:rFonts w:ascii="inherit" w:eastAsia="Times New Roman" w:hAnsi="inherit" w:cs="Courier New"/>
          <w:color w:val="303336"/>
          <w:sz w:val="16"/>
          <w:szCs w:val="20"/>
          <w:bdr w:val="none" w:sz="0" w:space="0" w:color="auto" w:frame="1"/>
          <w:shd w:val="clear" w:color="auto" w:fill="EFF0F1"/>
        </w:rPr>
        <w:t xml:space="preserve"> www-data</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B779E5">
        <w:rPr>
          <w:rFonts w:ascii="inherit" w:eastAsia="Times New Roman" w:hAnsi="inherit" w:cs="Courier New"/>
          <w:color w:val="303336"/>
          <w:sz w:val="16"/>
          <w:szCs w:val="20"/>
          <w:bdr w:val="none" w:sz="0" w:space="0" w:color="auto" w:frame="1"/>
          <w:shd w:val="clear" w:color="auto" w:fill="EFF0F1"/>
        </w:rPr>
        <w:t>RUN usermod -G staff www-data</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or</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6"/>
          <w:szCs w:val="20"/>
          <w:bdr w:val="none" w:sz="0" w:space="0" w:color="auto" w:frame="1"/>
          <w:shd w:val="clear" w:color="auto" w:fill="EFF0F1"/>
        </w:rPr>
      </w:pPr>
      <w:r w:rsidRPr="00B779E5">
        <w:rPr>
          <w:rFonts w:ascii="inherit" w:eastAsia="Times New Roman" w:hAnsi="inherit" w:cs="Courier New"/>
          <w:color w:val="303336"/>
          <w:sz w:val="16"/>
          <w:szCs w:val="20"/>
          <w:bdr w:val="none" w:sz="0" w:space="0" w:color="auto" w:frame="1"/>
          <w:shd w:val="clear" w:color="auto" w:fill="EFF0F1"/>
        </w:rPr>
        <w:t xml:space="preserve">RUN usermod -u </w:t>
      </w:r>
      <w:r w:rsidRPr="00B779E5">
        <w:rPr>
          <w:rFonts w:ascii="inherit" w:eastAsia="Times New Roman" w:hAnsi="inherit" w:cs="Courier New"/>
          <w:color w:val="7D2727"/>
          <w:sz w:val="16"/>
          <w:szCs w:val="20"/>
          <w:bdr w:val="none" w:sz="0" w:space="0" w:color="auto" w:frame="1"/>
          <w:shd w:val="clear" w:color="auto" w:fill="EFF0F1"/>
        </w:rPr>
        <w:t>1000</w:t>
      </w:r>
      <w:r w:rsidRPr="00B779E5">
        <w:rPr>
          <w:rFonts w:ascii="inherit" w:eastAsia="Times New Roman" w:hAnsi="inherit" w:cs="Courier New"/>
          <w:color w:val="303336"/>
          <w:sz w:val="16"/>
          <w:szCs w:val="20"/>
          <w:bdr w:val="none" w:sz="0" w:space="0" w:color="auto" w:frame="1"/>
          <w:shd w:val="clear" w:color="auto" w:fill="EFF0F1"/>
        </w:rPr>
        <w:t xml:space="preserve"> mysql</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6"/>
          <w:szCs w:val="20"/>
        </w:rPr>
      </w:pPr>
      <w:r w:rsidRPr="00B779E5">
        <w:rPr>
          <w:rFonts w:ascii="inherit" w:eastAsia="Times New Roman" w:hAnsi="inherit" w:cs="Courier New"/>
          <w:color w:val="303336"/>
          <w:sz w:val="16"/>
          <w:szCs w:val="20"/>
          <w:bdr w:val="none" w:sz="0" w:space="0" w:color="auto" w:frame="1"/>
          <w:shd w:val="clear" w:color="auto" w:fill="EFF0F1"/>
        </w:rPr>
        <w:t>RUN usermod -G staff mysql</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So as you have now learnt:</w:t>
      </w:r>
    </w:p>
    <w:p w:rsidR="00B779E5" w:rsidRPr="00B779E5" w:rsidRDefault="00B779E5" w:rsidP="00B779E5">
      <w:pPr>
        <w:shd w:val="clear" w:color="auto" w:fill="FFF8DC"/>
        <w:spacing w:line="240" w:lineRule="auto"/>
        <w:textAlignment w:val="baseline"/>
        <w:rPr>
          <w:rFonts w:ascii="inherit" w:eastAsia="Times New Roman" w:hAnsi="inherit" w:cs="Arial"/>
          <w:color w:val="242729"/>
          <w:sz w:val="19"/>
          <w:szCs w:val="23"/>
        </w:rPr>
      </w:pPr>
      <w:r w:rsidRPr="00B779E5">
        <w:rPr>
          <w:rFonts w:ascii="inherit" w:eastAsia="Times New Roman" w:hAnsi="inherit" w:cs="Arial"/>
          <w:color w:val="242729"/>
          <w:sz w:val="19"/>
          <w:szCs w:val="23"/>
        </w:rPr>
        <w:t>In theory I think I should be required to COPY my local mac file system folder ./src to my VM first, and then I do this volume declaration. It seems docker-compose is magically doing it all at once though?</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Right on, it does that :)</w:t>
      </w: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22"/>
          <w:szCs w:val="33"/>
        </w:rPr>
      </w:pPr>
      <w:r w:rsidRPr="00B779E5">
        <w:rPr>
          <w:rFonts w:ascii="Arial" w:hAnsi="Arial" w:cs="Arial"/>
          <w:color w:val="242729"/>
          <w:sz w:val="18"/>
          <w:szCs w:val="33"/>
          <w:u w:val="single"/>
        </w:rPr>
        <w:t>43.)</w:t>
      </w:r>
      <w:r w:rsidRPr="00B779E5">
        <w:rPr>
          <w:rFonts w:ascii="Arial" w:hAnsi="Arial" w:cs="Arial"/>
          <w:color w:val="242729"/>
          <w:sz w:val="22"/>
          <w:szCs w:val="33"/>
        </w:rPr>
        <w:t xml:space="preserve"> </w:t>
      </w:r>
      <w:hyperlink r:id="rId221" w:history="1">
        <w:r w:rsidRPr="00B779E5">
          <w:rPr>
            <w:rFonts w:ascii="inherit" w:hAnsi="inherit" w:cs="Arial"/>
            <w:b w:val="0"/>
            <w:bCs w:val="0"/>
            <w:color w:val="242729"/>
            <w:sz w:val="28"/>
            <w:szCs w:val="36"/>
            <w:u w:val="single"/>
            <w:bdr w:val="none" w:sz="0" w:space="0" w:color="auto" w:frame="1"/>
          </w:rPr>
          <w:t>NGINX Reverse Proxy failing with Linked Docker Containers</w:t>
        </w:r>
      </w:hyperlink>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lastRenderedPageBreak/>
        <w:t>I have the following </w:t>
      </w:r>
      <w:r w:rsidRPr="00B779E5">
        <w:rPr>
          <w:rFonts w:ascii="Consolas" w:eastAsia="Times New Roman" w:hAnsi="Consolas" w:cs="Courier New"/>
          <w:color w:val="242729"/>
          <w:sz w:val="14"/>
          <w:szCs w:val="20"/>
          <w:bdr w:val="none" w:sz="0" w:space="0" w:color="auto" w:frame="1"/>
          <w:shd w:val="clear" w:color="auto" w:fill="EFF0F1"/>
        </w:rPr>
        <w:t>docker-compose.yml</w:t>
      </w:r>
      <w:r w:rsidRPr="00B779E5">
        <w:rPr>
          <w:rFonts w:ascii="Arial" w:eastAsia="Times New Roman" w:hAnsi="Arial" w:cs="Arial"/>
          <w:color w:val="242729"/>
          <w:sz w:val="18"/>
          <w:szCs w:val="23"/>
        </w:rPr>
        <w:t>:</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node1: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build: ./node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links: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redis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"8080"</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node2: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build: ./node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links: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redis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"8080"</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service1: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build: ./service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links: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redis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"8383"</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redis: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image: redis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"6379"</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nginx:</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build: ./nginx</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links: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node1:node1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node2:node2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service1:service1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ports: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 "80:80"</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After executing this and running </w:t>
      </w:r>
      <w:r w:rsidRPr="00B779E5">
        <w:rPr>
          <w:rFonts w:ascii="Consolas" w:eastAsia="Times New Roman" w:hAnsi="Consolas" w:cs="Courier New"/>
          <w:color w:val="242729"/>
          <w:sz w:val="14"/>
          <w:szCs w:val="20"/>
          <w:bdr w:val="none" w:sz="0" w:space="0" w:color="auto" w:frame="1"/>
          <w:shd w:val="clear" w:color="auto" w:fill="EFF0F1"/>
        </w:rPr>
        <w:t>docker ps</w:t>
      </w:r>
      <w:r w:rsidRPr="00B779E5">
        <w:rPr>
          <w:rFonts w:ascii="Arial" w:eastAsia="Times New Roman" w:hAnsi="Arial" w:cs="Arial"/>
          <w:color w:val="242729"/>
          <w:sz w:val="18"/>
          <w:szCs w:val="23"/>
        </w:rPr>
        <w:t> I get the following:</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080d9d7dc2e0        dockerworkflow_nginx:latest      "nginx -g 'daemon of   5 minutes ago       Up 5 minutes        0.0.0.0:80-&gt;80/tcp, 443/tcp   dockerworkflow_nginx_1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8c25bfdb9d00        dockerworkflow_node1:latest      "nodemon /src/index.   6 minutes ago       Up 6 minutes        0.0.0.0:33023-&gt;8080/tcp       dockerworkflow_node1_1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4ae817be2a63        dockerworkflow_service1:latest   "nodemon /src/index.   6 minutes ago       Up 6 minutes        0.0.0.0:33022-&gt;8383/tcp       dockerworkflow_service1_1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91ff238fe3f6        dockerworkflow_node2:latest      "nodemon /src/index.   6 minutes ago       Up 6 minutes        0.0.0.0:33021-&gt;8080/tcp       dockerworkflow_node2_1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fe0c7e02c860        redis:latest                     "/entrypoint.sh redi   6 minutes ago       Up 6 minutes        0.0.0.0:33020-&gt;6379/tcp       dockerworkflow_redis_1</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Everything seems to be good so far.</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The </w:t>
      </w:r>
      <w:r w:rsidRPr="00B779E5">
        <w:rPr>
          <w:rFonts w:ascii="Consolas" w:eastAsia="Times New Roman" w:hAnsi="Consolas" w:cs="Courier New"/>
          <w:color w:val="242729"/>
          <w:sz w:val="14"/>
          <w:szCs w:val="20"/>
          <w:bdr w:val="none" w:sz="0" w:space="0" w:color="auto" w:frame="1"/>
          <w:shd w:val="clear" w:color="auto" w:fill="EFF0F1"/>
        </w:rPr>
        <w:t>nginx.conf</w:t>
      </w:r>
      <w:r w:rsidRPr="00B779E5">
        <w:rPr>
          <w:rFonts w:ascii="Arial" w:eastAsia="Times New Roman" w:hAnsi="Arial" w:cs="Arial"/>
          <w:color w:val="242729"/>
          <w:sz w:val="18"/>
          <w:szCs w:val="23"/>
        </w:rPr>
        <w:t> I am using looks like the following:</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worker_processes 4;</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events { worker_connections 1024;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http {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server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listen 80;</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location /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proxy_pass http://node1;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location /a/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proxy_pass http://node2;</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location /b/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proxy_pass http://service1;</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bdr w:val="none" w:sz="0" w:space="0" w:color="auto" w:frame="1"/>
          <w:shd w:val="clear" w:color="auto" w:fill="EFF0F1"/>
        </w:rPr>
      </w:pPr>
      <w:r w:rsidRPr="00B779E5">
        <w:rPr>
          <w:rFonts w:ascii="Consolas" w:eastAsia="Times New Roman" w:hAnsi="Consolas" w:cs="Courier New"/>
          <w:color w:val="242729"/>
          <w:sz w:val="14"/>
          <w:szCs w:val="20"/>
          <w:bdr w:val="none" w:sz="0" w:space="0" w:color="auto" w:frame="1"/>
          <w:shd w:val="clear" w:color="auto" w:fill="EFF0F1"/>
        </w:rPr>
        <w:t>}</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All this should really be doing is the following:</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If I enter </w:t>
      </w:r>
      <w:r w:rsidRPr="00B779E5">
        <w:rPr>
          <w:rFonts w:ascii="Consolas" w:eastAsia="Times New Roman" w:hAnsi="Consolas" w:cs="Courier New"/>
          <w:color w:val="242729"/>
          <w:sz w:val="14"/>
          <w:szCs w:val="20"/>
          <w:bdr w:val="none" w:sz="0" w:space="0" w:color="auto" w:frame="1"/>
          <w:shd w:val="clear" w:color="auto" w:fill="EFF0F1"/>
        </w:rPr>
        <w:t>http://{host-ip}/</w:t>
      </w:r>
      <w:r w:rsidRPr="00B779E5">
        <w:rPr>
          <w:rFonts w:ascii="Arial" w:eastAsia="Times New Roman" w:hAnsi="Arial" w:cs="Arial"/>
          <w:color w:val="242729"/>
          <w:sz w:val="18"/>
          <w:szCs w:val="23"/>
        </w:rPr>
        <w:t> then the </w:t>
      </w:r>
      <w:r w:rsidRPr="00B779E5">
        <w:rPr>
          <w:rFonts w:ascii="Consolas" w:eastAsia="Times New Roman" w:hAnsi="Consolas" w:cs="Courier New"/>
          <w:color w:val="242729"/>
          <w:sz w:val="14"/>
          <w:szCs w:val="20"/>
          <w:bdr w:val="none" w:sz="0" w:space="0" w:color="auto" w:frame="1"/>
          <w:shd w:val="clear" w:color="auto" w:fill="EFF0F1"/>
        </w:rPr>
        <w:t>node1</w:t>
      </w:r>
      <w:r w:rsidRPr="00B779E5">
        <w:rPr>
          <w:rFonts w:ascii="Arial" w:eastAsia="Times New Roman" w:hAnsi="Arial" w:cs="Arial"/>
          <w:color w:val="242729"/>
          <w:sz w:val="18"/>
          <w:szCs w:val="23"/>
        </w:rPr>
        <w:t> container is forwarded the request.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If I enter </w:t>
      </w:r>
      <w:r w:rsidRPr="00B779E5">
        <w:rPr>
          <w:rFonts w:ascii="Consolas" w:eastAsia="Times New Roman" w:hAnsi="Consolas" w:cs="Courier New"/>
          <w:color w:val="242729"/>
          <w:sz w:val="14"/>
          <w:szCs w:val="20"/>
          <w:bdr w:val="none" w:sz="0" w:space="0" w:color="auto" w:frame="1"/>
          <w:shd w:val="clear" w:color="auto" w:fill="EFF0F1"/>
        </w:rPr>
        <w:t>http://{host-ip}/a/</w:t>
      </w:r>
      <w:r w:rsidRPr="00B779E5">
        <w:rPr>
          <w:rFonts w:ascii="Arial" w:eastAsia="Times New Roman" w:hAnsi="Arial" w:cs="Arial"/>
          <w:color w:val="242729"/>
          <w:sz w:val="18"/>
          <w:szCs w:val="23"/>
        </w:rPr>
        <w:t> then the </w:t>
      </w:r>
      <w:r w:rsidRPr="00B779E5">
        <w:rPr>
          <w:rFonts w:ascii="Consolas" w:eastAsia="Times New Roman" w:hAnsi="Consolas" w:cs="Courier New"/>
          <w:color w:val="242729"/>
          <w:sz w:val="14"/>
          <w:szCs w:val="20"/>
          <w:bdr w:val="none" w:sz="0" w:space="0" w:color="auto" w:frame="1"/>
          <w:shd w:val="clear" w:color="auto" w:fill="EFF0F1"/>
        </w:rPr>
        <w:t>node2</w:t>
      </w:r>
      <w:r w:rsidRPr="00B779E5">
        <w:rPr>
          <w:rFonts w:ascii="Arial" w:eastAsia="Times New Roman" w:hAnsi="Arial" w:cs="Arial"/>
          <w:color w:val="242729"/>
          <w:sz w:val="18"/>
          <w:szCs w:val="23"/>
        </w:rPr>
        <w:t> container is forwarded the request.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If I enter </w:t>
      </w:r>
      <w:r w:rsidRPr="00B779E5">
        <w:rPr>
          <w:rFonts w:ascii="Consolas" w:eastAsia="Times New Roman" w:hAnsi="Consolas" w:cs="Courier New"/>
          <w:color w:val="242729"/>
          <w:sz w:val="14"/>
          <w:szCs w:val="20"/>
          <w:bdr w:val="none" w:sz="0" w:space="0" w:color="auto" w:frame="1"/>
          <w:shd w:val="clear" w:color="auto" w:fill="EFF0F1"/>
        </w:rPr>
        <w:t>http://{host-ip}/b/</w:t>
      </w:r>
      <w:r w:rsidRPr="00B779E5">
        <w:rPr>
          <w:rFonts w:ascii="Arial" w:eastAsia="Times New Roman" w:hAnsi="Arial" w:cs="Arial"/>
          <w:color w:val="242729"/>
          <w:sz w:val="18"/>
          <w:szCs w:val="23"/>
        </w:rPr>
        <w:t> then the </w:t>
      </w:r>
      <w:r w:rsidRPr="00B779E5">
        <w:rPr>
          <w:rFonts w:ascii="Consolas" w:eastAsia="Times New Roman" w:hAnsi="Consolas" w:cs="Courier New"/>
          <w:color w:val="242729"/>
          <w:sz w:val="14"/>
          <w:szCs w:val="20"/>
          <w:bdr w:val="none" w:sz="0" w:space="0" w:color="auto" w:frame="1"/>
          <w:shd w:val="clear" w:color="auto" w:fill="EFF0F1"/>
        </w:rPr>
        <w:t>service1</w:t>
      </w:r>
      <w:r w:rsidRPr="00B779E5">
        <w:rPr>
          <w:rFonts w:ascii="Arial" w:eastAsia="Times New Roman" w:hAnsi="Arial" w:cs="Arial"/>
          <w:color w:val="242729"/>
          <w:sz w:val="18"/>
          <w:szCs w:val="23"/>
        </w:rPr>
        <w:t> container is forwarded the request.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18"/>
          <w:szCs w:val="23"/>
        </w:rPr>
      </w:pPr>
      <w:r w:rsidRPr="00B779E5">
        <w:rPr>
          <w:rFonts w:ascii="Arial" w:eastAsia="Times New Roman" w:hAnsi="Arial" w:cs="Arial"/>
          <w:color w:val="242729"/>
          <w:sz w:val="18"/>
          <w:szCs w:val="23"/>
        </w:rPr>
        <w:t>Right now, I am getting </w:t>
      </w:r>
      <w:r w:rsidRPr="00B779E5">
        <w:rPr>
          <w:rFonts w:ascii="Consolas" w:eastAsia="Times New Roman" w:hAnsi="Consolas" w:cs="Courier New"/>
          <w:color w:val="242729"/>
          <w:sz w:val="14"/>
          <w:szCs w:val="20"/>
          <w:bdr w:val="none" w:sz="0" w:space="0" w:color="auto" w:frame="1"/>
          <w:shd w:val="clear" w:color="auto" w:fill="EFF0F1"/>
        </w:rPr>
        <w:t>502 Bad Gateway</w:t>
      </w:r>
      <w:r w:rsidRPr="00B779E5">
        <w:rPr>
          <w:rFonts w:ascii="Arial" w:eastAsia="Times New Roman" w:hAnsi="Arial" w:cs="Arial"/>
          <w:color w:val="242729"/>
          <w:sz w:val="18"/>
          <w:szCs w:val="23"/>
        </w:rPr>
        <w:t> if I try anything.</w:t>
      </w:r>
    </w:p>
    <w:p w:rsidR="00B779E5" w:rsidRPr="00B779E5" w:rsidRDefault="00B779E5" w:rsidP="00B779E5">
      <w:pPr>
        <w:pStyle w:val="NormalWeb"/>
        <w:shd w:val="clear" w:color="auto" w:fill="FFFFFF"/>
        <w:spacing w:before="0" w:beforeAutospacing="0" w:after="240" w:afterAutospacing="0"/>
        <w:textAlignment w:val="baseline"/>
        <w:rPr>
          <w:rFonts w:ascii="Arial" w:hAnsi="Arial" w:cs="Arial"/>
          <w:color w:val="242729"/>
          <w:sz w:val="20"/>
          <w:szCs w:val="23"/>
        </w:rPr>
      </w:pPr>
      <w:r>
        <w:rPr>
          <w:rFonts w:ascii="Arial" w:hAnsi="Arial" w:cs="Arial"/>
          <w:color w:val="242729"/>
          <w:sz w:val="28"/>
          <w:szCs w:val="33"/>
          <w:u w:val="single"/>
        </w:rPr>
        <w:t>--</w:t>
      </w:r>
      <w:r w:rsidRPr="00B779E5">
        <w:rPr>
          <w:rFonts w:ascii="Arial" w:hAnsi="Arial" w:cs="Arial"/>
          <w:color w:val="242729"/>
          <w:sz w:val="28"/>
          <w:szCs w:val="33"/>
          <w:u w:val="single"/>
        </w:rPr>
        <w:sym w:font="Wingdings" w:char="F0E0"/>
      </w:r>
      <w:r w:rsidRPr="00B779E5">
        <w:rPr>
          <w:rFonts w:ascii="Arial" w:hAnsi="Arial" w:cs="Arial"/>
          <w:color w:val="242729"/>
          <w:sz w:val="20"/>
          <w:szCs w:val="23"/>
        </w:rPr>
        <w:t>I was able to figure out the solution and it turned out to be something stupid that didn't show up in any logs and was difficult for me to come across.</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Below is the updated </w:t>
      </w:r>
      <w:r w:rsidRPr="00B779E5">
        <w:rPr>
          <w:rFonts w:ascii="Consolas" w:eastAsia="Times New Roman" w:hAnsi="Consolas" w:cs="Courier New"/>
          <w:color w:val="242729"/>
          <w:sz w:val="16"/>
          <w:szCs w:val="20"/>
          <w:bdr w:val="none" w:sz="0" w:space="0" w:color="auto" w:frame="1"/>
          <w:shd w:val="clear" w:color="auto" w:fill="EFF0F1"/>
        </w:rPr>
        <w:t>nginx.conf</w:t>
      </w:r>
      <w:r w:rsidRPr="00B779E5">
        <w:rPr>
          <w:rFonts w:ascii="Arial" w:eastAsia="Times New Roman" w:hAnsi="Arial" w:cs="Arial"/>
          <w:color w:val="242729"/>
          <w:sz w:val="20"/>
          <w:szCs w:val="23"/>
        </w:rPr>
        <w:t> file.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worker_processes 4;</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events { worker_connections 1024;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http {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upstream node_app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server node1:8080;</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upstream service_app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server service1:8383;</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server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listen 80;</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location /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proxy_pass http://node_app/;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include /etc/nginx/proxy_params;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location /a/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proxy_pass http://node_app/;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include /etc/nginx/proxy_params;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location /b/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proxy_pass http://service_app/;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include /etc/nginx/proxy_params;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 xml:space="preserve">        }</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B779E5">
        <w:rPr>
          <w:rFonts w:ascii="Consolas" w:eastAsia="Times New Roman" w:hAnsi="Consolas" w:cs="Courier New"/>
          <w:color w:val="242729"/>
          <w:sz w:val="16"/>
          <w:szCs w:val="20"/>
          <w:bdr w:val="none" w:sz="0" w:space="0" w:color="auto" w:frame="1"/>
          <w:shd w:val="clear" w:color="auto" w:fill="EFF0F1"/>
        </w:rPr>
        <w:t>}</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0"/>
          <w:szCs w:val="23"/>
        </w:rPr>
      </w:pPr>
      <w:r w:rsidRPr="00B779E5">
        <w:rPr>
          <w:rFonts w:ascii="Arial" w:eastAsia="Times New Roman" w:hAnsi="Arial" w:cs="Arial"/>
          <w:color w:val="242729"/>
          <w:sz w:val="20"/>
          <w:szCs w:val="23"/>
        </w:rPr>
        <w:t>Not sure if the include is necessary at this point, but the trailing </w:t>
      </w:r>
      <w:r w:rsidRPr="00B779E5">
        <w:rPr>
          <w:rFonts w:ascii="Consolas" w:eastAsia="Times New Roman" w:hAnsi="Consolas" w:cs="Courier New"/>
          <w:color w:val="242729"/>
          <w:sz w:val="16"/>
          <w:szCs w:val="20"/>
          <w:bdr w:val="none" w:sz="0" w:space="0" w:color="auto" w:frame="1"/>
          <w:shd w:val="clear" w:color="auto" w:fill="EFF0F1"/>
        </w:rPr>
        <w:t>/</w:t>
      </w:r>
      <w:r w:rsidRPr="00B779E5">
        <w:rPr>
          <w:rFonts w:ascii="Arial" w:eastAsia="Times New Roman" w:hAnsi="Arial" w:cs="Arial"/>
          <w:color w:val="242729"/>
          <w:sz w:val="20"/>
          <w:szCs w:val="23"/>
        </w:rPr>
        <w:t> at the end of the </w:t>
      </w:r>
      <w:r w:rsidRPr="00B779E5">
        <w:rPr>
          <w:rFonts w:ascii="Consolas" w:eastAsia="Times New Roman" w:hAnsi="Consolas" w:cs="Courier New"/>
          <w:color w:val="242729"/>
          <w:sz w:val="16"/>
          <w:szCs w:val="20"/>
          <w:bdr w:val="none" w:sz="0" w:space="0" w:color="auto" w:frame="1"/>
          <w:shd w:val="clear" w:color="auto" w:fill="EFF0F1"/>
        </w:rPr>
        <w:t>proxy_pass</w:t>
      </w:r>
      <w:r w:rsidRPr="00B779E5">
        <w:rPr>
          <w:rFonts w:ascii="Arial" w:eastAsia="Times New Roman" w:hAnsi="Arial" w:cs="Arial"/>
          <w:color w:val="242729"/>
          <w:sz w:val="20"/>
          <w:szCs w:val="23"/>
        </w:rPr>
        <w:t>directive seem to do the trick at the end of the day.</w:t>
      </w:r>
    </w:p>
    <w:p w:rsidR="00B779E5" w:rsidRDefault="00B779E5" w:rsidP="00B779E5">
      <w:pPr>
        <w:textAlignment w:val="baseline"/>
        <w:rPr>
          <w:rStyle w:val="comment-copy"/>
          <w:rFonts w:ascii="inherit" w:hAnsi="inherit" w:cs="Arial"/>
          <w:color w:val="242729"/>
          <w:sz w:val="20"/>
          <w:szCs w:val="20"/>
          <w:bdr w:val="none" w:sz="0" w:space="0" w:color="auto" w:frame="1"/>
        </w:rPr>
      </w:pPr>
      <w:r>
        <w:rPr>
          <w:rFonts w:ascii="Arial" w:hAnsi="Arial" w:cs="Arial"/>
          <w:color w:val="242729"/>
          <w:sz w:val="28"/>
          <w:szCs w:val="33"/>
          <w:u w:val="single"/>
        </w:rPr>
        <w:t>----</w:t>
      </w:r>
      <w:r>
        <w:rPr>
          <w:rFonts w:ascii="inherit" w:hAnsi="inherit" w:cs="Arial"/>
          <w:color w:val="242729"/>
          <w:sz w:val="20"/>
          <w:szCs w:val="20"/>
          <w:bdr w:val="none" w:sz="0" w:space="0" w:color="auto" w:frame="1"/>
        </w:rPr>
        <w:br/>
      </w:r>
      <w:r>
        <w:rPr>
          <w:rStyle w:val="comment-copy"/>
          <w:rFonts w:ascii="inherit" w:hAnsi="inherit" w:cs="Arial"/>
          <w:color w:val="242729"/>
          <w:sz w:val="20"/>
          <w:szCs w:val="20"/>
          <w:bdr w:val="none" w:sz="0" w:space="0" w:color="auto" w:frame="1"/>
        </w:rPr>
        <w:t>Out of curiosity, did the upstream {} block do anything to resolve your issue? Or was it just having a trailing / that fixed it .</w:t>
      </w:r>
    </w:p>
    <w:p w:rsidR="00B779E5" w:rsidRPr="00B779E5" w:rsidRDefault="00B779E5" w:rsidP="00B779E5">
      <w:pPr>
        <w:pStyle w:val="Heading1"/>
        <w:shd w:val="clear" w:color="auto" w:fill="FFFFFF"/>
        <w:spacing w:before="0" w:beforeAutospacing="0" w:after="0" w:afterAutospacing="0"/>
        <w:textAlignment w:val="baseline"/>
        <w:rPr>
          <w:rFonts w:ascii="Arial" w:hAnsi="Arial" w:cs="Arial"/>
          <w:color w:val="242729"/>
          <w:sz w:val="33"/>
          <w:szCs w:val="33"/>
        </w:rPr>
      </w:pPr>
      <w:r w:rsidRPr="002643F5">
        <w:rPr>
          <w:rStyle w:val="comment-copy"/>
          <w:rFonts w:ascii="inherit" w:hAnsi="inherit" w:cs="Arial"/>
          <w:color w:val="242729"/>
          <w:sz w:val="20"/>
          <w:szCs w:val="20"/>
          <w:highlight w:val="yellow"/>
          <w:bdr w:val="none" w:sz="0" w:space="0" w:color="auto" w:frame="1"/>
        </w:rPr>
        <w:t>44.)</w:t>
      </w:r>
      <w:r w:rsidRPr="002643F5">
        <w:rPr>
          <w:rFonts w:ascii="Arial" w:hAnsi="Arial" w:cs="Arial"/>
          <w:color w:val="242729"/>
          <w:sz w:val="33"/>
          <w:szCs w:val="33"/>
          <w:highlight w:val="yellow"/>
        </w:rPr>
        <w:t xml:space="preserve"> </w:t>
      </w:r>
      <w:hyperlink r:id="rId222" w:history="1">
        <w:r w:rsidRPr="002643F5">
          <w:rPr>
            <w:rFonts w:ascii="inherit" w:hAnsi="inherit" w:cs="Arial"/>
            <w:b w:val="0"/>
            <w:bCs w:val="0"/>
            <w:color w:val="242729"/>
            <w:sz w:val="30"/>
            <w:szCs w:val="36"/>
            <w:highlight w:val="yellow"/>
            <w:u w:val="single"/>
            <w:bdr w:val="none" w:sz="0" w:space="0" w:color="auto" w:frame="1"/>
          </w:rPr>
          <w:t>Running docker on Ubuntu: mounted host volume is not writable from container</w:t>
        </w:r>
      </w:hyperlink>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Docker works great on a Mac for me, but I have to run docker host inside of a VirtualBox (or Parallels, or VMWare Fusion), since Mac's kernel doesn't support docker.</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So I tried to setup my application and a docker-compose on an Ubuntu Desktop - natively, where both docker client and docker host run physically on the same system. This worked, but my running docker containers can't write into a mounted host volume.</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I use docker-compose with the following settings: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volumes:</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 xml:space="preserve">   - ./api:/usr/src/app</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So I'm mounting the "api" directory of the host Ubuntu OS into docker container under /usr/src/app.</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Consolas" w:eastAsia="Times New Roman" w:hAnsi="Consolas" w:cs="Courier New"/>
          <w:color w:val="242729"/>
          <w:sz w:val="18"/>
          <w:szCs w:val="20"/>
          <w:bdr w:val="none" w:sz="0" w:space="0" w:color="auto" w:frame="1"/>
          <w:shd w:val="clear" w:color="auto" w:fill="EFF0F1"/>
        </w:rPr>
        <w:t>docker inspect &lt;container ID&gt;</w:t>
      </w:r>
      <w:r w:rsidRPr="00B779E5">
        <w:rPr>
          <w:rFonts w:ascii="Arial" w:eastAsia="Times New Roman" w:hAnsi="Arial" w:cs="Arial"/>
          <w:color w:val="242729"/>
          <w:szCs w:val="23"/>
        </w:rPr>
        <w:t> shows that the volume is writable</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"Destination": "/usr/src/app",</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"Mode": "rw",</w:t>
      </w:r>
    </w:p>
    <w:p w:rsidR="00B779E5" w:rsidRPr="00B779E5" w:rsidRDefault="00B779E5" w:rsidP="00B779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B779E5">
        <w:rPr>
          <w:rFonts w:ascii="Consolas" w:eastAsia="Times New Roman" w:hAnsi="Consolas" w:cs="Courier New"/>
          <w:color w:val="242729"/>
          <w:sz w:val="18"/>
          <w:szCs w:val="20"/>
          <w:bdr w:val="none" w:sz="0" w:space="0" w:color="auto" w:frame="1"/>
          <w:shd w:val="clear" w:color="auto" w:fill="EFF0F1"/>
        </w:rPr>
        <w:t>"RW": true</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However it is not: I get </w:t>
      </w:r>
      <w:r w:rsidRPr="00B779E5">
        <w:rPr>
          <w:rFonts w:ascii="Consolas" w:eastAsia="Times New Roman" w:hAnsi="Consolas" w:cs="Courier New"/>
          <w:color w:val="242729"/>
          <w:sz w:val="18"/>
          <w:szCs w:val="20"/>
          <w:bdr w:val="none" w:sz="0" w:space="0" w:color="auto" w:frame="1"/>
          <w:shd w:val="clear" w:color="auto" w:fill="EFF0F1"/>
        </w:rPr>
        <w:t>permission denied</w:t>
      </w:r>
      <w:r w:rsidRPr="00B779E5">
        <w:rPr>
          <w:rFonts w:ascii="Arial" w:eastAsia="Times New Roman" w:hAnsi="Arial" w:cs="Arial"/>
          <w:color w:val="242729"/>
          <w:szCs w:val="23"/>
        </w:rPr>
        <w:t> when I try to create a directory or edit a file from within the docker container.</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Cs w:val="23"/>
        </w:rPr>
      </w:pPr>
      <w:r w:rsidRPr="00B779E5">
        <w:rPr>
          <w:rFonts w:ascii="Arial" w:eastAsia="Times New Roman" w:hAnsi="Arial" w:cs="Arial"/>
          <w:color w:val="242729"/>
          <w:szCs w:val="23"/>
        </w:rPr>
        <w:t>I googled for this issue, of course, and I came across a few SELinux issues of CentOS/RHEL, but </w:t>
      </w:r>
      <w:r w:rsidRPr="00B779E5">
        <w:rPr>
          <w:rFonts w:ascii="inherit" w:eastAsia="Times New Roman" w:hAnsi="inherit" w:cs="Arial"/>
          <w:b/>
          <w:bCs/>
          <w:color w:val="242729"/>
          <w:sz w:val="21"/>
          <w:szCs w:val="23"/>
          <w:bdr w:val="none" w:sz="0" w:space="0" w:color="auto" w:frame="1"/>
        </w:rPr>
        <w:t>I'm running Ubuntu 15.10, 64 bit edition</w:t>
      </w:r>
      <w:r w:rsidRPr="00B779E5">
        <w:rPr>
          <w:rFonts w:ascii="Arial" w:eastAsia="Times New Roman" w:hAnsi="Arial" w:cs="Arial"/>
          <w:color w:val="242729"/>
          <w:szCs w:val="23"/>
        </w:rPr>
        <w:t>, not CentOS.</w:t>
      </w:r>
    </w:p>
    <w:p w:rsidR="00B779E5" w:rsidRPr="00B779E5" w:rsidRDefault="00B779E5" w:rsidP="00B779E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inherit" w:hAnsi="inherit" w:cs="Arial"/>
          <w:color w:val="242729"/>
          <w:sz w:val="20"/>
          <w:szCs w:val="20"/>
        </w:rPr>
        <w:t>-</w:t>
      </w:r>
      <w:r w:rsidRPr="00B779E5">
        <w:rPr>
          <w:rFonts w:ascii="inherit" w:hAnsi="inherit" w:cs="Arial"/>
          <w:color w:val="242729"/>
          <w:sz w:val="20"/>
          <w:szCs w:val="20"/>
        </w:rPr>
        <w:sym w:font="Wingdings" w:char="F0E0"/>
      </w:r>
      <w:r w:rsidRPr="00B779E5">
        <w:rPr>
          <w:rFonts w:ascii="Arial" w:hAnsi="Arial" w:cs="Arial"/>
          <w:color w:val="242729"/>
          <w:sz w:val="23"/>
          <w:szCs w:val="23"/>
        </w:rPr>
        <w:t>If your </w:t>
      </w:r>
      <w:r w:rsidRPr="00B779E5">
        <w:rPr>
          <w:rFonts w:ascii="Consolas" w:hAnsi="Consolas" w:cs="Courier New"/>
          <w:color w:val="242729"/>
          <w:sz w:val="20"/>
          <w:szCs w:val="20"/>
          <w:bdr w:val="none" w:sz="0" w:space="0" w:color="auto" w:frame="1"/>
          <w:shd w:val="clear" w:color="auto" w:fill="EFF0F1"/>
        </w:rPr>
        <w:t>uid</w:t>
      </w:r>
      <w:r w:rsidRPr="00B779E5">
        <w:rPr>
          <w:rFonts w:ascii="Arial" w:hAnsi="Arial" w:cs="Arial"/>
          <w:color w:val="242729"/>
          <w:sz w:val="23"/>
          <w:szCs w:val="23"/>
        </w:rPr>
        <w:t> on the host (</w:t>
      </w:r>
      <w:r w:rsidRPr="00B779E5">
        <w:rPr>
          <w:rFonts w:ascii="Consolas" w:hAnsi="Consolas" w:cs="Courier New"/>
          <w:color w:val="242729"/>
          <w:sz w:val="20"/>
          <w:szCs w:val="20"/>
          <w:bdr w:val="none" w:sz="0" w:space="0" w:color="auto" w:frame="1"/>
          <w:shd w:val="clear" w:color="auto" w:fill="EFF0F1"/>
        </w:rPr>
        <w:t>id -u</w:t>
      </w:r>
      <w:r w:rsidRPr="00B779E5">
        <w:rPr>
          <w:rFonts w:ascii="Arial" w:hAnsi="Arial" w:cs="Arial"/>
          <w:color w:val="242729"/>
          <w:sz w:val="23"/>
          <w:szCs w:val="23"/>
        </w:rPr>
        <w:t>) isn't the same as the </w:t>
      </w:r>
      <w:r w:rsidRPr="00B779E5">
        <w:rPr>
          <w:rFonts w:ascii="Consolas" w:hAnsi="Consolas" w:cs="Courier New"/>
          <w:color w:val="242729"/>
          <w:sz w:val="20"/>
          <w:szCs w:val="20"/>
          <w:bdr w:val="none" w:sz="0" w:space="0" w:color="auto" w:frame="1"/>
          <w:shd w:val="clear" w:color="auto" w:fill="EFF0F1"/>
        </w:rPr>
        <w:t>uid</w:t>
      </w:r>
      <w:r w:rsidRPr="00B779E5">
        <w:rPr>
          <w:rFonts w:ascii="Arial" w:hAnsi="Arial" w:cs="Arial"/>
          <w:color w:val="242729"/>
          <w:sz w:val="23"/>
          <w:szCs w:val="23"/>
        </w:rPr>
        <w:t> of the user in the docker container (often "docker") then you can have this problem. You can try:</w:t>
      </w:r>
    </w:p>
    <w:p w:rsidR="00B779E5" w:rsidRPr="00B779E5" w:rsidRDefault="00B779E5" w:rsidP="00B779E5">
      <w:pPr>
        <w:numPr>
          <w:ilvl w:val="0"/>
          <w:numId w:val="29"/>
        </w:numPr>
        <w:shd w:val="clear" w:color="auto" w:fill="FFFFFF"/>
        <w:spacing w:line="240" w:lineRule="auto"/>
        <w:ind w:left="450"/>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Making the UIDs the same between your user and the user in the docker container.</w:t>
      </w:r>
    </w:p>
    <w:p w:rsidR="00B779E5" w:rsidRPr="00B779E5" w:rsidRDefault="00B779E5" w:rsidP="00B779E5">
      <w:pPr>
        <w:numPr>
          <w:ilvl w:val="0"/>
          <w:numId w:val="29"/>
        </w:numPr>
        <w:shd w:val="clear" w:color="auto" w:fill="FFFFFF"/>
        <w:spacing w:line="240" w:lineRule="auto"/>
        <w:ind w:left="450"/>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t>Setting the group permissions on the directory to be writable for a group that both you and docker belong to.</w:t>
      </w:r>
    </w:p>
    <w:p w:rsidR="00B779E5" w:rsidRPr="00B779E5" w:rsidRDefault="00B779E5" w:rsidP="00B779E5">
      <w:pPr>
        <w:numPr>
          <w:ilvl w:val="0"/>
          <w:numId w:val="29"/>
        </w:numPr>
        <w:shd w:val="clear" w:color="auto" w:fill="FFFFFF"/>
        <w:spacing w:after="0" w:line="240" w:lineRule="auto"/>
        <w:ind w:left="450"/>
        <w:textAlignment w:val="baseline"/>
        <w:rPr>
          <w:rFonts w:ascii="inherit" w:eastAsia="Times New Roman" w:hAnsi="inherit" w:cs="Arial"/>
          <w:color w:val="242729"/>
          <w:sz w:val="23"/>
          <w:szCs w:val="23"/>
        </w:rPr>
      </w:pPr>
      <w:r w:rsidRPr="00B779E5">
        <w:rPr>
          <w:rFonts w:ascii="inherit" w:eastAsia="Times New Roman" w:hAnsi="inherit" w:cs="Arial"/>
          <w:color w:val="242729"/>
          <w:sz w:val="23"/>
          <w:szCs w:val="23"/>
        </w:rPr>
        <w:lastRenderedPageBreak/>
        <w:t>You could also use the nuclear option:</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3"/>
          <w:szCs w:val="23"/>
        </w:rPr>
      </w:pPr>
      <w:r w:rsidRPr="00B779E5">
        <w:rPr>
          <w:rFonts w:ascii="Consolas" w:eastAsia="Times New Roman" w:hAnsi="Consolas" w:cs="Courier New"/>
          <w:color w:val="242729"/>
          <w:sz w:val="20"/>
          <w:szCs w:val="20"/>
          <w:bdr w:val="none" w:sz="0" w:space="0" w:color="auto" w:frame="1"/>
          <w:shd w:val="clear" w:color="auto" w:fill="EFF0F1"/>
        </w:rPr>
        <w:t xml:space="preserve">chmod a+rwx -R project-dir/ </w:t>
      </w:r>
    </w:p>
    <w:p w:rsidR="00B779E5" w:rsidRPr="00B779E5" w:rsidRDefault="00B779E5" w:rsidP="00B779E5">
      <w:pPr>
        <w:shd w:val="clear" w:color="auto" w:fill="FFFFFF"/>
        <w:spacing w:after="0" w:line="240" w:lineRule="auto"/>
        <w:textAlignment w:val="baseline"/>
        <w:rPr>
          <w:rFonts w:ascii="Arial" w:eastAsia="Times New Roman" w:hAnsi="Arial" w:cs="Arial"/>
          <w:color w:val="242729"/>
          <w:sz w:val="23"/>
          <w:szCs w:val="23"/>
        </w:rPr>
      </w:pPr>
      <w:r w:rsidRPr="00B779E5">
        <w:rPr>
          <w:rFonts w:ascii="Arial" w:eastAsia="Times New Roman" w:hAnsi="Arial" w:cs="Arial"/>
          <w:color w:val="242729"/>
          <w:sz w:val="23"/>
          <w:szCs w:val="23"/>
        </w:rPr>
        <w:t>The nuclear option will make your </w:t>
      </w:r>
      <w:r w:rsidRPr="00B779E5">
        <w:rPr>
          <w:rFonts w:ascii="Consolas" w:eastAsia="Times New Roman" w:hAnsi="Consolas" w:cs="Courier New"/>
          <w:color w:val="242729"/>
          <w:sz w:val="20"/>
          <w:szCs w:val="20"/>
          <w:bdr w:val="none" w:sz="0" w:space="0" w:color="auto" w:frame="1"/>
          <w:shd w:val="clear" w:color="auto" w:fill="EFF0F1"/>
        </w:rPr>
        <w:t>git</w:t>
      </w:r>
      <w:r w:rsidRPr="00B779E5">
        <w:rPr>
          <w:rFonts w:ascii="Arial" w:eastAsia="Times New Roman" w:hAnsi="Arial" w:cs="Arial"/>
          <w:color w:val="242729"/>
          <w:sz w:val="23"/>
          <w:szCs w:val="23"/>
        </w:rPr>
        <w:t> workspace filthy, which will annoy you greatly, so isn't the best long-term solution. It stops the bleeding tho.</w:t>
      </w:r>
    </w:p>
    <w:p w:rsidR="00B779E5" w:rsidRPr="00B779E5" w:rsidRDefault="00B779E5" w:rsidP="00B779E5">
      <w:pPr>
        <w:shd w:val="clear" w:color="auto" w:fill="FFFFFF"/>
        <w:spacing w:after="240" w:line="240" w:lineRule="auto"/>
        <w:textAlignment w:val="baseline"/>
        <w:rPr>
          <w:rFonts w:ascii="Arial" w:eastAsia="Times New Roman" w:hAnsi="Arial" w:cs="Arial"/>
          <w:color w:val="242729"/>
          <w:sz w:val="23"/>
          <w:szCs w:val="23"/>
        </w:rPr>
      </w:pPr>
      <w:r w:rsidRPr="00B779E5">
        <w:rPr>
          <w:rFonts w:ascii="Arial" w:eastAsia="Times New Roman" w:hAnsi="Arial" w:cs="Arial"/>
          <w:color w:val="242729"/>
          <w:sz w:val="23"/>
          <w:szCs w:val="23"/>
        </w:rPr>
        <w:t>For further understanding the problem, you might find these useful:</w:t>
      </w:r>
    </w:p>
    <w:p w:rsidR="00B779E5" w:rsidRPr="00B779E5" w:rsidRDefault="00B779E5" w:rsidP="00B779E5">
      <w:pPr>
        <w:numPr>
          <w:ilvl w:val="0"/>
          <w:numId w:val="30"/>
        </w:numPr>
        <w:shd w:val="clear" w:color="auto" w:fill="FFFFFF"/>
        <w:spacing w:after="0" w:line="240" w:lineRule="auto"/>
        <w:ind w:left="450"/>
        <w:textAlignment w:val="baseline"/>
        <w:rPr>
          <w:rFonts w:ascii="inherit" w:eastAsia="Times New Roman" w:hAnsi="inherit" w:cs="Arial"/>
          <w:color w:val="242729"/>
          <w:sz w:val="23"/>
          <w:szCs w:val="23"/>
        </w:rPr>
      </w:pPr>
      <w:hyperlink r:id="rId223" w:history="1">
        <w:r w:rsidRPr="00B779E5">
          <w:rPr>
            <w:rFonts w:ascii="inherit" w:eastAsia="Times New Roman" w:hAnsi="inherit" w:cs="Arial"/>
            <w:color w:val="005999"/>
            <w:sz w:val="23"/>
            <w:szCs w:val="23"/>
            <w:u w:val="single"/>
            <w:bdr w:val="none" w:sz="0" w:space="0" w:color="auto" w:frame="1"/>
          </w:rPr>
          <w:t>https://github.com/docker/docker/issues/7906</w:t>
        </w:r>
      </w:hyperlink>
    </w:p>
    <w:p w:rsidR="00B779E5" w:rsidRPr="00B779E5" w:rsidRDefault="00B779E5" w:rsidP="00B779E5">
      <w:pPr>
        <w:numPr>
          <w:ilvl w:val="0"/>
          <w:numId w:val="30"/>
        </w:numPr>
        <w:shd w:val="clear" w:color="auto" w:fill="FFFFFF"/>
        <w:spacing w:after="0" w:line="240" w:lineRule="auto"/>
        <w:ind w:left="450"/>
        <w:textAlignment w:val="baseline"/>
        <w:rPr>
          <w:rFonts w:ascii="inherit" w:eastAsia="Times New Roman" w:hAnsi="inherit" w:cs="Arial"/>
          <w:color w:val="242729"/>
          <w:sz w:val="23"/>
          <w:szCs w:val="23"/>
        </w:rPr>
      </w:pPr>
      <w:hyperlink r:id="rId224" w:history="1">
        <w:r w:rsidRPr="00B779E5">
          <w:rPr>
            <w:rFonts w:ascii="inherit" w:eastAsia="Times New Roman" w:hAnsi="inherit" w:cs="Arial"/>
            <w:color w:val="005999"/>
            <w:sz w:val="23"/>
            <w:szCs w:val="23"/>
            <w:u w:val="single"/>
            <w:bdr w:val="none" w:sz="0" w:space="0" w:color="auto" w:frame="1"/>
          </w:rPr>
          <w:t>https://github.com/docker/docker/issues/7198</w:t>
        </w:r>
      </w:hyperlink>
    </w:p>
    <w:p w:rsidR="00B779E5" w:rsidRDefault="002643F5" w:rsidP="00B779E5">
      <w:pPr>
        <w:textAlignment w:val="baseline"/>
        <w:rPr>
          <w:rFonts w:ascii="inherit" w:hAnsi="inherit" w:cs="Arial"/>
          <w:color w:val="242729"/>
          <w:sz w:val="20"/>
          <w:szCs w:val="20"/>
        </w:rPr>
      </w:pPr>
      <w:r>
        <w:rPr>
          <w:rFonts w:ascii="inherit" w:hAnsi="inherit" w:cs="Arial"/>
          <w:color w:val="242729"/>
          <w:sz w:val="20"/>
          <w:szCs w:val="20"/>
        </w:rPr>
        <w:t>---</w:t>
      </w:r>
      <w:r>
        <w:rPr>
          <w:rFonts w:ascii="Arial" w:hAnsi="Arial" w:cs="Arial"/>
          <w:color w:val="242729"/>
          <w:sz w:val="20"/>
          <w:szCs w:val="20"/>
          <w:shd w:val="clear" w:color="auto" w:fill="FFFFFF"/>
        </w:rPr>
        <w:t>Both "nuclear option" and uid fix worked. For uid fix I just added "usermod -u 1000 docker" to the Dockerfile</w:t>
      </w:r>
    </w:p>
    <w:p w:rsidR="002643F5" w:rsidRPr="002643F5" w:rsidRDefault="002643F5" w:rsidP="002643F5">
      <w:pPr>
        <w:pStyle w:val="Heading1"/>
        <w:shd w:val="clear" w:color="auto" w:fill="FFFFFF"/>
        <w:spacing w:before="0" w:beforeAutospacing="0" w:after="0" w:afterAutospacing="0"/>
        <w:textAlignment w:val="baseline"/>
        <w:rPr>
          <w:rFonts w:ascii="Arial" w:hAnsi="Arial" w:cs="Arial"/>
          <w:color w:val="242729"/>
          <w:sz w:val="28"/>
          <w:szCs w:val="33"/>
        </w:rPr>
      </w:pPr>
      <w:r w:rsidRPr="002643F5">
        <w:rPr>
          <w:rFonts w:ascii="Arial" w:hAnsi="Arial" w:cs="Arial"/>
          <w:color w:val="242729"/>
          <w:sz w:val="22"/>
          <w:szCs w:val="33"/>
          <w:highlight w:val="yellow"/>
          <w:u w:val="single"/>
        </w:rPr>
        <w:t>45.)</w:t>
      </w:r>
      <w:r w:rsidRPr="002643F5">
        <w:rPr>
          <w:rFonts w:ascii="Arial" w:hAnsi="Arial" w:cs="Arial"/>
          <w:color w:val="242729"/>
          <w:sz w:val="28"/>
          <w:szCs w:val="33"/>
          <w:highlight w:val="yellow"/>
        </w:rPr>
        <w:t xml:space="preserve"> </w:t>
      </w:r>
      <w:hyperlink r:id="rId225" w:history="1">
        <w:r w:rsidRPr="002643F5">
          <w:rPr>
            <w:rStyle w:val="Hyperlink"/>
            <w:rFonts w:ascii="inherit" w:eastAsiaTheme="majorEastAsia" w:hAnsi="inherit" w:cs="Arial"/>
            <w:b w:val="0"/>
            <w:bCs w:val="0"/>
            <w:color w:val="242729"/>
            <w:sz w:val="32"/>
            <w:szCs w:val="36"/>
            <w:highlight w:val="yellow"/>
            <w:bdr w:val="none" w:sz="0" w:space="0" w:color="auto" w:frame="1"/>
          </w:rPr>
          <w:t>Docker, Django and Selenium - Selenium unable to connect</w:t>
        </w:r>
      </w:hyperlink>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 have Docker configured to run Postgres and Django using docker-compose.yml and it is working fine.</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The trouble I am having is with Selenium not being able to connect to the Django liveserver.</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Now it makes sense (to me at least) that django has to access selenium to control the browser and selenium has to access django to access the server.</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 have tried using the docker 'ambassador' pattern using the following configuration for docker-compose.yml from here: </w:t>
      </w:r>
      <w:hyperlink r:id="rId226" w:history="1">
        <w:r w:rsidRPr="002643F5">
          <w:rPr>
            <w:rFonts w:ascii="inherit" w:eastAsia="Times New Roman" w:hAnsi="inherit" w:cs="Arial"/>
            <w:color w:val="005999"/>
            <w:sz w:val="23"/>
            <w:szCs w:val="23"/>
            <w:u w:val="single"/>
            <w:bdr w:val="none" w:sz="0" w:space="0" w:color="auto" w:frame="1"/>
          </w:rPr>
          <w:t>https://github.com/docker/compose/issues/666</w:t>
        </w:r>
      </w:hyperlink>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dockerfile: ./docker/postgis/</w:t>
      </w:r>
      <w:r w:rsidRPr="002643F5">
        <w:rPr>
          <w:rFonts w:ascii="inherit" w:eastAsia="Times New Roman" w:hAnsi="inherit" w:cs="Courier New"/>
          <w:color w:val="2B91AF"/>
          <w:sz w:val="20"/>
          <w:szCs w:val="20"/>
          <w:bdr w:val="none" w:sz="0" w:space="0" w:color="auto" w:frame="1"/>
          <w:shd w:val="clear" w:color="auto" w:fill="EFF0F1"/>
        </w:rPr>
        <w:t>Dockerfile</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django-ambassador:</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django-ambassador</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image: cpuguy83/docker-grand-ambassador</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volumes: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"/var/run/docker.sock:/var/run/docker.sock"</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command: </w:t>
      </w:r>
      <w:r w:rsidRPr="002643F5">
        <w:rPr>
          <w:rFonts w:ascii="inherit" w:eastAsia="Times New Roman" w:hAnsi="inherit" w:cs="Courier New"/>
          <w:color w:val="7D2727"/>
          <w:sz w:val="20"/>
          <w:szCs w:val="20"/>
          <w:bdr w:val="none" w:sz="0" w:space="0" w:color="auto" w:frame="1"/>
          <w:shd w:val="clear" w:color="auto" w:fill="EFF0F1"/>
        </w:rPr>
        <w:t>"-name django -name 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dockerfile: ./docker/</w:t>
      </w:r>
      <w:r w:rsidRPr="002643F5">
        <w:rPr>
          <w:rFonts w:ascii="inherit" w:eastAsia="Times New Roman" w:hAnsi="inherit" w:cs="Courier New"/>
          <w:color w:val="2B91AF"/>
          <w:sz w:val="20"/>
          <w:szCs w:val="20"/>
          <w:bdr w:val="none" w:sz="0" w:space="0" w:color="auto" w:frame="1"/>
          <w:shd w:val="clear" w:color="auto" w:fill="EFF0F1"/>
        </w:rPr>
        <w:t>Dockerfile</w:t>
      </w:r>
      <w:r w:rsidRPr="002643F5">
        <w:rPr>
          <w:rFonts w:ascii="inherit" w:eastAsia="Times New Roman" w:hAnsi="inherit" w:cs="Courier New"/>
          <w:color w:val="303336"/>
          <w:sz w:val="20"/>
          <w:szCs w:val="20"/>
          <w:bdr w:val="none" w:sz="0" w:space="0" w:color="auto" w:frame="1"/>
          <w:shd w:val="clear" w:color="auto" w:fill="EFF0F1"/>
        </w:rPr>
        <w:t>-dev</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command: python /app/project/manage.py test </w:t>
      </w:r>
      <w:r w:rsidRPr="002643F5">
        <w:rPr>
          <w:rFonts w:ascii="inherit" w:eastAsia="Times New Roman" w:hAnsi="inherit" w:cs="Courier New"/>
          <w:color w:val="101094"/>
          <w:sz w:val="20"/>
          <w:szCs w:val="20"/>
          <w:bdr w:val="none" w:sz="0" w:space="0" w:color="auto" w:frame="1"/>
          <w:shd w:val="clear" w:color="auto" w:fill="EFF0F1"/>
        </w:rPr>
        <w:t>my</w:t>
      </w:r>
      <w:r w:rsidRPr="002643F5">
        <w:rPr>
          <w:rFonts w:ascii="inherit" w:eastAsia="Times New Roman" w:hAnsi="inherit" w:cs="Courier New"/>
          <w:color w:val="303336"/>
          <w:sz w:val="20"/>
          <w:szCs w:val="20"/>
          <w:bdr w:val="none" w:sz="0" w:space="0" w:color="auto" w:frame="1"/>
          <w:shd w:val="clear" w:color="auto" w:fill="EFF0F1"/>
        </w:rPr>
        <w:t>-app</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volumes: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.:/app</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"8000:8000"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"8081:8081"</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links: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"django-ambassador:selenium"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environment: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SELENIUM_HOST=http:</w:t>
      </w:r>
      <w:r w:rsidRPr="002643F5">
        <w:rPr>
          <w:rFonts w:ascii="inherit" w:eastAsia="Times New Roman" w:hAnsi="inherit" w:cs="Courier New"/>
          <w:color w:val="858C93"/>
          <w:sz w:val="20"/>
          <w:szCs w:val="20"/>
          <w:bdr w:val="none" w:sz="0" w:space="0" w:color="auto" w:frame="1"/>
          <w:shd w:val="clear" w:color="auto" w:fill="EFF0F1"/>
        </w:rPr>
        <w:t>//selenium:4444/wd/hub</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image: selenium/standalone-firefox-debug</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"4444:4444"</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"5900:5900"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links: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"django-ambassador:django"</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lastRenderedPageBreak/>
        <w:t>When I check </w:t>
      </w:r>
      <w:hyperlink r:id="rId227" w:history="1">
        <w:r w:rsidRPr="002643F5">
          <w:rPr>
            <w:rFonts w:ascii="inherit" w:eastAsia="Times New Roman" w:hAnsi="inherit" w:cs="Arial"/>
            <w:color w:val="005999"/>
            <w:sz w:val="23"/>
            <w:szCs w:val="23"/>
            <w:u w:val="single"/>
            <w:bdr w:val="none" w:sz="0" w:space="0" w:color="auto" w:frame="1"/>
          </w:rPr>
          <w:t>http://DOCKER-MACHINE-IP:4444/wd/hub/static/resource/hub.html</w:t>
        </w:r>
      </w:hyperlink>
      <w:r w:rsidRPr="002643F5">
        <w:rPr>
          <w:rFonts w:ascii="Arial" w:eastAsia="Times New Roman" w:hAnsi="Arial" w:cs="Arial"/>
          <w:color w:val="242729"/>
          <w:sz w:val="23"/>
          <w:szCs w:val="23"/>
        </w:rPr>
        <w:t> I can see that firefox starts, but all the tests fail as firefox is unable to connect to 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643F5">
        <w:rPr>
          <w:rFonts w:ascii="inherit" w:eastAsia="Times New Roman" w:hAnsi="inherit" w:cs="Courier New"/>
          <w:color w:val="7D2727"/>
          <w:sz w:val="20"/>
          <w:szCs w:val="20"/>
          <w:bdr w:val="none" w:sz="0" w:space="0" w:color="auto" w:frame="1"/>
          <w:shd w:val="clear" w:color="auto" w:fill="EFF0F1"/>
        </w:rPr>
        <w:t>'Firefox can'</w:t>
      </w:r>
      <w:r w:rsidRPr="002643F5">
        <w:rPr>
          <w:rFonts w:ascii="inherit" w:eastAsia="Times New Roman" w:hAnsi="inherit" w:cs="Courier New"/>
          <w:color w:val="303336"/>
          <w:sz w:val="20"/>
          <w:szCs w:val="20"/>
          <w:bdr w:val="none" w:sz="0" w:space="0" w:color="auto" w:frame="1"/>
          <w:shd w:val="clear" w:color="auto" w:fill="EFF0F1"/>
        </w:rPr>
        <w:t>t establish a connection to the server at localhost:</w:t>
      </w:r>
      <w:r w:rsidRPr="002643F5">
        <w:rPr>
          <w:rFonts w:ascii="inherit" w:eastAsia="Times New Roman" w:hAnsi="inherit" w:cs="Courier New"/>
          <w:color w:val="7D2727"/>
          <w:sz w:val="20"/>
          <w:szCs w:val="20"/>
          <w:bdr w:val="none" w:sz="0" w:space="0" w:color="auto" w:frame="1"/>
          <w:shd w:val="clear" w:color="auto" w:fill="EFF0F1"/>
        </w:rPr>
        <w:t>8081'</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 also tried this solution here </w:t>
      </w:r>
      <w:hyperlink r:id="rId228" w:history="1">
        <w:r w:rsidRPr="002643F5">
          <w:rPr>
            <w:rFonts w:ascii="inherit" w:eastAsia="Times New Roman" w:hAnsi="inherit" w:cs="Arial"/>
            <w:color w:val="005999"/>
            <w:sz w:val="23"/>
            <w:szCs w:val="23"/>
            <w:u w:val="single"/>
            <w:bdr w:val="none" w:sz="0" w:space="0" w:color="auto" w:frame="1"/>
          </w:rPr>
          <w:t>https://github.com/docker/compose/issues/1991</w:t>
        </w:r>
      </w:hyperlink>
      <w:r w:rsidRPr="002643F5">
        <w:rPr>
          <w:rFonts w:ascii="Arial" w:eastAsia="Times New Roman" w:hAnsi="Arial" w:cs="Arial"/>
          <w:color w:val="242729"/>
          <w:sz w:val="23"/>
          <w:szCs w:val="23"/>
        </w:rPr>
        <w:t> however this is not working cause I can't get django to connect to postgis and selenium at the same time</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643F5">
        <w:rPr>
          <w:rFonts w:ascii="inherit" w:eastAsia="Times New Roman" w:hAnsi="inherit" w:cs="Courier New"/>
          <w:color w:val="7D2727"/>
          <w:sz w:val="20"/>
          <w:szCs w:val="20"/>
          <w:bdr w:val="none" w:sz="0" w:space="0" w:color="auto" w:frame="1"/>
          <w:shd w:val="clear" w:color="auto" w:fill="EFF0F1"/>
        </w:rPr>
        <w:t>'django.db.utils.OperationalError: could not translate host name "postgis" to address: Name or service not known'</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 tried using the networking feature as listed below</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dockerfile: ./docker/postgis/</w:t>
      </w:r>
      <w:r w:rsidRPr="002643F5">
        <w:rPr>
          <w:rFonts w:ascii="inherit" w:eastAsia="Times New Roman" w:hAnsi="inherit" w:cs="Courier New"/>
          <w:color w:val="2B91AF"/>
          <w:sz w:val="20"/>
          <w:szCs w:val="20"/>
          <w:bdr w:val="none" w:sz="0" w:space="0" w:color="auto" w:frame="1"/>
          <w:shd w:val="clear" w:color="auto" w:fill="EFF0F1"/>
        </w:rPr>
        <w:t>Dockerfile</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net: appnet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dockerfile: ./docker/</w:t>
      </w:r>
      <w:r w:rsidRPr="002643F5">
        <w:rPr>
          <w:rFonts w:ascii="inherit" w:eastAsia="Times New Roman" w:hAnsi="inherit" w:cs="Courier New"/>
          <w:color w:val="2B91AF"/>
          <w:sz w:val="20"/>
          <w:szCs w:val="20"/>
          <w:bdr w:val="none" w:sz="0" w:space="0" w:color="auto" w:frame="1"/>
          <w:shd w:val="clear" w:color="auto" w:fill="EFF0F1"/>
        </w:rPr>
        <w:t>Dockerfile</w:t>
      </w:r>
      <w:r w:rsidRPr="002643F5">
        <w:rPr>
          <w:rFonts w:ascii="inherit" w:eastAsia="Times New Roman" w:hAnsi="inherit" w:cs="Courier New"/>
          <w:color w:val="303336"/>
          <w:sz w:val="20"/>
          <w:szCs w:val="20"/>
          <w:bdr w:val="none" w:sz="0" w:space="0" w:color="auto" w:frame="1"/>
          <w:shd w:val="clear" w:color="auto" w:fill="EFF0F1"/>
        </w:rPr>
        <w:t>-dev</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command: python /app/project/manage.py test foo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volumes: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.:/app</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"8000:8000"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"8081:8081"</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net: appnet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environment: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SELENIUM_HOST=http:</w:t>
      </w:r>
      <w:r w:rsidRPr="002643F5">
        <w:rPr>
          <w:rFonts w:ascii="inherit" w:eastAsia="Times New Roman" w:hAnsi="inherit" w:cs="Courier New"/>
          <w:color w:val="858C93"/>
          <w:sz w:val="20"/>
          <w:szCs w:val="20"/>
          <w:bdr w:val="none" w:sz="0" w:space="0" w:color="auto" w:frame="1"/>
          <w:shd w:val="clear" w:color="auto" w:fill="EFF0F1"/>
        </w:rPr>
        <w:t>//selenium:4444/wd/hub</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container_name: 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image: selenium/standalone-firefox-debug</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"4444:4444"</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643F5">
        <w:rPr>
          <w:rFonts w:ascii="inherit" w:eastAsia="Times New Roman" w:hAnsi="inherit" w:cs="Courier New"/>
          <w:color w:val="303336"/>
          <w:sz w:val="20"/>
          <w:szCs w:val="20"/>
          <w:bdr w:val="none" w:sz="0" w:space="0" w:color="auto" w:frame="1"/>
          <w:shd w:val="clear" w:color="auto" w:fill="EFF0F1"/>
        </w:rPr>
        <w:t xml:space="preserve">    - </w:t>
      </w:r>
      <w:r w:rsidRPr="002643F5">
        <w:rPr>
          <w:rFonts w:ascii="inherit" w:eastAsia="Times New Roman" w:hAnsi="inherit" w:cs="Courier New"/>
          <w:color w:val="7D2727"/>
          <w:sz w:val="20"/>
          <w:szCs w:val="20"/>
          <w:bdr w:val="none" w:sz="0" w:space="0" w:color="auto" w:frame="1"/>
          <w:shd w:val="clear" w:color="auto" w:fill="EFF0F1"/>
        </w:rPr>
        <w:t>"5900:5900"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643F5">
        <w:rPr>
          <w:rFonts w:ascii="inherit" w:eastAsia="Times New Roman" w:hAnsi="inherit" w:cs="Courier New"/>
          <w:color w:val="303336"/>
          <w:sz w:val="20"/>
          <w:szCs w:val="20"/>
          <w:bdr w:val="none" w:sz="0" w:space="0" w:color="auto" w:frame="1"/>
          <w:shd w:val="clear" w:color="auto" w:fill="EFF0F1"/>
        </w:rPr>
        <w:t xml:space="preserve">  net: appnet</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but the result is the same</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643F5">
        <w:rPr>
          <w:rFonts w:ascii="inherit" w:eastAsia="Times New Roman" w:hAnsi="inherit" w:cs="Courier New"/>
          <w:color w:val="7D2727"/>
          <w:sz w:val="20"/>
          <w:szCs w:val="20"/>
          <w:bdr w:val="none" w:sz="0" w:space="0" w:color="auto" w:frame="1"/>
          <w:shd w:val="clear" w:color="auto" w:fill="EFF0F1"/>
        </w:rPr>
        <w:t>'Firefox can'</w:t>
      </w:r>
      <w:r w:rsidRPr="002643F5">
        <w:rPr>
          <w:rFonts w:ascii="inherit" w:eastAsia="Times New Roman" w:hAnsi="inherit" w:cs="Courier New"/>
          <w:color w:val="303336"/>
          <w:sz w:val="20"/>
          <w:szCs w:val="20"/>
          <w:bdr w:val="none" w:sz="0" w:space="0" w:color="auto" w:frame="1"/>
          <w:shd w:val="clear" w:color="auto" w:fill="EFF0F1"/>
        </w:rPr>
        <w:t>t establish a connection to the server at localhost:</w:t>
      </w:r>
      <w:r w:rsidRPr="002643F5">
        <w:rPr>
          <w:rFonts w:ascii="inherit" w:eastAsia="Times New Roman" w:hAnsi="inherit" w:cs="Courier New"/>
          <w:color w:val="7D2727"/>
          <w:sz w:val="20"/>
          <w:szCs w:val="20"/>
          <w:bdr w:val="none" w:sz="0" w:space="0" w:color="auto" w:frame="1"/>
          <w:shd w:val="clear" w:color="auto" w:fill="EFF0F1"/>
        </w:rPr>
        <w:t>8081'</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So how can I get selenium to connect to django?</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 have been playing around with this for days - would really appreciate any help.</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3"/>
          <w:szCs w:val="23"/>
        </w:rPr>
      </w:pPr>
      <w:r w:rsidRPr="002643F5">
        <w:rPr>
          <w:rFonts w:ascii="inherit" w:eastAsia="Times New Roman" w:hAnsi="inherit" w:cs="Arial"/>
          <w:b/>
          <w:bCs/>
          <w:color w:val="242729"/>
          <w:sz w:val="23"/>
          <w:szCs w:val="23"/>
          <w:bdr w:val="none" w:sz="0" w:space="0" w:color="auto" w:frame="1"/>
        </w:rPr>
        <w:t>More Info</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Another weird thing is that when the testserver is running </w:t>
      </w:r>
      <w:r w:rsidRPr="002643F5">
        <w:rPr>
          <w:rFonts w:ascii="inherit" w:eastAsia="Times New Roman" w:hAnsi="inherit" w:cs="Arial"/>
          <w:b/>
          <w:bCs/>
          <w:color w:val="242729"/>
          <w:sz w:val="23"/>
          <w:szCs w:val="23"/>
          <w:bdr w:val="none" w:sz="0" w:space="0" w:color="auto" w:frame="1"/>
        </w:rPr>
        <w:t>not</w:t>
      </w:r>
      <w:r w:rsidRPr="002643F5">
        <w:rPr>
          <w:rFonts w:ascii="Arial" w:eastAsia="Times New Roman" w:hAnsi="Arial" w:cs="Arial"/>
          <w:color w:val="242729"/>
          <w:sz w:val="23"/>
          <w:szCs w:val="23"/>
        </w:rPr>
        <w:t> using docker (using my old config of virtualenv etc.) if I run ./manage.py test foo I can access the server through any browser at </w:t>
      </w:r>
      <w:hyperlink r:id="rId229" w:history="1">
        <w:r w:rsidRPr="002643F5">
          <w:rPr>
            <w:rFonts w:ascii="inherit" w:eastAsia="Times New Roman" w:hAnsi="inherit" w:cs="Arial"/>
            <w:color w:val="005999"/>
            <w:sz w:val="23"/>
            <w:szCs w:val="23"/>
            <w:u w:val="single"/>
            <w:bdr w:val="none" w:sz="0" w:space="0" w:color="auto" w:frame="1"/>
          </w:rPr>
          <w:t>http://localhost:8081</w:t>
        </w:r>
      </w:hyperlink>
      <w:r w:rsidRPr="002643F5">
        <w:rPr>
          <w:rFonts w:ascii="Arial" w:eastAsia="Times New Roman" w:hAnsi="Arial" w:cs="Arial"/>
          <w:color w:val="242729"/>
          <w:sz w:val="23"/>
          <w:szCs w:val="23"/>
        </w:rPr>
        <w:t> and get served up webpages, but I can't access the test server when I run the equivalent command if I run it under docker. This is weird cause I am mapping port 8081:8081 - is this related?</w:t>
      </w:r>
    </w:p>
    <w:p w:rsidR="00B779E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Note: I am using OSX and Docker v1.9.1</w:t>
      </w:r>
    </w:p>
    <w:p w:rsidR="002643F5" w:rsidRPr="002643F5" w:rsidRDefault="002643F5" w:rsidP="002643F5">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 w:val="23"/>
          <w:szCs w:val="23"/>
        </w:rPr>
        <w:t>-</w:t>
      </w:r>
      <w:r w:rsidRPr="002643F5">
        <w:rPr>
          <w:rFonts w:ascii="Arial" w:hAnsi="Arial" w:cs="Arial"/>
          <w:color w:val="242729"/>
          <w:sz w:val="23"/>
          <w:szCs w:val="23"/>
        </w:rPr>
        <w:sym w:font="Wingdings" w:char="F0E0"/>
      </w:r>
      <w:r w:rsidRPr="002643F5">
        <w:rPr>
          <w:rFonts w:ascii="Arial" w:hAnsi="Arial" w:cs="Arial"/>
          <w:color w:val="242729"/>
          <w:sz w:val="22"/>
          <w:szCs w:val="23"/>
        </w:rPr>
        <w:t>I've been struggling with this as well, and I finally found a solution that worked for me. You can try something like this: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dockerfile: ./docker/postgis/</w:t>
      </w:r>
      <w:r w:rsidRPr="002643F5">
        <w:rPr>
          <w:rFonts w:ascii="inherit" w:eastAsia="Times New Roman" w:hAnsi="inherit" w:cs="Courier New"/>
          <w:color w:val="2B91AF"/>
          <w:sz w:val="18"/>
          <w:szCs w:val="20"/>
          <w:bdr w:val="none" w:sz="0" w:space="0" w:color="auto" w:frame="1"/>
          <w:shd w:val="clear" w:color="auto" w:fill="EFF0F1"/>
        </w:rPr>
        <w:t>Dockerfile</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django:</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dockerfile: ./docker/</w:t>
      </w:r>
      <w:r w:rsidRPr="002643F5">
        <w:rPr>
          <w:rFonts w:ascii="inherit" w:eastAsia="Times New Roman" w:hAnsi="inherit" w:cs="Courier New"/>
          <w:color w:val="2B91AF"/>
          <w:sz w:val="18"/>
          <w:szCs w:val="20"/>
          <w:bdr w:val="none" w:sz="0" w:space="0" w:color="auto" w:frame="1"/>
          <w:shd w:val="clear" w:color="auto" w:fill="EFF0F1"/>
        </w:rPr>
        <w:t>Dockerfile</w:t>
      </w:r>
      <w:r w:rsidRPr="002643F5">
        <w:rPr>
          <w:rFonts w:ascii="inherit" w:eastAsia="Times New Roman" w:hAnsi="inherit" w:cs="Courier New"/>
          <w:color w:val="303336"/>
          <w:sz w:val="18"/>
          <w:szCs w:val="20"/>
          <w:bdr w:val="none" w:sz="0" w:space="0" w:color="auto" w:frame="1"/>
          <w:shd w:val="clear" w:color="auto" w:fill="EFF0F1"/>
        </w:rPr>
        <w:t>-dev</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build: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command: python /app/project/manage.py test </w:t>
      </w:r>
      <w:r w:rsidRPr="002643F5">
        <w:rPr>
          <w:rFonts w:ascii="inherit" w:eastAsia="Times New Roman" w:hAnsi="inherit" w:cs="Courier New"/>
          <w:color w:val="101094"/>
          <w:sz w:val="18"/>
          <w:szCs w:val="20"/>
          <w:bdr w:val="none" w:sz="0" w:space="0" w:color="auto" w:frame="1"/>
          <w:shd w:val="clear" w:color="auto" w:fill="EFF0F1"/>
        </w:rPr>
        <w:t>my</w:t>
      </w:r>
      <w:r w:rsidRPr="002643F5">
        <w:rPr>
          <w:rFonts w:ascii="inherit" w:eastAsia="Times New Roman" w:hAnsi="inherit" w:cs="Courier New"/>
          <w:color w:val="303336"/>
          <w:sz w:val="18"/>
          <w:szCs w:val="20"/>
          <w:bdr w:val="none" w:sz="0" w:space="0" w:color="auto" w:frame="1"/>
          <w:shd w:val="clear" w:color="auto" w:fill="EFF0F1"/>
        </w:rPr>
        <w:t>-app</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volumes: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.:/app</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w:t>
      </w:r>
      <w:r w:rsidRPr="002643F5">
        <w:rPr>
          <w:rFonts w:ascii="inherit" w:eastAsia="Times New Roman" w:hAnsi="inherit" w:cs="Courier New"/>
          <w:color w:val="7D2727"/>
          <w:sz w:val="18"/>
          <w:szCs w:val="20"/>
          <w:bdr w:val="none" w:sz="0" w:space="0" w:color="auto" w:frame="1"/>
          <w:shd w:val="clear" w:color="auto" w:fill="EFF0F1"/>
        </w:rPr>
        <w:t>"8000:8000"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links: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postgis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selenium  </w:t>
      </w:r>
      <w:r w:rsidRPr="002643F5">
        <w:rPr>
          <w:rFonts w:ascii="inherit" w:eastAsia="Times New Roman" w:hAnsi="inherit" w:cs="Courier New"/>
          <w:color w:val="858C93"/>
          <w:sz w:val="18"/>
          <w:szCs w:val="20"/>
          <w:bdr w:val="none" w:sz="0" w:space="0" w:color="auto" w:frame="1"/>
          <w:shd w:val="clear" w:color="auto" w:fill="EFF0F1"/>
        </w:rPr>
        <w:t># django can access selenium:4444, selenium can access django:8081-8100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environment: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SELENIUM_HOST=http:</w:t>
      </w:r>
      <w:r w:rsidRPr="002643F5">
        <w:rPr>
          <w:rFonts w:ascii="inherit" w:eastAsia="Times New Roman" w:hAnsi="inherit" w:cs="Courier New"/>
          <w:color w:val="858C93"/>
          <w:sz w:val="18"/>
          <w:szCs w:val="20"/>
          <w:bdr w:val="none" w:sz="0" w:space="0" w:color="auto" w:frame="1"/>
          <w:shd w:val="clear" w:color="auto" w:fill="EFF0F1"/>
        </w:rPr>
        <w:t>//selenium:4444/wd/hub</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 DJANGO_LIVE_TEST_SERVER_ADDRESS=django:</w:t>
      </w:r>
      <w:r w:rsidRPr="002643F5">
        <w:rPr>
          <w:rFonts w:ascii="inherit" w:eastAsia="Times New Roman" w:hAnsi="inherit" w:cs="Courier New"/>
          <w:color w:val="7D2727"/>
          <w:sz w:val="18"/>
          <w:szCs w:val="20"/>
          <w:bdr w:val="none" w:sz="0" w:space="0" w:color="auto" w:frame="1"/>
          <w:shd w:val="clear" w:color="auto" w:fill="EFF0F1"/>
        </w:rPr>
        <w:t>8081</w:t>
      </w:r>
      <w:r w:rsidRPr="002643F5">
        <w:rPr>
          <w:rFonts w:ascii="inherit" w:eastAsia="Times New Roman" w:hAnsi="inherit" w:cs="Courier New"/>
          <w:color w:val="303336"/>
          <w:sz w:val="18"/>
          <w:szCs w:val="20"/>
          <w:bdr w:val="none" w:sz="0" w:space="0" w:color="auto" w:frame="1"/>
          <w:shd w:val="clear" w:color="auto" w:fill="EFF0F1"/>
        </w:rPr>
        <w:t>-</w:t>
      </w:r>
      <w:r w:rsidRPr="002643F5">
        <w:rPr>
          <w:rFonts w:ascii="inherit" w:eastAsia="Times New Roman" w:hAnsi="inherit" w:cs="Courier New"/>
          <w:color w:val="7D2727"/>
          <w:sz w:val="18"/>
          <w:szCs w:val="20"/>
          <w:bdr w:val="none" w:sz="0" w:space="0" w:color="auto" w:frame="1"/>
          <w:shd w:val="clear" w:color="auto" w:fill="EFF0F1"/>
        </w:rPr>
        <w:t>8100</w:t>
      </w:r>
      <w:r w:rsidRPr="002643F5">
        <w:rPr>
          <w:rFonts w:ascii="inherit" w:eastAsia="Times New Roman" w:hAnsi="inherit" w:cs="Courier New"/>
          <w:color w:val="303336"/>
          <w:sz w:val="18"/>
          <w:szCs w:val="20"/>
          <w:bdr w:val="none" w:sz="0" w:space="0" w:color="auto" w:frame="1"/>
          <w:shd w:val="clear" w:color="auto" w:fill="EFF0F1"/>
        </w:rPr>
        <w:t xml:space="preserve">  </w:t>
      </w:r>
      <w:r w:rsidRPr="002643F5">
        <w:rPr>
          <w:rFonts w:ascii="inherit" w:eastAsia="Times New Roman" w:hAnsi="inherit" w:cs="Courier New"/>
          <w:color w:val="858C93"/>
          <w:sz w:val="18"/>
          <w:szCs w:val="20"/>
          <w:bdr w:val="none" w:sz="0" w:space="0" w:color="auto" w:frame="1"/>
          <w:shd w:val="clear" w:color="auto" w:fill="EFF0F1"/>
        </w:rPr>
        <w:t># this gives selenium the correct address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selenium:</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image: selenium/standalone-firefox-debug</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643F5">
        <w:rPr>
          <w:rFonts w:ascii="inherit" w:eastAsia="Times New Roman" w:hAnsi="inherit" w:cs="Courier New"/>
          <w:color w:val="303336"/>
          <w:sz w:val="18"/>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2643F5">
        <w:rPr>
          <w:rFonts w:ascii="inherit" w:eastAsia="Times New Roman" w:hAnsi="inherit" w:cs="Courier New"/>
          <w:color w:val="303336"/>
          <w:sz w:val="18"/>
          <w:szCs w:val="20"/>
          <w:bdr w:val="none" w:sz="0" w:space="0" w:color="auto" w:frame="1"/>
          <w:shd w:val="clear" w:color="auto" w:fill="EFF0F1"/>
        </w:rPr>
        <w:t xml:space="preserve">    - </w:t>
      </w:r>
      <w:r w:rsidRPr="002643F5">
        <w:rPr>
          <w:rFonts w:ascii="inherit" w:eastAsia="Times New Roman" w:hAnsi="inherit" w:cs="Courier New"/>
          <w:color w:val="7D2727"/>
          <w:sz w:val="18"/>
          <w:szCs w:val="20"/>
          <w:bdr w:val="none" w:sz="0" w:space="0" w:color="auto" w:frame="1"/>
          <w:shd w:val="clear" w:color="auto" w:fill="EFF0F1"/>
        </w:rPr>
        <w:t>"5900:5900"</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I don't think you need to include port 4444 in the selenium config. That port is exposed by default, and there's no need to map it to the host machine, since the django container can access it directly via its link to the selenium container.</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[Edit] I've found you don't need to explicitly expose the 8081 port of the django container either. Also, I used a range of ports for the test server, because if tests are run in parallel, you can get an "Address already in use" error, as discussed </w:t>
      </w:r>
      <w:hyperlink r:id="rId230" w:anchor="liveservertestcase" w:history="1">
        <w:r w:rsidRPr="002643F5">
          <w:rPr>
            <w:rFonts w:ascii="inherit" w:eastAsia="Times New Roman" w:hAnsi="inherit" w:cs="Arial"/>
            <w:color w:val="005999"/>
            <w:sz w:val="21"/>
            <w:szCs w:val="23"/>
            <w:u w:val="single"/>
            <w:bdr w:val="none" w:sz="0" w:space="0" w:color="auto" w:frame="1"/>
          </w:rPr>
          <w:t>here</w:t>
        </w:r>
      </w:hyperlink>
      <w:r w:rsidRPr="002643F5">
        <w:rPr>
          <w:rFonts w:ascii="Arial" w:eastAsia="Times New Roman" w:hAnsi="Arial" w:cs="Arial"/>
          <w:color w:val="242729"/>
          <w:szCs w:val="23"/>
        </w:rPr>
        <w:t>.</w:t>
      </w:r>
    </w:p>
    <w:p w:rsidR="002643F5" w:rsidRPr="002643F5" w:rsidRDefault="002643F5" w:rsidP="002643F5">
      <w:pPr>
        <w:pStyle w:val="NormalWeb"/>
        <w:shd w:val="clear" w:color="auto" w:fill="FFFFFF"/>
        <w:spacing w:before="0" w:beforeAutospacing="0" w:after="240" w:afterAutospacing="0"/>
        <w:textAlignment w:val="baseline"/>
        <w:rPr>
          <w:rFonts w:ascii="Arial" w:hAnsi="Arial" w:cs="Arial"/>
          <w:color w:val="242729"/>
          <w:sz w:val="22"/>
          <w:szCs w:val="23"/>
        </w:rPr>
      </w:pPr>
      <w:r w:rsidRPr="002643F5">
        <w:rPr>
          <w:rFonts w:ascii="Arial" w:hAnsi="Arial" w:cs="Arial"/>
          <w:color w:val="242729"/>
          <w:sz w:val="22"/>
          <w:szCs w:val="23"/>
        </w:rPr>
        <w:t>--</w:t>
      </w:r>
      <w:r w:rsidRPr="002643F5">
        <w:rPr>
          <w:rFonts w:ascii="Arial" w:hAnsi="Arial" w:cs="Arial"/>
          <w:color w:val="242729"/>
          <w:sz w:val="22"/>
          <w:szCs w:val="23"/>
        </w:rPr>
        <w:sym w:font="Wingdings" w:char="F0E0"/>
      </w:r>
      <w:r w:rsidRPr="002643F5">
        <w:rPr>
          <w:rFonts w:ascii="Arial" w:hAnsi="Arial" w:cs="Arial"/>
          <w:color w:val="242729"/>
          <w:sz w:val="22"/>
          <w:szCs w:val="23"/>
        </w:rPr>
        <w:t>I ended up coming up with a better solution that didn't require me to hardcode the IP Address. Below is the configuration I used to run tests in django with docker.</w:t>
      </w:r>
    </w:p>
    <w:p w:rsidR="002643F5" w:rsidRPr="002643F5" w:rsidRDefault="002643F5" w:rsidP="002643F5">
      <w:pPr>
        <w:pStyle w:val="Heading3"/>
        <w:shd w:val="clear" w:color="auto" w:fill="FFFFFF"/>
        <w:spacing w:before="0" w:after="240"/>
        <w:textAlignment w:val="baseline"/>
        <w:rPr>
          <w:rFonts w:ascii="Arial" w:hAnsi="Arial" w:cs="Arial"/>
          <w:color w:val="242729"/>
          <w:szCs w:val="26"/>
        </w:rPr>
      </w:pPr>
      <w:r w:rsidRPr="002643F5">
        <w:rPr>
          <w:rFonts w:ascii="Arial" w:hAnsi="Arial" w:cs="Arial"/>
          <w:b/>
          <w:bCs/>
          <w:color w:val="242729"/>
          <w:szCs w:val="26"/>
        </w:rPr>
        <w:t>Docker-compose file</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 docker-compose base file for everything</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version</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'2'</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services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postgis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build</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context</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dockerfile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docker</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postgis</w:t>
      </w:r>
      <w:r w:rsidRPr="002643F5">
        <w:rPr>
          <w:rStyle w:val="pun"/>
          <w:rFonts w:ascii="inherit" w:hAnsi="inherit"/>
          <w:color w:val="303336"/>
          <w:sz w:val="18"/>
          <w:bdr w:val="none" w:sz="0" w:space="0" w:color="auto" w:frame="1"/>
          <w:shd w:val="clear" w:color="auto" w:fill="EFF0F1"/>
        </w:rPr>
        <w:t>/</w:t>
      </w:r>
      <w:r w:rsidRPr="002643F5">
        <w:rPr>
          <w:rStyle w:val="typ"/>
          <w:rFonts w:ascii="inherit" w:hAnsi="inherit"/>
          <w:color w:val="2B91AF"/>
          <w:sz w:val="18"/>
          <w:bdr w:val="none" w:sz="0" w:space="0" w:color="auto" w:frame="1"/>
          <w:shd w:val="clear" w:color="auto" w:fill="EFF0F1"/>
        </w:rPr>
        <w:t>Dockerfile</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container_name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postgis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volumes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If you are using boot2docker, postgres data has to live in the VM for now until #581 fixed</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for more info see here: https://github.com/boot2docker/boot2docker/issues/581</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/data/</w:t>
      </w:r>
      <w:r w:rsidRPr="002643F5">
        <w:rPr>
          <w:rStyle w:val="pln"/>
          <w:rFonts w:ascii="inherit" w:hAnsi="inherit"/>
          <w:color w:val="303336"/>
          <w:sz w:val="18"/>
          <w:bdr w:val="none" w:sz="0" w:space="0" w:color="auto" w:frame="1"/>
          <w:shd w:val="clear" w:color="auto" w:fill="EFF0F1"/>
        </w:rPr>
        <w:t>dev</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docker_cookiecutter</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postgres</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/var/</w:t>
      </w:r>
      <w:r w:rsidRPr="002643F5">
        <w:rPr>
          <w:rStyle w:val="pln"/>
          <w:rFonts w:ascii="inherit" w:hAnsi="inherit"/>
          <w:color w:val="303336"/>
          <w:sz w:val="18"/>
          <w:bdr w:val="none" w:sz="0" w:space="0" w:color="auto" w:frame="1"/>
          <w:shd w:val="clear" w:color="auto" w:fill="EFF0F1"/>
        </w:rPr>
        <w:t>lib</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postgresql</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data</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django</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build</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context</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dockerfile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docker</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django</w:t>
      </w:r>
      <w:r w:rsidRPr="002643F5">
        <w:rPr>
          <w:rStyle w:val="pun"/>
          <w:rFonts w:ascii="inherit" w:hAnsi="inherit"/>
          <w:color w:val="303336"/>
          <w:sz w:val="18"/>
          <w:bdr w:val="none" w:sz="0" w:space="0" w:color="auto" w:frame="1"/>
          <w:shd w:val="clear" w:color="auto" w:fill="EFF0F1"/>
        </w:rPr>
        <w:t>/</w:t>
      </w:r>
      <w:r w:rsidRPr="002643F5">
        <w:rPr>
          <w:rStyle w:val="typ"/>
          <w:rFonts w:ascii="inherit" w:hAnsi="inherit"/>
          <w:color w:val="2B91AF"/>
          <w:sz w:val="18"/>
          <w:bdr w:val="none" w:sz="0" w:space="0" w:color="auto" w:frame="1"/>
          <w:shd w:val="clear" w:color="auto" w:fill="EFF0F1"/>
        </w:rPr>
        <w:t>Dockerfile</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container_name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django</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volumes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app</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depends_on</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selenium</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postgis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environment</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SITE_DOMAIN</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django</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DJANGO_SETTINGS_MODULE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settings</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my_dev_settings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links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postgis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mailcatcher</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selenium</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container_name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selenium</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image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selenium</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standalone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firefox</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debug</w:t>
      </w:r>
      <w:r w:rsidRPr="002643F5">
        <w:rPr>
          <w:rStyle w:val="pun"/>
          <w:rFonts w:ascii="inherit" w:hAnsi="inherit"/>
          <w:color w:val="303336"/>
          <w:sz w:val="18"/>
          <w:bdr w:val="none" w:sz="0" w:space="0" w:color="auto" w:frame="1"/>
          <w:shd w:val="clear" w:color="auto" w:fill="EFF0F1"/>
        </w:rPr>
        <w:t>:</w:t>
      </w:r>
      <w:r w:rsidRPr="002643F5">
        <w:rPr>
          <w:rStyle w:val="lit"/>
          <w:rFonts w:ascii="inherit" w:hAnsi="inherit"/>
          <w:color w:val="7D2727"/>
          <w:sz w:val="18"/>
          <w:bdr w:val="none" w:sz="0" w:space="0" w:color="auto" w:frame="1"/>
          <w:shd w:val="clear" w:color="auto" w:fill="EFF0F1"/>
        </w:rPr>
        <w:t>2.52</w:t>
      </w:r>
      <w:r w:rsidRPr="002643F5">
        <w:rPr>
          <w:rStyle w:val="pun"/>
          <w:rFonts w:ascii="inherit" w:hAnsi="inherit"/>
          <w:color w:val="303336"/>
          <w:sz w:val="18"/>
          <w:bdr w:val="none" w:sz="0" w:space="0" w:color="auto" w:frame="1"/>
          <w:shd w:val="clear" w:color="auto" w:fill="EFF0F1"/>
        </w:rPr>
        <w:t>.</w:t>
      </w:r>
      <w:r w:rsidRPr="002643F5">
        <w:rPr>
          <w:rStyle w:val="lit"/>
          <w:rFonts w:ascii="inherit" w:hAnsi="inherit"/>
          <w:color w:val="7D2727"/>
          <w:sz w:val="18"/>
          <w:bdr w:val="none" w:sz="0" w:space="0" w:color="auto" w:frame="1"/>
          <w:shd w:val="clear" w:color="auto" w:fill="EFF0F1"/>
        </w:rPr>
        <w:t>0</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ports</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"4444:4444"</w:t>
      </w:r>
    </w:p>
    <w:p w:rsidR="002643F5" w:rsidRPr="002643F5" w:rsidRDefault="002643F5" w:rsidP="002643F5">
      <w:pPr>
        <w:pStyle w:val="HTMLPreformatted"/>
        <w:shd w:val="clear" w:color="auto" w:fill="EFF0F1"/>
        <w:textAlignment w:val="baseline"/>
        <w:rPr>
          <w:rFonts w:ascii="Consolas" w:hAnsi="Consolas"/>
          <w:color w:val="393318"/>
          <w:sz w:val="18"/>
        </w:rPr>
      </w:pP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"5900:5900"</w:t>
      </w:r>
    </w:p>
    <w:p w:rsidR="002643F5" w:rsidRPr="002643F5" w:rsidRDefault="002643F5" w:rsidP="002643F5">
      <w:pPr>
        <w:pStyle w:val="Heading3"/>
        <w:shd w:val="clear" w:color="auto" w:fill="FFFFFF"/>
        <w:spacing w:before="0" w:after="240"/>
        <w:textAlignment w:val="baseline"/>
        <w:rPr>
          <w:rFonts w:ascii="Arial" w:hAnsi="Arial" w:cs="Arial"/>
          <w:color w:val="242729"/>
          <w:szCs w:val="26"/>
        </w:rPr>
      </w:pPr>
      <w:r w:rsidRPr="002643F5">
        <w:rPr>
          <w:rFonts w:ascii="Arial" w:hAnsi="Arial" w:cs="Arial"/>
          <w:b/>
          <w:bCs/>
          <w:color w:val="242729"/>
          <w:szCs w:val="26"/>
        </w:rPr>
        <w:t>Dockerfile (for Django)</w:t>
      </w:r>
    </w:p>
    <w:p w:rsidR="002643F5" w:rsidRPr="002643F5" w:rsidRDefault="002643F5" w:rsidP="002643F5">
      <w:pPr>
        <w:pStyle w:val="HTMLPreformatted"/>
        <w:shd w:val="clear" w:color="auto" w:fill="EFF0F1"/>
        <w:textAlignment w:val="baseline"/>
        <w:rPr>
          <w:rFonts w:ascii="Consolas" w:hAnsi="Consolas"/>
          <w:color w:val="393318"/>
          <w:sz w:val="18"/>
        </w:rPr>
      </w:pPr>
      <w:r w:rsidRPr="002643F5">
        <w:rPr>
          <w:rStyle w:val="pln"/>
          <w:rFonts w:ascii="inherit" w:hAnsi="inherit"/>
          <w:color w:val="303336"/>
          <w:sz w:val="18"/>
          <w:bdr w:val="none" w:sz="0" w:space="0" w:color="auto" w:frame="1"/>
          <w:shd w:val="clear" w:color="auto" w:fill="EFF0F1"/>
        </w:rPr>
        <w:t xml:space="preserve">ENTRYPOINT </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"/docker/django/entrypoint.sh"</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eading3"/>
        <w:shd w:val="clear" w:color="auto" w:fill="FFFFFF"/>
        <w:spacing w:before="0" w:after="240"/>
        <w:textAlignment w:val="baseline"/>
        <w:rPr>
          <w:rFonts w:ascii="Arial" w:hAnsi="Arial" w:cs="Arial"/>
          <w:color w:val="242729"/>
          <w:szCs w:val="26"/>
        </w:rPr>
      </w:pPr>
      <w:r w:rsidRPr="002643F5">
        <w:rPr>
          <w:rFonts w:ascii="Arial" w:hAnsi="Arial" w:cs="Arial"/>
          <w:b/>
          <w:bCs/>
          <w:color w:val="242729"/>
          <w:szCs w:val="26"/>
        </w:rPr>
        <w:t>In Entrypoint file</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#!/bin/bash</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kwd"/>
          <w:rFonts w:ascii="inherit" w:hAnsi="inherit"/>
          <w:color w:val="101094"/>
          <w:sz w:val="18"/>
          <w:bdr w:val="none" w:sz="0" w:space="0" w:color="auto" w:frame="1"/>
          <w:shd w:val="clear" w:color="auto" w:fill="EFF0F1"/>
        </w:rPr>
        <w:t>set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e</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 Now we need to get the ip address of this container so we can supply it as an environmental</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 variable for django so that selenium knows what url the test server is on</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 Use below or alternatively you could have used</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com"/>
          <w:rFonts w:ascii="inherit" w:hAnsi="inherit"/>
          <w:color w:val="858C93"/>
          <w:sz w:val="18"/>
          <w:bdr w:val="none" w:sz="0" w:space="0" w:color="auto" w:frame="1"/>
          <w:shd w:val="clear" w:color="auto" w:fill="EFF0F1"/>
        </w:rPr>
        <w:t># something like "$@ --liveserver=$THIS_DOCKER_CONTAINER_TEST_SERVER"</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kwd"/>
          <w:rFonts w:ascii="inherit" w:hAnsi="inherit"/>
          <w:color w:val="101094"/>
          <w:sz w:val="18"/>
          <w:bdr w:val="none" w:sz="0" w:space="0" w:color="auto" w:frame="1"/>
          <w:shd w:val="clear" w:color="auto" w:fill="EFF0F1"/>
        </w:rPr>
        <w:t>if</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"manage.py test"</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only add if 'manage.py test' in the args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kwd"/>
          <w:rFonts w:ascii="inherit" w:hAnsi="inherit"/>
          <w:color w:val="101094"/>
          <w:sz w:val="18"/>
          <w:bdr w:val="none" w:sz="0" w:space="0" w:color="auto" w:frame="1"/>
          <w:shd w:val="clear" w:color="auto" w:fill="EFF0F1"/>
        </w:rPr>
        <w:t>then</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get the container id</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THIS_CONTAINER_ID_LONG</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`cat /proc/self/cgroup | grep 'docker' | sed 's/^.*\///' | tail -n1`</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take the first 12 characters - that is the format used in /etc/hosts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THIS_CONTAINER_ID_SHORT</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THIS_CONTAINER_ID_LONG</w:t>
      </w:r>
      <w:r w:rsidRPr="002643F5">
        <w:rPr>
          <w:rStyle w:val="pun"/>
          <w:rFonts w:ascii="inherit" w:hAnsi="inherit"/>
          <w:color w:val="303336"/>
          <w:sz w:val="18"/>
          <w:bdr w:val="none" w:sz="0" w:space="0" w:color="auto" w:frame="1"/>
          <w:shd w:val="clear" w:color="auto" w:fill="EFF0F1"/>
        </w:rPr>
        <w:t>:</w:t>
      </w:r>
      <w:r w:rsidRPr="002643F5">
        <w:rPr>
          <w:rStyle w:val="lit"/>
          <w:rFonts w:ascii="inherit" w:hAnsi="inherit"/>
          <w:color w:val="7D2727"/>
          <w:sz w:val="18"/>
          <w:bdr w:val="none" w:sz="0" w:space="0" w:color="auto" w:frame="1"/>
          <w:shd w:val="clear" w:color="auto" w:fill="EFF0F1"/>
        </w:rPr>
        <w:t>0</w:t>
      </w:r>
      <w:r w:rsidRPr="002643F5">
        <w:rPr>
          <w:rStyle w:val="pun"/>
          <w:rFonts w:ascii="inherit" w:hAnsi="inherit"/>
          <w:color w:val="303336"/>
          <w:sz w:val="18"/>
          <w:bdr w:val="none" w:sz="0" w:space="0" w:color="auto" w:frame="1"/>
          <w:shd w:val="clear" w:color="auto" w:fill="EFF0F1"/>
        </w:rPr>
        <w:t>:</w:t>
      </w:r>
      <w:r w:rsidRPr="002643F5">
        <w:rPr>
          <w:rStyle w:val="lit"/>
          <w:rFonts w:ascii="inherit" w:hAnsi="inherit"/>
          <w:color w:val="7D2727"/>
          <w:sz w:val="18"/>
          <w:bdr w:val="none" w:sz="0" w:space="0" w:color="auto" w:frame="1"/>
          <w:shd w:val="clear" w:color="auto" w:fill="EFF0F1"/>
        </w:rPr>
        <w:t>12</w:t>
      </w:r>
      <w:r w:rsidRPr="002643F5">
        <w:rPr>
          <w:rStyle w:val="pun"/>
          <w:rFonts w:ascii="inherit" w:hAnsi="inherit"/>
          <w:color w:val="303336"/>
          <w:sz w:val="18"/>
          <w:bdr w:val="none" w:sz="0" w:space="0" w:color="auto" w:frame="1"/>
          <w:shd w:val="clear" w:color="auto" w:fill="EFF0F1"/>
        </w:rPr>
        <w: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search /etc/hosts for the line with the ip address which will look like this: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172.18.0.4    8886629d38e6</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THIS_DOCKER_CONTAINER_IP_LINE</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`cat /etc/hosts | grep $THIS_CONTAINER_ID_SHORT`</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take the ip address from this</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THIS_DOCKER_CONTAINER_IP</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`(echo $THIS_DOCKER_CONTAINER_IP_LINE | grep -o '[0-9]\+[.][0-9]\+[.][0-9]\+[.][0-9]\+')`</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add the port you want on the end</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Issues here include: django changing port if in use (I think)</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com"/>
          <w:rFonts w:ascii="inherit" w:hAnsi="inherit"/>
          <w:color w:val="858C93"/>
          <w:sz w:val="18"/>
          <w:bdr w:val="none" w:sz="0" w:space="0" w:color="auto" w:frame="1"/>
          <w:shd w:val="clear" w:color="auto" w:fill="EFF0F1"/>
        </w:rPr>
        <w:t># and parallel tests needing multiple ports etc.</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THIS_DOCKER_CONTAINER_TEST_SERVER</w:t>
      </w:r>
      <w:r w:rsidRPr="002643F5">
        <w:rPr>
          <w:rStyle w:val="pun"/>
          <w:rFonts w:ascii="inherit" w:hAnsi="inherit"/>
          <w:color w:val="303336"/>
          <w:sz w:val="18"/>
          <w:bdr w:val="none" w:sz="0" w:space="0" w:color="auto" w:frame="1"/>
          <w:shd w:val="clear" w:color="auto" w:fill="EFF0F1"/>
        </w:rPr>
        <w:t>=</w:t>
      </w:r>
      <w:r w:rsidRPr="002643F5">
        <w:rPr>
          <w:rStyle w:val="str"/>
          <w:rFonts w:ascii="inherit" w:hAnsi="inherit"/>
          <w:color w:val="7D2727"/>
          <w:sz w:val="18"/>
          <w:bdr w:val="none" w:sz="0" w:space="0" w:color="auto" w:frame="1"/>
          <w:shd w:val="clear" w:color="auto" w:fill="EFF0F1"/>
        </w:rPr>
        <w:t>"$THIS_DOCKER_CONTAINER_IP:8081"</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echo </w:t>
      </w:r>
      <w:r w:rsidRPr="002643F5">
        <w:rPr>
          <w:rStyle w:val="str"/>
          <w:rFonts w:ascii="inherit" w:hAnsi="inherit"/>
          <w:color w:val="7D2727"/>
          <w:sz w:val="18"/>
          <w:bdr w:val="none" w:sz="0" w:space="0" w:color="auto" w:frame="1"/>
          <w:shd w:val="clear" w:color="auto" w:fill="EFF0F1"/>
        </w:rPr>
        <w:t>"this docker container test server = $THIS_DOCKER_CONTAINER_TEST_SERVER"</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pln"/>
          <w:rFonts w:ascii="inherit" w:hAnsi="inherit"/>
          <w:color w:val="303336"/>
          <w:sz w:val="18"/>
          <w:bdr w:val="none" w:sz="0" w:space="0" w:color="auto" w:frame="1"/>
          <w:shd w:val="clear" w:color="auto" w:fill="EFF0F1"/>
        </w:rPr>
        <w:t xml:space="preserve">  </w:t>
      </w:r>
      <w:r w:rsidRPr="002643F5">
        <w:rPr>
          <w:rStyle w:val="kwd"/>
          <w:rFonts w:ascii="inherit" w:hAnsi="inherit"/>
          <w:color w:val="101094"/>
          <w:sz w:val="18"/>
          <w:bdr w:val="none" w:sz="0" w:space="0" w:color="auto" w:frame="1"/>
          <w:shd w:val="clear" w:color="auto" w:fill="EFF0F1"/>
        </w:rPr>
        <w:t>export</w:t>
      </w:r>
      <w:r w:rsidRPr="002643F5">
        <w:rPr>
          <w:rStyle w:val="pln"/>
          <w:rFonts w:ascii="inherit" w:hAnsi="inherit"/>
          <w:color w:val="303336"/>
          <w:sz w:val="18"/>
          <w:bdr w:val="none" w:sz="0" w:space="0" w:color="auto" w:frame="1"/>
          <w:shd w:val="clear" w:color="auto" w:fill="EFF0F1"/>
        </w:rPr>
        <w:t xml:space="preserve"> DJANGO_LIVE_TEST_SERVER_ADDRESS</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$THIS_DOCKER_CONTAINER_TEST_SERVER</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r w:rsidRPr="002643F5">
        <w:rPr>
          <w:rStyle w:val="kwd"/>
          <w:rFonts w:ascii="inherit" w:hAnsi="inherit"/>
          <w:color w:val="101094"/>
          <w:sz w:val="18"/>
          <w:bdr w:val="none" w:sz="0" w:space="0" w:color="auto" w:frame="1"/>
          <w:shd w:val="clear" w:color="auto" w:fill="EFF0F1"/>
        </w:rPr>
        <w:t>fi</w:t>
      </w: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Style w:val="pln"/>
          <w:rFonts w:ascii="inherit" w:hAnsi="inherit"/>
          <w:color w:val="303336"/>
          <w:sz w:val="18"/>
          <w:bdr w:val="none" w:sz="0" w:space="0" w:color="auto" w:frame="1"/>
          <w:shd w:val="clear" w:color="auto" w:fill="EFF0F1"/>
        </w:rPr>
      </w:pPr>
    </w:p>
    <w:p w:rsidR="002643F5" w:rsidRPr="002643F5" w:rsidRDefault="002643F5" w:rsidP="002643F5">
      <w:pPr>
        <w:pStyle w:val="HTMLPreformatted"/>
        <w:shd w:val="clear" w:color="auto" w:fill="EFF0F1"/>
        <w:textAlignment w:val="baseline"/>
        <w:rPr>
          <w:rFonts w:ascii="Consolas" w:hAnsi="Consolas"/>
          <w:color w:val="393318"/>
          <w:sz w:val="18"/>
        </w:rPr>
      </w:pPr>
      <w:r w:rsidRPr="002643F5">
        <w:rPr>
          <w:rStyle w:val="kwd"/>
          <w:rFonts w:ascii="inherit" w:hAnsi="inherit"/>
          <w:color w:val="101094"/>
          <w:sz w:val="18"/>
          <w:bdr w:val="none" w:sz="0" w:space="0" w:color="auto" w:frame="1"/>
          <w:shd w:val="clear" w:color="auto" w:fill="EFF0F1"/>
        </w:rPr>
        <w:t>eval</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w:t>
      </w:r>
    </w:p>
    <w:p w:rsidR="002643F5" w:rsidRPr="002643F5" w:rsidRDefault="002643F5" w:rsidP="002643F5">
      <w:pPr>
        <w:pStyle w:val="Heading3"/>
        <w:shd w:val="clear" w:color="auto" w:fill="FFFFFF"/>
        <w:spacing w:before="0" w:after="240"/>
        <w:textAlignment w:val="baseline"/>
        <w:rPr>
          <w:rFonts w:ascii="Arial" w:hAnsi="Arial" w:cs="Arial"/>
          <w:color w:val="242729"/>
          <w:szCs w:val="26"/>
        </w:rPr>
      </w:pPr>
      <w:r w:rsidRPr="002643F5">
        <w:rPr>
          <w:rFonts w:ascii="Arial" w:hAnsi="Arial" w:cs="Arial"/>
          <w:b/>
          <w:bCs/>
          <w:color w:val="242729"/>
          <w:szCs w:val="26"/>
        </w:rPr>
        <w:t>In your django settings file</w:t>
      </w:r>
    </w:p>
    <w:p w:rsidR="002643F5" w:rsidRPr="002643F5" w:rsidRDefault="002643F5" w:rsidP="002643F5">
      <w:pPr>
        <w:pStyle w:val="HTMLPreformatted"/>
        <w:shd w:val="clear" w:color="auto" w:fill="EFF0F1"/>
        <w:textAlignment w:val="baseline"/>
        <w:rPr>
          <w:rFonts w:ascii="Consolas" w:hAnsi="Consolas"/>
          <w:color w:val="393318"/>
          <w:sz w:val="18"/>
        </w:rPr>
      </w:pPr>
      <w:r w:rsidRPr="002643F5">
        <w:rPr>
          <w:rStyle w:val="pln"/>
          <w:rFonts w:ascii="inherit" w:hAnsi="inherit"/>
          <w:color w:val="303336"/>
          <w:sz w:val="18"/>
          <w:bdr w:val="none" w:sz="0" w:space="0" w:color="auto" w:frame="1"/>
          <w:shd w:val="clear" w:color="auto" w:fill="EFF0F1"/>
        </w:rPr>
        <w:t xml:space="preserve">SITE_DOMAIN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 </w:t>
      </w:r>
      <w:r w:rsidRPr="002643F5">
        <w:rPr>
          <w:rStyle w:val="str"/>
          <w:rFonts w:ascii="inherit" w:hAnsi="inherit"/>
          <w:color w:val="7D2727"/>
          <w:sz w:val="18"/>
          <w:bdr w:val="none" w:sz="0" w:space="0" w:color="auto" w:frame="1"/>
          <w:shd w:val="clear" w:color="auto" w:fill="EFF0F1"/>
        </w:rPr>
        <w:t>'django'</w:t>
      </w:r>
    </w:p>
    <w:p w:rsidR="002643F5" w:rsidRPr="002643F5" w:rsidRDefault="002643F5" w:rsidP="002643F5">
      <w:pPr>
        <w:pStyle w:val="Heading3"/>
        <w:shd w:val="clear" w:color="auto" w:fill="FFFFFF"/>
        <w:spacing w:before="0" w:after="240"/>
        <w:textAlignment w:val="baseline"/>
        <w:rPr>
          <w:rFonts w:ascii="Arial" w:hAnsi="Arial" w:cs="Arial"/>
          <w:color w:val="242729"/>
          <w:szCs w:val="26"/>
        </w:rPr>
      </w:pPr>
      <w:r w:rsidRPr="002643F5">
        <w:rPr>
          <w:rFonts w:ascii="Arial" w:hAnsi="Arial" w:cs="Arial"/>
          <w:b/>
          <w:bCs/>
          <w:color w:val="242729"/>
          <w:szCs w:val="26"/>
        </w:rPr>
        <w:t>Then to run your tests</w:t>
      </w:r>
    </w:p>
    <w:p w:rsidR="002643F5" w:rsidRPr="002643F5" w:rsidRDefault="002643F5" w:rsidP="002643F5">
      <w:pPr>
        <w:pStyle w:val="HTMLPreformatted"/>
        <w:shd w:val="clear" w:color="auto" w:fill="EFF0F1"/>
        <w:textAlignment w:val="baseline"/>
        <w:rPr>
          <w:rFonts w:ascii="Consolas" w:hAnsi="Consolas"/>
          <w:color w:val="393318"/>
          <w:sz w:val="18"/>
        </w:rPr>
      </w:pPr>
      <w:r w:rsidRPr="002643F5">
        <w:rPr>
          <w:rStyle w:val="pln"/>
          <w:rFonts w:ascii="inherit" w:hAnsi="inherit"/>
          <w:color w:val="303336"/>
          <w:sz w:val="18"/>
          <w:bdr w:val="none" w:sz="0" w:space="0" w:color="auto" w:frame="1"/>
          <w:shd w:val="clear" w:color="auto" w:fill="EFF0F1"/>
        </w:rPr>
        <w:t>docker</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 xml:space="preserve">compose run django </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manage</w:t>
      </w:r>
      <w:r w:rsidRPr="002643F5">
        <w:rPr>
          <w:rStyle w:val="pun"/>
          <w:rFonts w:ascii="inherit" w:hAnsi="inherit"/>
          <w:color w:val="303336"/>
          <w:sz w:val="18"/>
          <w:bdr w:val="none" w:sz="0" w:space="0" w:color="auto" w:frame="1"/>
          <w:shd w:val="clear" w:color="auto" w:fill="EFF0F1"/>
        </w:rPr>
        <w:t>.</w:t>
      </w:r>
      <w:r w:rsidRPr="002643F5">
        <w:rPr>
          <w:rStyle w:val="pln"/>
          <w:rFonts w:ascii="inherit" w:hAnsi="inherit"/>
          <w:color w:val="303336"/>
          <w:sz w:val="18"/>
          <w:bdr w:val="none" w:sz="0" w:space="0" w:color="auto" w:frame="1"/>
          <w:shd w:val="clear" w:color="auto" w:fill="EFF0F1"/>
        </w:rPr>
        <w:t>py test</w:t>
      </w:r>
    </w:p>
    <w:p w:rsidR="002643F5" w:rsidRDefault="002643F5" w:rsidP="002643F5">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23"/>
          <w:szCs w:val="23"/>
        </w:rPr>
        <w:t>44.)</w:t>
      </w:r>
      <w:r w:rsidRPr="002643F5">
        <w:rPr>
          <w:rFonts w:ascii="Arial" w:hAnsi="Arial" w:cs="Arial"/>
          <w:color w:val="242729"/>
          <w:sz w:val="33"/>
          <w:szCs w:val="33"/>
        </w:rPr>
        <w:t xml:space="preserve"> </w:t>
      </w:r>
      <w:hyperlink r:id="rId231" w:history="1">
        <w:r w:rsidRPr="002643F5">
          <w:rPr>
            <w:rStyle w:val="Hyperlink"/>
            <w:rFonts w:ascii="inherit" w:eastAsiaTheme="majorEastAsia" w:hAnsi="inherit" w:cs="Arial"/>
            <w:b w:val="0"/>
            <w:bCs w:val="0"/>
            <w:color w:val="242729"/>
            <w:sz w:val="30"/>
            <w:szCs w:val="36"/>
            <w:bdr w:val="none" w:sz="0" w:space="0" w:color="auto" w:frame="1"/>
          </w:rPr>
          <w:t>Docker named volumes vs DOC (data-only-containers)</w:t>
        </w:r>
      </w:hyperlink>
    </w:p>
    <w:p w:rsidR="002643F5" w:rsidRPr="002643F5" w:rsidRDefault="002643F5" w:rsidP="002643F5">
      <w:pPr>
        <w:shd w:val="clear" w:color="auto" w:fill="FFFFFF"/>
        <w:spacing w:after="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Up to recent version of Docker (v1.10), we were thought that we can use DOC: </w:t>
      </w:r>
      <w:r w:rsidRPr="002643F5">
        <w:rPr>
          <w:rFonts w:ascii="inherit" w:eastAsia="Times New Roman" w:hAnsi="inherit" w:cs="Arial"/>
          <w:i/>
          <w:iCs/>
          <w:color w:val="242729"/>
          <w:sz w:val="21"/>
          <w:szCs w:val="23"/>
          <w:bdr w:val="none" w:sz="0" w:space="0" w:color="auto" w:frame="1"/>
        </w:rPr>
        <w:t>data-only containers</w:t>
      </w:r>
      <w:r w:rsidRPr="002643F5">
        <w:rPr>
          <w:rFonts w:ascii="Arial" w:eastAsia="Times New Roman" w:hAnsi="Arial" w:cs="Arial"/>
          <w:color w:val="242729"/>
          <w:szCs w:val="23"/>
        </w:rPr>
        <w:t>. So I would create such DOC (based on e.g. busybox) and use </w:t>
      </w:r>
      <w:r w:rsidRPr="002643F5">
        <w:rPr>
          <w:rFonts w:ascii="Consolas" w:eastAsia="Times New Roman" w:hAnsi="Consolas" w:cs="Courier New"/>
          <w:color w:val="242729"/>
          <w:sz w:val="18"/>
          <w:szCs w:val="20"/>
          <w:bdr w:val="none" w:sz="0" w:space="0" w:color="auto" w:frame="1"/>
          <w:shd w:val="clear" w:color="auto" w:fill="EFF0F1"/>
        </w:rPr>
        <w:t>--volumes-from</w:t>
      </w:r>
      <w:r w:rsidRPr="002643F5">
        <w:rPr>
          <w:rFonts w:ascii="Arial" w:eastAsia="Times New Roman" w:hAnsi="Arial" w:cs="Arial"/>
          <w:color w:val="242729"/>
          <w:szCs w:val="23"/>
        </w:rPr>
        <w:t> to link it to my container. You can still read about this in </w:t>
      </w:r>
      <w:hyperlink r:id="rId232" w:anchor="creating-and-mounting-a-data-volume-container" w:history="1">
        <w:r w:rsidRPr="002643F5">
          <w:rPr>
            <w:rFonts w:ascii="inherit" w:eastAsia="Times New Roman" w:hAnsi="inherit" w:cs="Arial"/>
            <w:color w:val="005999"/>
            <w:sz w:val="21"/>
            <w:szCs w:val="23"/>
            <w:u w:val="single"/>
            <w:bdr w:val="none" w:sz="0" w:space="0" w:color="auto" w:frame="1"/>
          </w:rPr>
          <w:t>Docker documentation</w:t>
        </w:r>
      </w:hyperlink>
      <w:r w:rsidRPr="002643F5">
        <w:rPr>
          <w:rFonts w:ascii="Arial" w:eastAsia="Times New Roman" w:hAnsi="Arial" w:cs="Arial"/>
          <w:color w:val="242729"/>
          <w:szCs w:val="23"/>
        </w:rPr>
        <w:t>.</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With new version of docker, it is said that instead of DOC we should use </w:t>
      </w:r>
      <w:r w:rsidRPr="002643F5">
        <w:rPr>
          <w:rFonts w:ascii="Consolas" w:eastAsia="Times New Roman" w:hAnsi="Consolas" w:cs="Courier New"/>
          <w:color w:val="242729"/>
          <w:sz w:val="18"/>
          <w:szCs w:val="20"/>
          <w:bdr w:val="none" w:sz="0" w:space="0" w:color="auto" w:frame="1"/>
          <w:shd w:val="clear" w:color="auto" w:fill="EFF0F1"/>
        </w:rPr>
        <w:t>named volumes</w:t>
      </w:r>
      <w:r w:rsidRPr="002643F5">
        <w:rPr>
          <w:rFonts w:ascii="Arial" w:eastAsia="Times New Roman" w:hAnsi="Arial" w:cs="Arial"/>
          <w:color w:val="242729"/>
          <w:szCs w:val="23"/>
        </w:rPr>
        <w:t>. Here is an example of </w:t>
      </w:r>
      <w:r w:rsidRPr="002643F5">
        <w:rPr>
          <w:rFonts w:ascii="Consolas" w:eastAsia="Times New Roman" w:hAnsi="Consolas" w:cs="Courier New"/>
          <w:color w:val="242729"/>
          <w:sz w:val="18"/>
          <w:szCs w:val="20"/>
          <w:bdr w:val="none" w:sz="0" w:space="0" w:color="auto" w:frame="1"/>
          <w:shd w:val="clear" w:color="auto" w:fill="EFF0F1"/>
        </w:rPr>
        <w:t>docker-compose.yml</w:t>
      </w:r>
      <w:r w:rsidRPr="002643F5">
        <w:rPr>
          <w:rFonts w:ascii="Arial" w:eastAsia="Times New Roman" w:hAnsi="Arial" w:cs="Arial"/>
          <w:color w:val="242729"/>
          <w:szCs w:val="23"/>
        </w:rPr>
        <w:t>:</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version: '2'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services: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elasticsearch:</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image: elasticsearch:2.2.0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command: elasticsearch -Des.network.host=0.0.0.0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ports: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 "9201:9200"</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lastRenderedPageBreak/>
        <w:t xml:space="preserve">    volumes:</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 "es-data:/usr/share/elasticsearch/data"</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volumes:    </w:t>
      </w:r>
    </w:p>
    <w:p w:rsidR="002643F5" w:rsidRPr="002643F5" w:rsidRDefault="002643F5" w:rsidP="002643F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2643F5">
        <w:rPr>
          <w:rFonts w:ascii="Consolas" w:eastAsia="Times New Roman" w:hAnsi="Consolas" w:cs="Courier New"/>
          <w:color w:val="242729"/>
          <w:sz w:val="18"/>
          <w:szCs w:val="20"/>
          <w:bdr w:val="none" w:sz="0" w:space="0" w:color="auto" w:frame="1"/>
          <w:shd w:val="clear" w:color="auto" w:fill="EFF0F1"/>
        </w:rPr>
        <w:t xml:space="preserve">  es-data:</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Here we created and use named volume </w:t>
      </w:r>
      <w:r w:rsidRPr="002643F5">
        <w:rPr>
          <w:rFonts w:ascii="Consolas" w:eastAsia="Times New Roman" w:hAnsi="Consolas" w:cs="Courier New"/>
          <w:color w:val="242729"/>
          <w:sz w:val="18"/>
          <w:szCs w:val="20"/>
          <w:bdr w:val="none" w:sz="0" w:space="0" w:color="auto" w:frame="1"/>
          <w:shd w:val="clear" w:color="auto" w:fill="EFF0F1"/>
        </w:rPr>
        <w:t>es-data</w:t>
      </w:r>
      <w:r w:rsidRPr="002643F5">
        <w:rPr>
          <w:rFonts w:ascii="Arial" w:eastAsia="Times New Roman" w:hAnsi="Arial" w:cs="Arial"/>
          <w:color w:val="242729"/>
          <w:szCs w:val="23"/>
        </w:rPr>
        <w:t>.</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Cs w:val="23"/>
        </w:rPr>
      </w:pPr>
      <w:r w:rsidRPr="002643F5">
        <w:rPr>
          <w:rFonts w:ascii="Arial" w:eastAsia="Times New Roman" w:hAnsi="Arial" w:cs="Arial"/>
          <w:color w:val="242729"/>
          <w:szCs w:val="23"/>
        </w:rPr>
        <w:t>There is still not much documentation on this new feature. I am asking:</w:t>
      </w:r>
    </w:p>
    <w:p w:rsidR="002643F5" w:rsidRPr="002643F5" w:rsidRDefault="002643F5" w:rsidP="002643F5">
      <w:pPr>
        <w:numPr>
          <w:ilvl w:val="0"/>
          <w:numId w:val="31"/>
        </w:numPr>
        <w:shd w:val="clear" w:color="auto" w:fill="FFFFFF"/>
        <w:spacing w:line="240" w:lineRule="auto"/>
        <w:ind w:left="450"/>
        <w:textAlignment w:val="baseline"/>
        <w:rPr>
          <w:rFonts w:ascii="inherit" w:eastAsia="Times New Roman" w:hAnsi="inherit" w:cs="Arial"/>
          <w:color w:val="242729"/>
          <w:sz w:val="21"/>
          <w:szCs w:val="23"/>
        </w:rPr>
      </w:pPr>
      <w:r w:rsidRPr="002643F5">
        <w:rPr>
          <w:rFonts w:ascii="inherit" w:eastAsia="Times New Roman" w:hAnsi="inherit" w:cs="Arial"/>
          <w:color w:val="242729"/>
          <w:sz w:val="21"/>
          <w:szCs w:val="23"/>
        </w:rPr>
        <w:t>Can we replace DOC with named containers? How long volume is persisted? What if I remove the container that is using it?</w:t>
      </w:r>
    </w:p>
    <w:p w:rsidR="002643F5" w:rsidRPr="002643F5" w:rsidRDefault="002643F5" w:rsidP="002643F5">
      <w:pPr>
        <w:numPr>
          <w:ilvl w:val="0"/>
          <w:numId w:val="31"/>
        </w:numPr>
        <w:shd w:val="clear" w:color="auto" w:fill="FFFFFF"/>
        <w:spacing w:after="0" w:line="240" w:lineRule="auto"/>
        <w:ind w:left="450"/>
        <w:textAlignment w:val="baseline"/>
        <w:rPr>
          <w:rFonts w:ascii="inherit" w:eastAsia="Times New Roman" w:hAnsi="inherit" w:cs="Arial"/>
          <w:color w:val="242729"/>
          <w:sz w:val="21"/>
          <w:szCs w:val="23"/>
        </w:rPr>
      </w:pPr>
      <w:r w:rsidRPr="002643F5">
        <w:rPr>
          <w:rFonts w:ascii="inherit" w:eastAsia="Times New Roman" w:hAnsi="inherit" w:cs="Arial"/>
          <w:color w:val="242729"/>
          <w:sz w:val="21"/>
          <w:szCs w:val="23"/>
        </w:rPr>
        <w:t>How can we e.g. backup now? Previously, I could </w:t>
      </w:r>
      <w:r w:rsidRPr="002643F5">
        <w:rPr>
          <w:rFonts w:ascii="Consolas" w:eastAsia="Times New Roman" w:hAnsi="Consolas" w:cs="Courier New"/>
          <w:color w:val="242729"/>
          <w:sz w:val="18"/>
          <w:szCs w:val="20"/>
          <w:bdr w:val="none" w:sz="0" w:space="0" w:color="auto" w:frame="1"/>
          <w:shd w:val="clear" w:color="auto" w:fill="EFF0F1"/>
        </w:rPr>
        <w:t>docker run --rm --volumes-from es-data ...</w:t>
      </w:r>
      <w:r w:rsidRPr="002643F5">
        <w:rPr>
          <w:rFonts w:ascii="inherit" w:eastAsia="Times New Roman" w:hAnsi="inherit" w:cs="Arial"/>
          <w:color w:val="242729"/>
          <w:sz w:val="21"/>
          <w:szCs w:val="23"/>
        </w:rPr>
        <w:t> and then </w:t>
      </w:r>
      <w:r w:rsidRPr="002643F5">
        <w:rPr>
          <w:rFonts w:ascii="Consolas" w:eastAsia="Times New Roman" w:hAnsi="Consolas" w:cs="Courier New"/>
          <w:color w:val="242729"/>
          <w:sz w:val="18"/>
          <w:szCs w:val="20"/>
          <w:bdr w:val="none" w:sz="0" w:space="0" w:color="auto" w:frame="1"/>
          <w:shd w:val="clear" w:color="auto" w:fill="EFF0F1"/>
        </w:rPr>
        <w:t>tar</w:t>
      </w:r>
      <w:r w:rsidRPr="002643F5">
        <w:rPr>
          <w:rFonts w:ascii="inherit" w:eastAsia="Times New Roman" w:hAnsi="inherit" w:cs="Arial"/>
          <w:color w:val="242729"/>
          <w:sz w:val="21"/>
          <w:szCs w:val="23"/>
        </w:rPr>
        <w:t> it.</w:t>
      </w:r>
    </w:p>
    <w:p w:rsidR="002643F5" w:rsidRPr="002643F5" w:rsidRDefault="002643F5" w:rsidP="002643F5">
      <w:pPr>
        <w:pStyle w:val="NormalWeb"/>
        <w:shd w:val="clear" w:color="auto" w:fill="FFF8DC"/>
        <w:spacing w:before="0" w:beforeAutospacing="0" w:after="0" w:afterAutospacing="0"/>
        <w:textAlignment w:val="baseline"/>
        <w:rPr>
          <w:rFonts w:ascii="inherit" w:hAnsi="inherit" w:cs="Arial"/>
          <w:color w:val="242729"/>
          <w:sz w:val="19"/>
          <w:szCs w:val="23"/>
        </w:rPr>
      </w:pPr>
      <w:r>
        <w:rPr>
          <w:rFonts w:ascii="Arial" w:hAnsi="Arial" w:cs="Arial"/>
          <w:color w:val="242729"/>
          <w:sz w:val="23"/>
          <w:szCs w:val="23"/>
        </w:rPr>
        <w:t>-</w:t>
      </w:r>
      <w:r w:rsidRPr="002643F5">
        <w:rPr>
          <w:rFonts w:ascii="Arial" w:hAnsi="Arial" w:cs="Arial"/>
          <w:color w:val="242729"/>
          <w:sz w:val="23"/>
          <w:szCs w:val="23"/>
        </w:rPr>
        <w:sym w:font="Wingdings" w:char="F0E0"/>
      </w:r>
      <w:r w:rsidRPr="002643F5">
        <w:rPr>
          <w:rFonts w:ascii="inherit" w:hAnsi="inherit" w:cs="Arial"/>
          <w:color w:val="242729"/>
          <w:sz w:val="19"/>
          <w:szCs w:val="23"/>
        </w:rPr>
        <w:t>Can we replace DOC with named containers?</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0"/>
          <w:szCs w:val="23"/>
        </w:rPr>
      </w:pPr>
      <w:r w:rsidRPr="002643F5">
        <w:rPr>
          <w:rFonts w:ascii="Arial" w:eastAsia="Times New Roman" w:hAnsi="Arial" w:cs="Arial"/>
          <w:color w:val="242729"/>
          <w:sz w:val="20"/>
          <w:szCs w:val="23"/>
        </w:rPr>
        <w:t>In many cases, yes, named containers will be a better option.</w:t>
      </w:r>
    </w:p>
    <w:p w:rsidR="002643F5" w:rsidRPr="002643F5" w:rsidRDefault="002643F5" w:rsidP="002643F5">
      <w:pPr>
        <w:shd w:val="clear" w:color="auto" w:fill="FFF8DC"/>
        <w:spacing w:line="240" w:lineRule="auto"/>
        <w:textAlignment w:val="baseline"/>
        <w:rPr>
          <w:rFonts w:ascii="inherit" w:eastAsia="Times New Roman" w:hAnsi="inherit" w:cs="Arial"/>
          <w:color w:val="242729"/>
          <w:sz w:val="19"/>
          <w:szCs w:val="23"/>
        </w:rPr>
      </w:pPr>
      <w:r w:rsidRPr="002643F5">
        <w:rPr>
          <w:rFonts w:ascii="inherit" w:eastAsia="Times New Roman" w:hAnsi="inherit" w:cs="Arial"/>
          <w:color w:val="242729"/>
          <w:sz w:val="19"/>
          <w:szCs w:val="23"/>
        </w:rPr>
        <w:t>How long volume is persisted? What if I remove the container that is using it?</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0"/>
          <w:szCs w:val="23"/>
        </w:rPr>
      </w:pPr>
      <w:r w:rsidRPr="002643F5">
        <w:rPr>
          <w:rFonts w:ascii="Arial" w:eastAsia="Times New Roman" w:hAnsi="Arial" w:cs="Arial"/>
          <w:color w:val="242729"/>
          <w:sz w:val="20"/>
          <w:szCs w:val="23"/>
        </w:rPr>
        <w:t>If you remove the container, the volume will still be there. The only way to remove the volume is to use </w:t>
      </w:r>
      <w:r w:rsidRPr="002643F5">
        <w:rPr>
          <w:rFonts w:ascii="Consolas" w:eastAsia="Times New Roman" w:hAnsi="Consolas" w:cs="Courier New"/>
          <w:color w:val="242729"/>
          <w:sz w:val="16"/>
          <w:szCs w:val="20"/>
          <w:bdr w:val="none" w:sz="0" w:space="0" w:color="auto" w:frame="1"/>
          <w:shd w:val="clear" w:color="auto" w:fill="EFF0F1"/>
        </w:rPr>
        <w:t>docker-compose down -v</w:t>
      </w:r>
      <w:r w:rsidRPr="002643F5">
        <w:rPr>
          <w:rFonts w:ascii="Arial" w:eastAsia="Times New Roman" w:hAnsi="Arial" w:cs="Arial"/>
          <w:color w:val="242729"/>
          <w:sz w:val="20"/>
          <w:szCs w:val="23"/>
        </w:rPr>
        <w:t> or </w:t>
      </w:r>
      <w:r w:rsidRPr="002643F5">
        <w:rPr>
          <w:rFonts w:ascii="Consolas" w:eastAsia="Times New Roman" w:hAnsi="Consolas" w:cs="Courier New"/>
          <w:color w:val="242729"/>
          <w:sz w:val="16"/>
          <w:szCs w:val="20"/>
          <w:bdr w:val="none" w:sz="0" w:space="0" w:color="auto" w:frame="1"/>
          <w:shd w:val="clear" w:color="auto" w:fill="EFF0F1"/>
        </w:rPr>
        <w:t>docker volume rm &lt;volume name&gt;</w:t>
      </w:r>
      <w:r w:rsidRPr="002643F5">
        <w:rPr>
          <w:rFonts w:ascii="Arial" w:eastAsia="Times New Roman" w:hAnsi="Arial" w:cs="Arial"/>
          <w:color w:val="242729"/>
          <w:sz w:val="20"/>
          <w:szCs w:val="23"/>
        </w:rPr>
        <w:t>.</w:t>
      </w:r>
    </w:p>
    <w:p w:rsidR="002643F5" w:rsidRPr="002643F5" w:rsidRDefault="002643F5" w:rsidP="002643F5">
      <w:pPr>
        <w:shd w:val="clear" w:color="auto" w:fill="FFF8DC"/>
        <w:spacing w:line="240" w:lineRule="auto"/>
        <w:textAlignment w:val="baseline"/>
        <w:rPr>
          <w:rFonts w:ascii="inherit" w:eastAsia="Times New Roman" w:hAnsi="inherit" w:cs="Arial"/>
          <w:color w:val="242729"/>
          <w:sz w:val="19"/>
          <w:szCs w:val="23"/>
        </w:rPr>
      </w:pPr>
      <w:r w:rsidRPr="002643F5">
        <w:rPr>
          <w:rFonts w:ascii="inherit" w:eastAsia="Times New Roman" w:hAnsi="inherit" w:cs="Arial"/>
          <w:color w:val="242729"/>
          <w:sz w:val="19"/>
          <w:szCs w:val="23"/>
        </w:rPr>
        <w:t>How can we e.g. backup now? Previously, I could docker run --rm --volumes-from es-data ... and then tar it.</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0"/>
          <w:szCs w:val="23"/>
        </w:rPr>
      </w:pPr>
      <w:r w:rsidRPr="002643F5">
        <w:rPr>
          <w:rFonts w:ascii="Arial" w:eastAsia="Times New Roman" w:hAnsi="Arial" w:cs="Arial"/>
          <w:color w:val="242729"/>
          <w:sz w:val="20"/>
          <w:szCs w:val="23"/>
        </w:rPr>
        <w:t>Instead of </w:t>
      </w:r>
      <w:r w:rsidRPr="002643F5">
        <w:rPr>
          <w:rFonts w:ascii="Consolas" w:eastAsia="Times New Roman" w:hAnsi="Consolas" w:cs="Courier New"/>
          <w:color w:val="242729"/>
          <w:sz w:val="16"/>
          <w:szCs w:val="20"/>
          <w:bdr w:val="none" w:sz="0" w:space="0" w:color="auto" w:frame="1"/>
          <w:shd w:val="clear" w:color="auto" w:fill="EFF0F1"/>
        </w:rPr>
        <w:t>--volumes-from</w:t>
      </w:r>
      <w:r w:rsidRPr="002643F5">
        <w:rPr>
          <w:rFonts w:ascii="Arial" w:eastAsia="Times New Roman" w:hAnsi="Arial" w:cs="Arial"/>
          <w:color w:val="242729"/>
          <w:sz w:val="20"/>
          <w:szCs w:val="23"/>
        </w:rPr>
        <w:t>, you can use </w:t>
      </w:r>
      <w:r w:rsidRPr="002643F5">
        <w:rPr>
          <w:rFonts w:ascii="Consolas" w:eastAsia="Times New Roman" w:hAnsi="Consolas" w:cs="Courier New"/>
          <w:color w:val="242729"/>
          <w:sz w:val="16"/>
          <w:szCs w:val="20"/>
          <w:bdr w:val="none" w:sz="0" w:space="0" w:color="auto" w:frame="1"/>
          <w:shd w:val="clear" w:color="auto" w:fill="EFF0F1"/>
        </w:rPr>
        <w:t>--volume=&lt;volume name&gt;</w:t>
      </w:r>
      <w:r w:rsidRPr="002643F5">
        <w:rPr>
          <w:rFonts w:ascii="Arial" w:eastAsia="Times New Roman" w:hAnsi="Arial" w:cs="Arial"/>
          <w:color w:val="242729"/>
          <w:sz w:val="20"/>
          <w:szCs w:val="23"/>
        </w:rPr>
        <w:t>.</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0"/>
          <w:szCs w:val="23"/>
        </w:rPr>
      </w:pPr>
      <w:r w:rsidRPr="002643F5">
        <w:rPr>
          <w:rFonts w:ascii="Arial" w:eastAsia="Times New Roman" w:hAnsi="Arial" w:cs="Arial"/>
          <w:color w:val="242729"/>
          <w:sz w:val="20"/>
          <w:szCs w:val="23"/>
        </w:rPr>
        <w:t>Note that volumes created by </w:t>
      </w:r>
      <w:r w:rsidRPr="002643F5">
        <w:rPr>
          <w:rFonts w:ascii="Consolas" w:eastAsia="Times New Roman" w:hAnsi="Consolas" w:cs="Courier New"/>
          <w:color w:val="242729"/>
          <w:sz w:val="16"/>
          <w:szCs w:val="20"/>
          <w:bdr w:val="none" w:sz="0" w:space="0" w:color="auto" w:frame="1"/>
          <w:shd w:val="clear" w:color="auto" w:fill="EFF0F1"/>
        </w:rPr>
        <w:t>docker-compose</w:t>
      </w:r>
      <w:r w:rsidRPr="002643F5">
        <w:rPr>
          <w:rFonts w:ascii="Arial" w:eastAsia="Times New Roman" w:hAnsi="Arial" w:cs="Arial"/>
          <w:color w:val="242729"/>
          <w:sz w:val="20"/>
          <w:szCs w:val="23"/>
        </w:rPr>
        <w:t> are always prefixed with the project name, so if you use it with a </w:t>
      </w:r>
      <w:r w:rsidRPr="002643F5">
        <w:rPr>
          <w:rFonts w:ascii="Consolas" w:eastAsia="Times New Roman" w:hAnsi="Consolas" w:cs="Courier New"/>
          <w:color w:val="242729"/>
          <w:sz w:val="16"/>
          <w:szCs w:val="20"/>
          <w:bdr w:val="none" w:sz="0" w:space="0" w:color="auto" w:frame="1"/>
          <w:shd w:val="clear" w:color="auto" w:fill="EFF0F1"/>
        </w:rPr>
        <w:t>docker</w:t>
      </w:r>
      <w:r w:rsidRPr="002643F5">
        <w:rPr>
          <w:rFonts w:ascii="Arial" w:eastAsia="Times New Roman" w:hAnsi="Arial" w:cs="Arial"/>
          <w:color w:val="242729"/>
          <w:sz w:val="20"/>
          <w:szCs w:val="23"/>
        </w:rPr>
        <w:t> command the full name is actually </w:t>
      </w:r>
      <w:r w:rsidRPr="002643F5">
        <w:rPr>
          <w:rFonts w:ascii="Consolas" w:eastAsia="Times New Roman" w:hAnsi="Consolas" w:cs="Courier New"/>
          <w:color w:val="242729"/>
          <w:sz w:val="16"/>
          <w:szCs w:val="20"/>
          <w:bdr w:val="none" w:sz="0" w:space="0" w:color="auto" w:frame="1"/>
          <w:shd w:val="clear" w:color="auto" w:fill="EFF0F1"/>
        </w:rPr>
        <w:t>&lt;project_name&gt;_es-data</w:t>
      </w:r>
      <w:r w:rsidRPr="002643F5">
        <w:rPr>
          <w:rFonts w:ascii="Arial" w:eastAsia="Times New Roman" w:hAnsi="Arial" w:cs="Arial"/>
          <w:color w:val="242729"/>
          <w:sz w:val="20"/>
          <w:szCs w:val="23"/>
        </w:rPr>
        <w:t>.</w:t>
      </w:r>
    </w:p>
    <w:p w:rsidR="002643F5" w:rsidRPr="002643F5" w:rsidRDefault="002643F5" w:rsidP="002643F5">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23"/>
          <w:szCs w:val="23"/>
        </w:rPr>
        <w:t>45.)</w:t>
      </w:r>
      <w:r w:rsidRPr="002643F5">
        <w:rPr>
          <w:rFonts w:ascii="Arial" w:hAnsi="Arial" w:cs="Arial"/>
          <w:color w:val="242729"/>
          <w:sz w:val="33"/>
          <w:szCs w:val="33"/>
        </w:rPr>
        <w:t xml:space="preserve"> </w:t>
      </w:r>
      <w:hyperlink r:id="rId233" w:history="1">
        <w:r w:rsidRPr="002643F5">
          <w:rPr>
            <w:rFonts w:ascii="inherit" w:hAnsi="inherit" w:cs="Arial"/>
            <w:b w:val="0"/>
            <w:bCs w:val="0"/>
            <w:color w:val="242729"/>
            <w:sz w:val="32"/>
            <w:szCs w:val="36"/>
            <w:u w:val="single"/>
            <w:bdr w:val="none" w:sz="0" w:space="0" w:color="auto" w:frame="1"/>
          </w:rPr>
          <w:t>docker with shared folder d drive</w:t>
        </w:r>
      </w:hyperlink>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I'm trying to get docker to mount my d drive. Have been struggling with a lot of stack and git, and none of them seem to work for me.</w:t>
      </w:r>
    </w:p>
    <w:p w:rsid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 xml:space="preserve">I </w:t>
      </w:r>
      <w:r w:rsidRPr="002643F5">
        <w:rPr>
          <w:rFonts w:ascii="Arial" w:eastAsia="Times New Roman" w:hAnsi="Arial" w:cs="Arial"/>
          <w:noProof/>
          <w:color w:val="242729"/>
          <w:sz w:val="23"/>
          <w:szCs w:val="23"/>
        </w:rPr>
        <w:drawing>
          <wp:inline distT="0" distB="0" distL="0" distR="0">
            <wp:extent cx="3155430" cy="2017188"/>
            <wp:effectExtent l="0" t="0" r="6985" b="2540"/>
            <wp:docPr id="31" name="Picture 31" descr="C:\Users\vebalusu\Documents\tyS5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ebalusu\Documents\tyS5h.jp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168587" cy="2025599"/>
                    </a:xfrm>
                    <a:prstGeom prst="rect">
                      <a:avLst/>
                    </a:prstGeom>
                    <a:noFill/>
                    <a:ln>
                      <a:noFill/>
                    </a:ln>
                  </pic:spPr>
                </pic:pic>
              </a:graphicData>
            </a:graphic>
          </wp:inline>
        </w:drawing>
      </w:r>
      <w:r w:rsidRPr="002643F5">
        <w:rPr>
          <w:rFonts w:ascii="Arial" w:eastAsia="Times New Roman" w:hAnsi="Arial" w:cs="Arial"/>
          <w:color w:val="242729"/>
          <w:sz w:val="23"/>
          <w:szCs w:val="23"/>
        </w:rPr>
        <w:t>already added my d drive to the shared folder</w:t>
      </w:r>
      <w:r>
        <w:rPr>
          <w:rFonts w:ascii="Arial" w:eastAsia="Times New Roman" w:hAnsi="Arial" w:cs="Arial"/>
          <w:color w:val="242729"/>
          <w:sz w:val="23"/>
          <w:szCs w:val="23"/>
        </w:rPr>
        <w:t>.</w:t>
      </w:r>
    </w:p>
    <w:p w:rsidR="002643F5" w:rsidRPr="002643F5" w:rsidRDefault="002643F5" w:rsidP="002643F5">
      <w:pPr>
        <w:shd w:val="clear" w:color="auto" w:fill="FFFFFF"/>
        <w:spacing w:after="240" w:line="240" w:lineRule="auto"/>
        <w:textAlignment w:val="baseline"/>
        <w:rPr>
          <w:rFonts w:ascii="Arial" w:eastAsia="Times New Roman" w:hAnsi="Arial" w:cs="Arial"/>
          <w:color w:val="242729"/>
          <w:sz w:val="20"/>
          <w:szCs w:val="23"/>
        </w:rPr>
      </w:pPr>
      <w:r w:rsidRPr="002643F5">
        <w:rPr>
          <w:rFonts w:ascii="Arial" w:eastAsia="Times New Roman" w:hAnsi="Arial" w:cs="Arial"/>
          <w:color w:val="242729"/>
          <w:sz w:val="20"/>
          <w:szCs w:val="23"/>
        </w:rPr>
        <w:t>then I mount in my docker-compose.yml</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20"/>
          <w:szCs w:val="23"/>
        </w:rPr>
      </w:pPr>
      <w:r w:rsidRPr="002643F5">
        <w:rPr>
          <w:rFonts w:ascii="Arial" w:eastAsia="Times New Roman" w:hAnsi="Arial" w:cs="Arial"/>
          <w:noProof/>
          <w:color w:val="242729"/>
          <w:sz w:val="20"/>
          <w:szCs w:val="23"/>
        </w:rPr>
        <w:lastRenderedPageBreak/>
        <w:drawing>
          <wp:inline distT="0" distB="0" distL="0" distR="0">
            <wp:extent cx="2271009" cy="1327285"/>
            <wp:effectExtent l="0" t="0" r="0" b="6350"/>
            <wp:docPr id="34" name="Picture 34" descr="C:\Users\vebalusu\Documents\ge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ebalusu\Documents\geNOs.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277177" cy="1330890"/>
                    </a:xfrm>
                    <a:prstGeom prst="rect">
                      <a:avLst/>
                    </a:prstGeom>
                    <a:noFill/>
                    <a:ln>
                      <a:noFill/>
                    </a:ln>
                  </pic:spPr>
                </pic:pic>
              </a:graphicData>
            </a:graphic>
          </wp:inline>
        </w:drawing>
      </w:r>
      <w:r w:rsidRPr="002643F5">
        <w:rPr>
          <w:rFonts w:ascii="Arial" w:eastAsia="Times New Roman" w:hAnsi="Arial" w:cs="Arial"/>
          <w:noProof/>
          <w:color w:val="242729"/>
          <w:sz w:val="20"/>
          <w:szCs w:val="23"/>
        </w:rPr>
        <w:drawing>
          <wp:inline distT="0" distB="0" distL="0" distR="0">
            <wp:extent cx="6011055" cy="1825653"/>
            <wp:effectExtent l="0" t="0" r="8890" b="3175"/>
            <wp:docPr id="35" name="Picture 35" descr="C:\Users\vebalusu\Documents\B3u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ebalusu\Documents\B3ul1.jp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6013545" cy="1826409"/>
                    </a:xfrm>
                    <a:prstGeom prst="rect">
                      <a:avLst/>
                    </a:prstGeom>
                    <a:noFill/>
                    <a:ln>
                      <a:noFill/>
                    </a:ln>
                  </pic:spPr>
                </pic:pic>
              </a:graphicData>
            </a:graphic>
          </wp:inline>
        </w:drawing>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running docker-compose up works when the folder is in C drive, but not when in D drive.</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I will get the error package.json not found, meaning that the D drive is not mounted.</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I tried to inspect my container, and this is what I get</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can see that source is the right path, but it doesn't work.</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Is it something wrong with my setting, or that docker doesn't support this yet? Any workaround? like move everything to D drive?</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I did tried with setting the MACHINE_STORAGE_PATH in environment, turn out didn't work and screw up everything. Must be I did something wrong.</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r w:rsidRPr="002643F5">
        <w:rPr>
          <w:rFonts w:ascii="Arial" w:eastAsia="Times New Roman" w:hAnsi="Arial" w:cs="Arial"/>
          <w:color w:val="242729"/>
          <w:sz w:val="18"/>
          <w:szCs w:val="23"/>
        </w:rPr>
        <w:t>Please help. My new laptop only have 128GB in C drive, is not possible have everything in the C drive.</w:t>
      </w:r>
    </w:p>
    <w:p w:rsidR="002643F5" w:rsidRPr="002643F5" w:rsidRDefault="002643F5" w:rsidP="002643F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t>-</w:t>
      </w:r>
      <w:r w:rsidRPr="002643F5">
        <w:rPr>
          <w:rFonts w:ascii="Arial" w:hAnsi="Arial" w:cs="Arial"/>
          <w:color w:val="242729"/>
          <w:sz w:val="18"/>
          <w:szCs w:val="23"/>
        </w:rPr>
        <w:sym w:font="Wingdings" w:char="F0E0"/>
      </w:r>
      <w:r w:rsidRPr="002643F5">
        <w:rPr>
          <w:rFonts w:ascii="Arial" w:hAnsi="Arial" w:cs="Arial"/>
          <w:color w:val="242729"/>
          <w:sz w:val="23"/>
          <w:szCs w:val="23"/>
        </w:rPr>
        <w:t>You could check "</w:t>
      </w:r>
      <w:hyperlink r:id="rId237" w:history="1">
        <w:r w:rsidRPr="002643F5">
          <w:rPr>
            <w:rFonts w:ascii="inherit" w:hAnsi="inherit" w:cs="Arial"/>
            <w:color w:val="005999"/>
            <w:sz w:val="23"/>
            <w:szCs w:val="23"/>
            <w:u w:val="single"/>
            <w:bdr w:val="none" w:sz="0" w:space="0" w:color="auto" w:frame="1"/>
          </w:rPr>
          <w:t>Docker: Permanently Mount a VirtualBox Shared Folder</w:t>
        </w:r>
      </w:hyperlink>
      <w:r w:rsidRPr="002643F5">
        <w:rPr>
          <w:rFonts w:ascii="Arial" w:hAnsi="Arial" w:cs="Arial"/>
          <w:color w:val="242729"/>
          <w:sz w:val="23"/>
          <w:szCs w:val="23"/>
        </w:rPr>
        <w:t>"</w:t>
      </w:r>
    </w:p>
    <w:p w:rsidR="002643F5" w:rsidRDefault="002643F5" w:rsidP="002643F5">
      <w:pPr>
        <w:shd w:val="clear" w:color="auto" w:fill="FFFFFF"/>
        <w:spacing w:after="240" w:line="240" w:lineRule="auto"/>
        <w:textAlignment w:val="baseline"/>
        <w:rPr>
          <w:rFonts w:ascii="Arial" w:eastAsia="Times New Roman" w:hAnsi="Arial" w:cs="Arial"/>
          <w:color w:val="242729"/>
          <w:sz w:val="23"/>
          <w:szCs w:val="23"/>
        </w:rPr>
      </w:pPr>
      <w:r w:rsidRPr="002643F5">
        <w:rPr>
          <w:rFonts w:ascii="Arial" w:eastAsia="Times New Roman" w:hAnsi="Arial" w:cs="Arial"/>
          <w:color w:val="242729"/>
          <w:sz w:val="23"/>
          <w:szCs w:val="23"/>
        </w:rPr>
        <w:t>Creating a shared folder in VirtualBox (which you did) is only the first step</w:t>
      </w:r>
      <w:r w:rsidRPr="002643F5">
        <w:rPr>
          <w:rFonts w:ascii="Arial" w:eastAsia="Times New Roman" w:hAnsi="Arial" w:cs="Arial"/>
          <w:noProof/>
          <w:color w:val="242729"/>
          <w:sz w:val="23"/>
          <w:szCs w:val="23"/>
        </w:rPr>
        <w:drawing>
          <wp:inline distT="0" distB="0" distL="0" distR="0">
            <wp:extent cx="3956617" cy="2383437"/>
            <wp:effectExtent l="0" t="0" r="6350" b="0"/>
            <wp:docPr id="36" name="Picture 36" descr="C:\Users\vebalusu\Documents\G5L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ebalusu\Documents\G5LVo.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968528" cy="2390612"/>
                    </a:xfrm>
                    <a:prstGeom prst="rect">
                      <a:avLst/>
                    </a:prstGeom>
                    <a:noFill/>
                    <a:ln>
                      <a:noFill/>
                    </a:ln>
                  </pic:spPr>
                </pic:pic>
              </a:graphicData>
            </a:graphic>
          </wp:inline>
        </w:drawing>
      </w:r>
    </w:p>
    <w:p w:rsidR="002643F5" w:rsidRPr="002643F5" w:rsidRDefault="002643F5" w:rsidP="002643F5">
      <w:pPr>
        <w:pStyle w:val="NormalWeb"/>
        <w:shd w:val="clear" w:color="auto" w:fill="FFFFFF"/>
        <w:spacing w:before="0" w:beforeAutospacing="0" w:after="0" w:afterAutospacing="0"/>
        <w:textAlignment w:val="baseline"/>
        <w:rPr>
          <w:rFonts w:ascii="Arial" w:hAnsi="Arial" w:cs="Arial"/>
          <w:color w:val="242729"/>
          <w:sz w:val="22"/>
          <w:szCs w:val="23"/>
        </w:rPr>
      </w:pPr>
      <w:r w:rsidRPr="002643F5">
        <w:rPr>
          <w:rFonts w:ascii="Arial" w:hAnsi="Arial" w:cs="Arial"/>
          <w:color w:val="242729"/>
          <w:sz w:val="22"/>
          <w:szCs w:val="23"/>
        </w:rPr>
        <w:t>You still need to mount it permanently in your boot2docker ssh session:</w:t>
      </w:r>
    </w:p>
    <w:p w:rsidR="002643F5" w:rsidRPr="002643F5" w:rsidRDefault="002643F5" w:rsidP="002643F5">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2643F5">
        <w:rPr>
          <w:rStyle w:val="HTMLCode"/>
          <w:rFonts w:ascii="Consolas" w:hAnsi="Consolas"/>
          <w:color w:val="242729"/>
          <w:sz w:val="18"/>
          <w:bdr w:val="none" w:sz="0" w:space="0" w:color="auto" w:frame="1"/>
          <w:shd w:val="clear" w:color="auto" w:fill="EFF0F1"/>
        </w:rPr>
        <w:t>sudo touch /mnt/sda1/var/lib/boot2docker/bootlocal.sh</w:t>
      </w:r>
    </w:p>
    <w:p w:rsidR="002643F5" w:rsidRPr="002643F5" w:rsidRDefault="002643F5" w:rsidP="002643F5">
      <w:pPr>
        <w:pStyle w:val="NormalWeb"/>
        <w:shd w:val="clear" w:color="auto" w:fill="FFFFFF"/>
        <w:spacing w:before="0" w:beforeAutospacing="0" w:after="0" w:afterAutospacing="0"/>
        <w:textAlignment w:val="baseline"/>
        <w:rPr>
          <w:rFonts w:ascii="Arial" w:hAnsi="Arial" w:cs="Arial"/>
          <w:color w:val="242729"/>
          <w:sz w:val="22"/>
          <w:szCs w:val="23"/>
        </w:rPr>
      </w:pPr>
      <w:r w:rsidRPr="002643F5">
        <w:rPr>
          <w:rFonts w:ascii="Arial" w:hAnsi="Arial" w:cs="Arial"/>
          <w:color w:val="242729"/>
          <w:sz w:val="22"/>
          <w:szCs w:val="23"/>
        </w:rPr>
        <w:t>Add to that file:</w:t>
      </w:r>
    </w:p>
    <w:p w:rsidR="002643F5" w:rsidRPr="002643F5" w:rsidRDefault="002643F5" w:rsidP="002643F5">
      <w:pPr>
        <w:pStyle w:val="HTMLPreformatted"/>
        <w:shd w:val="clear" w:color="auto" w:fill="EFF0F1"/>
        <w:textAlignment w:val="baseline"/>
        <w:rPr>
          <w:rStyle w:val="HTMLCode"/>
          <w:rFonts w:ascii="Consolas" w:hAnsi="Consolas"/>
          <w:color w:val="242729"/>
          <w:sz w:val="18"/>
          <w:bdr w:val="none" w:sz="0" w:space="0" w:color="auto" w:frame="1"/>
          <w:shd w:val="clear" w:color="auto" w:fill="EFF0F1"/>
        </w:rPr>
      </w:pPr>
      <w:r w:rsidRPr="002643F5">
        <w:rPr>
          <w:rStyle w:val="HTMLCode"/>
          <w:rFonts w:ascii="Consolas" w:hAnsi="Consolas"/>
          <w:color w:val="242729"/>
          <w:sz w:val="18"/>
          <w:bdr w:val="none" w:sz="0" w:space="0" w:color="auto" w:frame="1"/>
          <w:shd w:val="clear" w:color="auto" w:fill="EFF0F1"/>
        </w:rPr>
        <w:t>mkdir -p /mnt/src</w:t>
      </w:r>
    </w:p>
    <w:p w:rsidR="002643F5" w:rsidRPr="002643F5" w:rsidRDefault="002643F5" w:rsidP="002643F5">
      <w:pPr>
        <w:pStyle w:val="HTMLPreformatted"/>
        <w:shd w:val="clear" w:color="auto" w:fill="EFF0F1"/>
        <w:textAlignment w:val="baseline"/>
        <w:rPr>
          <w:rFonts w:ascii="Consolas" w:hAnsi="Consolas"/>
          <w:color w:val="242729"/>
          <w:sz w:val="18"/>
        </w:rPr>
      </w:pPr>
      <w:r w:rsidRPr="002643F5">
        <w:rPr>
          <w:rStyle w:val="HTMLCode"/>
          <w:rFonts w:ascii="Consolas" w:hAnsi="Consolas"/>
          <w:color w:val="242729"/>
          <w:sz w:val="18"/>
          <w:bdr w:val="none" w:sz="0" w:space="0" w:color="auto" w:frame="1"/>
          <w:shd w:val="clear" w:color="auto" w:fill="EFF0F1"/>
        </w:rPr>
        <w:t>mount -t vboxsf -o defaults,uid=`id -u docker`,gid=`id -g docker` src /mnt/src</w:t>
      </w:r>
    </w:p>
    <w:p w:rsidR="002643F5" w:rsidRDefault="002643F5" w:rsidP="002643F5">
      <w:pPr>
        <w:pStyle w:val="Heading1"/>
        <w:shd w:val="clear" w:color="auto" w:fill="FFFFFF"/>
        <w:spacing w:before="0" w:beforeAutospacing="0" w:after="0" w:afterAutospacing="0"/>
        <w:textAlignment w:val="baseline"/>
        <w:rPr>
          <w:rFonts w:ascii="Arial" w:hAnsi="Arial" w:cs="Arial"/>
          <w:color w:val="242729"/>
          <w:sz w:val="22"/>
          <w:szCs w:val="33"/>
        </w:rPr>
      </w:pPr>
      <w:r w:rsidRPr="002643F5">
        <w:rPr>
          <w:rFonts w:ascii="Arial" w:hAnsi="Arial" w:cs="Arial"/>
          <w:color w:val="242729"/>
          <w:sz w:val="20"/>
          <w:szCs w:val="23"/>
          <w:highlight w:val="yellow"/>
        </w:rPr>
        <w:t>46.)</w:t>
      </w:r>
      <w:r w:rsidRPr="002643F5">
        <w:rPr>
          <w:rFonts w:ascii="Arial" w:hAnsi="Arial" w:cs="Arial"/>
          <w:color w:val="242729"/>
          <w:sz w:val="28"/>
          <w:szCs w:val="33"/>
          <w:highlight w:val="yellow"/>
        </w:rPr>
        <w:t xml:space="preserve"> </w:t>
      </w:r>
      <w:hyperlink r:id="rId239" w:history="1">
        <w:r w:rsidRPr="00EE72A0">
          <w:rPr>
            <w:rFonts w:ascii="inherit" w:hAnsi="inherit" w:cs="Arial"/>
            <w:b w:val="0"/>
            <w:bCs w:val="0"/>
            <w:color w:val="242729"/>
            <w:sz w:val="28"/>
            <w:szCs w:val="36"/>
            <w:highlight w:val="yellow"/>
            <w:u w:val="single"/>
            <w:bdr w:val="none" w:sz="0" w:space="0" w:color="auto" w:frame="1"/>
          </w:rPr>
          <w:t>Difference between links and depends_on in docker_compose.yml</w:t>
        </w:r>
      </w:hyperlink>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This answer is for docker-compose </w:t>
      </w:r>
      <w:r w:rsidRPr="00560D23">
        <w:rPr>
          <w:rFonts w:ascii="inherit" w:eastAsia="Times New Roman" w:hAnsi="inherit" w:cs="Arial"/>
          <w:b/>
          <w:bCs/>
          <w:color w:val="242729"/>
          <w:sz w:val="21"/>
          <w:szCs w:val="23"/>
          <w:bdr w:val="none" w:sz="0" w:space="0" w:color="auto" w:frame="1"/>
        </w:rPr>
        <w:t>version 2</w:t>
      </w:r>
      <w:r w:rsidRPr="00560D23">
        <w:rPr>
          <w:rFonts w:ascii="Arial" w:eastAsia="Times New Roman" w:hAnsi="Arial" w:cs="Arial"/>
          <w:color w:val="242729"/>
          <w:szCs w:val="23"/>
        </w:rPr>
        <w:t> and it also works on </w:t>
      </w:r>
      <w:r w:rsidRPr="00560D23">
        <w:rPr>
          <w:rFonts w:ascii="inherit" w:eastAsia="Times New Roman" w:hAnsi="inherit" w:cs="Arial"/>
          <w:b/>
          <w:bCs/>
          <w:color w:val="242729"/>
          <w:sz w:val="21"/>
          <w:szCs w:val="23"/>
          <w:bdr w:val="none" w:sz="0" w:space="0" w:color="auto" w:frame="1"/>
        </w:rPr>
        <w:t>version 3</w:t>
      </w:r>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inherit" w:eastAsia="Times New Roman" w:hAnsi="inherit" w:cs="Arial"/>
          <w:b/>
          <w:bCs/>
          <w:color w:val="242729"/>
          <w:sz w:val="21"/>
          <w:szCs w:val="23"/>
          <w:bdr w:val="none" w:sz="0" w:space="0" w:color="auto" w:frame="1"/>
        </w:rPr>
        <w:t>You can still access the data when you use depends_on.</w:t>
      </w:r>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If you look at docker docs </w:t>
      </w:r>
      <w:hyperlink r:id="rId240" w:anchor="/define-the-project-components" w:history="1">
        <w:r w:rsidRPr="00560D23">
          <w:rPr>
            <w:rFonts w:ascii="inherit" w:eastAsia="Times New Roman" w:hAnsi="inherit" w:cs="Arial"/>
            <w:color w:val="005999"/>
            <w:sz w:val="21"/>
            <w:szCs w:val="23"/>
            <w:u w:val="single"/>
            <w:bdr w:val="none" w:sz="0" w:space="0" w:color="auto" w:frame="1"/>
          </w:rPr>
          <w:t>Docker Compose and Django</w:t>
        </w:r>
      </w:hyperlink>
      <w:r w:rsidRPr="00560D23">
        <w:rPr>
          <w:rFonts w:ascii="Arial" w:eastAsia="Times New Roman" w:hAnsi="Arial" w:cs="Arial"/>
          <w:color w:val="242729"/>
          <w:szCs w:val="23"/>
        </w:rPr>
        <w:t>, you still can access the database like this: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lastRenderedPageBreak/>
        <w:t>version: '2'</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services: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db: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image: postgres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web: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build: .</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command: python manage.py runserver 0.0.0.0:8000</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volumes: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 .:/code</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ports: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 "8000:8000"</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depends_on:</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 db</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What is the difference between links and depends_on?</w:t>
      </w:r>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inherit" w:eastAsia="Times New Roman" w:hAnsi="inherit" w:cs="Arial"/>
          <w:b/>
          <w:bCs/>
          <w:color w:val="242729"/>
          <w:sz w:val="21"/>
          <w:szCs w:val="23"/>
          <w:bdr w:val="none" w:sz="0" w:space="0" w:color="auto" w:frame="1"/>
        </w:rPr>
        <w:t>links:</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When you create a container for a database, for example:</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docker run -d --name=test-mysql --env="MYSQL_ROOT_PASSWORD=mypassword" -P mysql</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docker inspect d54cf8a0fb98 |grep HostPort</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And you may find</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"HostPort": "32777"</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This means you can connect the database from your localhost port 32777 (3306 in container) but this port will change every time you restart or remove the container. So you can use links to make sure you will always connect to the database and don't have to know which port it is.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web: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links: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 db</w:t>
      </w:r>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inherit" w:eastAsia="Times New Roman" w:hAnsi="inherit" w:cs="Arial"/>
          <w:b/>
          <w:bCs/>
          <w:color w:val="242729"/>
          <w:sz w:val="21"/>
          <w:szCs w:val="23"/>
          <w:bdr w:val="none" w:sz="0" w:space="0" w:color="auto" w:frame="1"/>
        </w:rPr>
        <w:t>depends_on:</w:t>
      </w:r>
    </w:p>
    <w:p w:rsidR="00560D23" w:rsidRPr="00560D23" w:rsidRDefault="00560D23" w:rsidP="00560D23">
      <w:pPr>
        <w:shd w:val="clear" w:color="auto" w:fill="FFFFFF"/>
        <w:spacing w:after="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I found a nice blog from Giorgio Ferraris </w:t>
      </w:r>
      <w:hyperlink r:id="rId241" w:anchor=".ukh8ajps0" w:history="1">
        <w:r w:rsidRPr="00560D23">
          <w:rPr>
            <w:rFonts w:ascii="inherit" w:eastAsia="Times New Roman" w:hAnsi="inherit" w:cs="Arial"/>
            <w:color w:val="005999"/>
            <w:sz w:val="21"/>
            <w:szCs w:val="23"/>
            <w:u w:val="single"/>
            <w:bdr w:val="none" w:sz="0" w:space="0" w:color="auto" w:frame="1"/>
          </w:rPr>
          <w:t>Docker-compose.yml: from V1 to V2</w:t>
        </w:r>
      </w:hyperlink>
    </w:p>
    <w:p w:rsidR="00560D23" w:rsidRPr="00560D23" w:rsidRDefault="00560D23" w:rsidP="00560D23">
      <w:pPr>
        <w:shd w:val="clear" w:color="auto" w:fill="FFF8DC"/>
        <w:spacing w:line="240" w:lineRule="auto"/>
        <w:textAlignment w:val="baseline"/>
        <w:rPr>
          <w:rFonts w:ascii="inherit" w:eastAsia="Times New Roman" w:hAnsi="inherit" w:cs="Arial"/>
          <w:color w:val="242729"/>
          <w:sz w:val="21"/>
          <w:szCs w:val="23"/>
        </w:rPr>
      </w:pPr>
      <w:r w:rsidRPr="00560D23">
        <w:rPr>
          <w:rFonts w:ascii="inherit" w:eastAsia="Times New Roman" w:hAnsi="inherit" w:cs="Arial"/>
          <w:color w:val="242729"/>
          <w:sz w:val="21"/>
          <w:szCs w:val="23"/>
        </w:rPr>
        <w:t>When docker-compose executes V2 files, it will automatically build a network between all of the containers defined in the file, and every container will be immediately able to refer to the others just using the names defined in the docker-compose.yml file.</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And</w:t>
      </w:r>
    </w:p>
    <w:p w:rsidR="00560D23" w:rsidRPr="00560D23" w:rsidRDefault="00560D23" w:rsidP="00560D23">
      <w:pPr>
        <w:shd w:val="clear" w:color="auto" w:fill="FFF8DC"/>
        <w:spacing w:line="240" w:lineRule="auto"/>
        <w:textAlignment w:val="baseline"/>
        <w:rPr>
          <w:rFonts w:ascii="inherit" w:eastAsia="Times New Roman" w:hAnsi="inherit" w:cs="Arial"/>
          <w:color w:val="242729"/>
          <w:sz w:val="21"/>
          <w:szCs w:val="23"/>
        </w:rPr>
      </w:pPr>
      <w:r w:rsidRPr="00560D23">
        <w:rPr>
          <w:rFonts w:ascii="inherit" w:eastAsia="Times New Roman" w:hAnsi="inherit" w:cs="Arial"/>
          <w:color w:val="242729"/>
          <w:sz w:val="21"/>
          <w:szCs w:val="23"/>
        </w:rPr>
        <w:t>So we don’t need links anymore; links were used to start a network communication between our db container and our web-server container, but this is already done by docker-compose</w:t>
      </w:r>
    </w:p>
    <w:p w:rsidR="00560D23" w:rsidRPr="00560D23" w:rsidRDefault="00560D23" w:rsidP="00560D23">
      <w:pPr>
        <w:shd w:val="clear" w:color="auto" w:fill="FFFFFF"/>
        <w:spacing w:after="240" w:line="240" w:lineRule="auto"/>
        <w:textAlignment w:val="baseline"/>
        <w:outlineLvl w:val="1"/>
        <w:rPr>
          <w:rFonts w:ascii="Arial" w:eastAsia="Times New Roman" w:hAnsi="Arial" w:cs="Arial"/>
          <w:color w:val="242729"/>
          <w:sz w:val="28"/>
          <w:szCs w:val="29"/>
        </w:rPr>
      </w:pPr>
      <w:r w:rsidRPr="00560D23">
        <w:rPr>
          <w:rFonts w:ascii="Arial" w:eastAsia="Times New Roman" w:hAnsi="Arial" w:cs="Arial"/>
          <w:color w:val="242729"/>
          <w:sz w:val="28"/>
          <w:szCs w:val="29"/>
        </w:rPr>
        <w:t>Update</w:t>
      </w:r>
    </w:p>
    <w:p w:rsidR="00560D23" w:rsidRPr="00560D23" w:rsidRDefault="00560D23" w:rsidP="00560D23">
      <w:pPr>
        <w:shd w:val="clear" w:color="auto" w:fill="FFFFFF"/>
        <w:spacing w:after="0" w:line="240" w:lineRule="auto"/>
        <w:textAlignment w:val="baseline"/>
        <w:outlineLvl w:val="2"/>
        <w:rPr>
          <w:rFonts w:ascii="Arial" w:eastAsia="Times New Roman" w:hAnsi="Arial" w:cs="Arial"/>
          <w:color w:val="242729"/>
          <w:sz w:val="24"/>
          <w:szCs w:val="26"/>
        </w:rPr>
      </w:pPr>
      <w:hyperlink r:id="rId242" w:anchor="/dependson" w:history="1">
        <w:r w:rsidRPr="00560D23">
          <w:rPr>
            <w:rFonts w:ascii="inherit" w:eastAsia="Times New Roman" w:hAnsi="inherit" w:cs="Arial"/>
            <w:color w:val="005999"/>
            <w:sz w:val="24"/>
            <w:szCs w:val="26"/>
            <w:u w:val="single"/>
            <w:bdr w:val="none" w:sz="0" w:space="0" w:color="auto" w:frame="1"/>
          </w:rPr>
          <w:t>depends_on</w:t>
        </w:r>
      </w:hyperlink>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Express dependency between services, which has two effects:</w:t>
      </w:r>
    </w:p>
    <w:p w:rsidR="00560D23" w:rsidRPr="00560D23" w:rsidRDefault="00560D23" w:rsidP="00560D23">
      <w:pPr>
        <w:numPr>
          <w:ilvl w:val="0"/>
          <w:numId w:val="41"/>
        </w:numPr>
        <w:shd w:val="clear" w:color="auto" w:fill="FFFFFF"/>
        <w:spacing w:line="240" w:lineRule="auto"/>
        <w:ind w:left="450"/>
        <w:textAlignment w:val="baseline"/>
        <w:rPr>
          <w:rFonts w:ascii="inherit" w:eastAsia="Times New Roman" w:hAnsi="inherit" w:cs="Arial"/>
          <w:color w:val="242729"/>
          <w:sz w:val="21"/>
          <w:szCs w:val="23"/>
        </w:rPr>
      </w:pPr>
      <w:r w:rsidRPr="00560D23">
        <w:rPr>
          <w:rFonts w:ascii="inherit" w:eastAsia="Times New Roman" w:hAnsi="inherit" w:cs="Arial"/>
          <w:color w:val="242729"/>
          <w:sz w:val="21"/>
          <w:szCs w:val="23"/>
        </w:rPr>
        <w:t>docker-compose up will start services in dependency order. In the following example, db and redis will be started before web.</w:t>
      </w:r>
    </w:p>
    <w:p w:rsidR="00560D23" w:rsidRPr="00560D23" w:rsidRDefault="00560D23" w:rsidP="00560D23">
      <w:pPr>
        <w:numPr>
          <w:ilvl w:val="0"/>
          <w:numId w:val="41"/>
        </w:numPr>
        <w:shd w:val="clear" w:color="auto" w:fill="FFFFFF"/>
        <w:spacing w:after="0" w:line="240" w:lineRule="auto"/>
        <w:ind w:left="450"/>
        <w:textAlignment w:val="baseline"/>
        <w:rPr>
          <w:rFonts w:ascii="inherit" w:eastAsia="Times New Roman" w:hAnsi="inherit" w:cs="Arial"/>
          <w:color w:val="242729"/>
          <w:sz w:val="21"/>
          <w:szCs w:val="23"/>
        </w:rPr>
      </w:pPr>
      <w:r w:rsidRPr="00560D23">
        <w:rPr>
          <w:rFonts w:ascii="inherit" w:eastAsia="Times New Roman" w:hAnsi="inherit" w:cs="Arial"/>
          <w:color w:val="242729"/>
          <w:sz w:val="21"/>
          <w:szCs w:val="23"/>
        </w:rPr>
        <w:t>docker-compose up SERVICE will automatically include SERVICE’s dependencies. In the following example, docker-compose up web will also create and start db and redis.</w:t>
      </w:r>
    </w:p>
    <w:p w:rsidR="00560D23" w:rsidRPr="00560D23" w:rsidRDefault="00560D23" w:rsidP="00560D23">
      <w:pPr>
        <w:shd w:val="clear" w:color="auto" w:fill="FFFFFF"/>
        <w:spacing w:after="240" w:line="240" w:lineRule="auto"/>
        <w:textAlignment w:val="baseline"/>
        <w:rPr>
          <w:rFonts w:ascii="Arial" w:eastAsia="Times New Roman" w:hAnsi="Arial" w:cs="Arial"/>
          <w:color w:val="242729"/>
          <w:szCs w:val="23"/>
        </w:rPr>
      </w:pPr>
      <w:r w:rsidRPr="00560D23">
        <w:rPr>
          <w:rFonts w:ascii="Arial" w:eastAsia="Times New Roman" w:hAnsi="Arial" w:cs="Arial"/>
          <w:color w:val="242729"/>
          <w:szCs w:val="23"/>
        </w:rPr>
        <w:t>Simple example:</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version: '2'</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services: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web: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build: .</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depends_on:</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 db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lastRenderedPageBreak/>
        <w:t xml:space="preserve">      - redis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redis: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image: redis</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db:</w:t>
      </w:r>
    </w:p>
    <w:p w:rsidR="00560D23" w:rsidRPr="00560D23" w:rsidRDefault="00560D23" w:rsidP="00560D2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560D23">
        <w:rPr>
          <w:rFonts w:ascii="Consolas" w:eastAsia="Times New Roman" w:hAnsi="Consolas" w:cs="Courier New"/>
          <w:color w:val="242729"/>
          <w:sz w:val="18"/>
          <w:szCs w:val="20"/>
          <w:bdr w:val="none" w:sz="0" w:space="0" w:color="auto" w:frame="1"/>
          <w:shd w:val="clear" w:color="auto" w:fill="EFF0F1"/>
        </w:rPr>
        <w:t xml:space="preserve">    image: postgres</w:t>
      </w:r>
    </w:p>
    <w:p w:rsidR="00560D23" w:rsidRPr="00560D23" w:rsidRDefault="00560D23" w:rsidP="00560D23">
      <w:pPr>
        <w:shd w:val="clear" w:color="auto" w:fill="FFF8DC"/>
        <w:spacing w:line="240" w:lineRule="auto"/>
        <w:textAlignment w:val="baseline"/>
        <w:rPr>
          <w:rFonts w:ascii="inherit" w:eastAsia="Times New Roman" w:hAnsi="inherit" w:cs="Arial"/>
          <w:color w:val="242729"/>
          <w:sz w:val="21"/>
          <w:szCs w:val="23"/>
        </w:rPr>
      </w:pPr>
      <w:r w:rsidRPr="00560D23">
        <w:rPr>
          <w:rFonts w:ascii="inherit" w:eastAsia="Times New Roman" w:hAnsi="inherit" w:cs="Arial"/>
          <w:color w:val="242729"/>
          <w:sz w:val="21"/>
          <w:szCs w:val="23"/>
        </w:rPr>
        <w:t>Note: depends_on will not wait for db and redis to be “ready” before starting web - only until they have been started. If you need to wait for a service to be ready, see Controlling startup order for more on this problem and strategies for solving it.</w:t>
      </w:r>
    </w:p>
    <w:p w:rsidR="00EE72A0" w:rsidRPr="00EE72A0" w:rsidRDefault="00EE72A0" w:rsidP="002643F5">
      <w:pPr>
        <w:pStyle w:val="Heading1"/>
        <w:shd w:val="clear" w:color="auto" w:fill="FFFFFF"/>
        <w:spacing w:before="0" w:beforeAutospacing="0" w:after="0" w:afterAutospacing="0"/>
        <w:textAlignment w:val="baseline"/>
        <w:rPr>
          <w:rFonts w:ascii="Arial" w:hAnsi="Arial" w:cs="Arial"/>
          <w:color w:val="242729"/>
          <w:sz w:val="22"/>
          <w:szCs w:val="33"/>
        </w:rPr>
      </w:pPr>
    </w:p>
    <w:p w:rsidR="00EE72A0" w:rsidRPr="00EE72A0" w:rsidRDefault="00EE72A0" w:rsidP="00EE72A0">
      <w:pPr>
        <w:pStyle w:val="Heading1"/>
        <w:shd w:val="clear" w:color="auto" w:fill="FFFFFF"/>
        <w:spacing w:before="0" w:beforeAutospacing="0" w:after="0" w:afterAutospacing="0"/>
        <w:textAlignment w:val="baseline"/>
        <w:rPr>
          <w:rFonts w:ascii="Arial" w:hAnsi="Arial" w:cs="Arial"/>
          <w:color w:val="242729"/>
          <w:sz w:val="28"/>
          <w:szCs w:val="33"/>
        </w:rPr>
      </w:pPr>
      <w:r w:rsidRPr="00EE72A0">
        <w:rPr>
          <w:rFonts w:ascii="Arial" w:hAnsi="Arial" w:cs="Arial"/>
          <w:color w:val="242729"/>
          <w:sz w:val="20"/>
          <w:szCs w:val="23"/>
        </w:rPr>
        <w:t>47.)</w:t>
      </w:r>
      <w:r w:rsidRPr="00EE72A0">
        <w:rPr>
          <w:rFonts w:ascii="Arial" w:hAnsi="Arial" w:cs="Arial"/>
          <w:color w:val="242729"/>
          <w:sz w:val="28"/>
          <w:szCs w:val="33"/>
        </w:rPr>
        <w:t xml:space="preserve"> </w:t>
      </w:r>
      <w:hyperlink r:id="rId243" w:history="1">
        <w:r w:rsidRPr="00EE72A0">
          <w:rPr>
            <w:rStyle w:val="Hyperlink"/>
            <w:rFonts w:ascii="inherit" w:eastAsiaTheme="majorEastAsia" w:hAnsi="inherit" w:cs="Arial"/>
            <w:b w:val="0"/>
            <w:bCs w:val="0"/>
            <w:color w:val="242729"/>
            <w:sz w:val="32"/>
            <w:szCs w:val="36"/>
            <w:highlight w:val="yellow"/>
            <w:bdr w:val="none" w:sz="0" w:space="0" w:color="auto" w:frame="1"/>
          </w:rPr>
          <w:t>How to restart a single container with docker-compose</w:t>
        </w:r>
      </w:hyperlink>
    </w:p>
    <w:p w:rsidR="00EE72A0" w:rsidRPr="00EE72A0" w:rsidRDefault="00EE72A0" w:rsidP="00EE72A0">
      <w:pPr>
        <w:shd w:val="clear" w:color="auto" w:fill="FFFFFF"/>
        <w:spacing w:after="0" w:line="240" w:lineRule="auto"/>
        <w:textAlignment w:val="baseline"/>
        <w:rPr>
          <w:rFonts w:ascii="Arial" w:eastAsia="Times New Roman" w:hAnsi="Arial" w:cs="Arial"/>
          <w:color w:val="242729"/>
          <w:szCs w:val="23"/>
        </w:rPr>
      </w:pPr>
      <w:r w:rsidRPr="00EE72A0">
        <w:rPr>
          <w:rFonts w:ascii="Arial" w:eastAsia="Times New Roman" w:hAnsi="Arial" w:cs="Arial"/>
          <w:color w:val="242729"/>
          <w:szCs w:val="23"/>
        </w:rPr>
        <w:t>I have a </w:t>
      </w:r>
      <w:r w:rsidRPr="00EE72A0">
        <w:rPr>
          <w:rFonts w:ascii="Consolas" w:eastAsia="Times New Roman" w:hAnsi="Consolas" w:cs="Courier New"/>
          <w:color w:val="242729"/>
          <w:sz w:val="18"/>
          <w:szCs w:val="20"/>
          <w:bdr w:val="none" w:sz="0" w:space="0" w:color="auto" w:frame="1"/>
          <w:shd w:val="clear" w:color="auto" w:fill="EFF0F1"/>
        </w:rPr>
        <w:t>docker-compose.yml</w:t>
      </w:r>
      <w:r w:rsidRPr="00EE72A0">
        <w:rPr>
          <w:rFonts w:ascii="Arial" w:eastAsia="Times New Roman" w:hAnsi="Arial" w:cs="Arial"/>
          <w:color w:val="242729"/>
          <w:szCs w:val="23"/>
        </w:rPr>
        <w:t> file that contains 4 containers: redis, postgres, api, worker</w: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Cs w:val="23"/>
        </w:rPr>
      </w:pPr>
      <w:r w:rsidRPr="00EE72A0">
        <w:rPr>
          <w:rFonts w:ascii="Arial" w:eastAsia="Times New Roman" w:hAnsi="Arial" w:cs="Arial"/>
          <w:color w:val="242729"/>
          <w:szCs w:val="23"/>
        </w:rPr>
        <w:t>During the development of worker, I often need to restart it in order to apply changes. Is there any good way to restart a container (e.g. </w:t>
      </w:r>
      <w:r w:rsidRPr="00EE72A0">
        <w:rPr>
          <w:rFonts w:ascii="Consolas" w:eastAsia="Times New Roman" w:hAnsi="Consolas" w:cs="Courier New"/>
          <w:color w:val="242729"/>
          <w:sz w:val="18"/>
          <w:szCs w:val="20"/>
          <w:bdr w:val="none" w:sz="0" w:space="0" w:color="auto" w:frame="1"/>
          <w:shd w:val="clear" w:color="auto" w:fill="EFF0F1"/>
        </w:rPr>
        <w:t>worker</w:t>
      </w:r>
      <w:r w:rsidRPr="00EE72A0">
        <w:rPr>
          <w:rFonts w:ascii="Arial" w:eastAsia="Times New Roman" w:hAnsi="Arial" w:cs="Arial"/>
          <w:color w:val="242729"/>
          <w:szCs w:val="23"/>
        </w:rPr>
        <w:t>) without restarting the other containers?</w:t>
      </w:r>
    </w:p>
    <w:p w:rsidR="00EE72A0" w:rsidRPr="00EE72A0" w:rsidRDefault="00EE72A0" w:rsidP="00EE72A0">
      <w:pPr>
        <w:pStyle w:val="HTMLPreformatted"/>
        <w:shd w:val="clear" w:color="auto" w:fill="EFF0F1"/>
        <w:textAlignment w:val="baseline"/>
        <w:rPr>
          <w:rFonts w:ascii="Consolas" w:hAnsi="Consolas"/>
          <w:color w:val="242729"/>
          <w:bdr w:val="none" w:sz="0" w:space="0" w:color="auto" w:frame="1"/>
          <w:shd w:val="clear" w:color="auto" w:fill="EFF0F1"/>
        </w:rPr>
      </w:pPr>
      <w:r>
        <w:rPr>
          <w:rFonts w:ascii="Arial" w:hAnsi="Arial" w:cs="Arial"/>
          <w:color w:val="242729"/>
          <w:sz w:val="23"/>
          <w:szCs w:val="23"/>
        </w:rPr>
        <w:t>-</w:t>
      </w:r>
      <w:r w:rsidRPr="00EE72A0">
        <w:rPr>
          <w:rFonts w:ascii="Arial" w:hAnsi="Arial" w:cs="Arial"/>
          <w:color w:val="242729"/>
          <w:sz w:val="23"/>
          <w:szCs w:val="23"/>
        </w:rPr>
        <w:sym w:font="Wingdings" w:char="F0E0"/>
      </w:r>
      <w:r w:rsidRPr="00EE72A0">
        <w:rPr>
          <w:rFonts w:ascii="Consolas" w:hAnsi="Consolas"/>
          <w:color w:val="242729"/>
          <w:bdr w:val="none" w:sz="0" w:space="0" w:color="auto" w:frame="1"/>
          <w:shd w:val="clear" w:color="auto" w:fill="EFF0F1"/>
        </w:rPr>
        <w:t>docker-compose restart worker</w:t>
      </w:r>
    </w:p>
    <w:p w:rsidR="00EE72A0" w:rsidRPr="00EE72A0" w:rsidRDefault="00EE72A0" w:rsidP="00EE72A0">
      <w:pPr>
        <w:shd w:val="clear" w:color="auto" w:fill="FFFFFF"/>
        <w:spacing w:after="240" w:line="240" w:lineRule="auto"/>
        <w:textAlignment w:val="baseline"/>
        <w:rPr>
          <w:rFonts w:ascii="Arial" w:eastAsia="Times New Roman" w:hAnsi="Arial" w:cs="Arial"/>
          <w:color w:val="242729"/>
          <w:sz w:val="23"/>
          <w:szCs w:val="23"/>
        </w:rPr>
      </w:pPr>
      <w:r w:rsidRPr="00EE72A0">
        <w:rPr>
          <w:rFonts w:ascii="Arial" w:eastAsia="Times New Roman" w:hAnsi="Arial" w:cs="Arial"/>
          <w:color w:val="242729"/>
          <w:sz w:val="23"/>
          <w:szCs w:val="23"/>
        </w:rPr>
        <w:t>You can set the time to wait for stop before killing the container (in seconds)</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EE72A0">
        <w:rPr>
          <w:rFonts w:ascii="Consolas" w:eastAsia="Times New Roman" w:hAnsi="Consolas" w:cs="Courier New"/>
          <w:color w:val="242729"/>
          <w:sz w:val="20"/>
          <w:szCs w:val="20"/>
          <w:bdr w:val="none" w:sz="0" w:space="0" w:color="auto" w:frame="1"/>
          <w:shd w:val="clear" w:color="auto" w:fill="EFF0F1"/>
        </w:rPr>
        <w:t>docker-compose restart -t 30 worker</w:t>
      </w:r>
    </w:p>
    <w:p w:rsidR="00EE72A0" w:rsidRDefault="00EE72A0" w:rsidP="00EE72A0">
      <w:pPr>
        <w:shd w:val="clear" w:color="auto" w:fill="FFFFFF"/>
        <w:spacing w:after="240" w:line="240" w:lineRule="auto"/>
        <w:textAlignment w:val="baseline"/>
        <w:rPr>
          <w:rFonts w:ascii="Arial" w:eastAsia="Times New Roman" w:hAnsi="Arial" w:cs="Arial"/>
          <w:color w:val="242729"/>
          <w:sz w:val="16"/>
          <w:szCs w:val="23"/>
        </w:rPr>
      </w:pPr>
      <w:r>
        <w:rPr>
          <w:rFonts w:ascii="Arial" w:eastAsia="Times New Roman" w:hAnsi="Arial" w:cs="Arial"/>
          <w:color w:val="242729"/>
          <w:sz w:val="23"/>
          <w:szCs w:val="23"/>
        </w:rPr>
        <w:t>---</w:t>
      </w:r>
      <w:r w:rsidRPr="00EE72A0">
        <w:rPr>
          <w:rFonts w:ascii="Arial" w:eastAsia="Times New Roman" w:hAnsi="Arial" w:cs="Arial"/>
          <w:color w:val="242729"/>
          <w:sz w:val="23"/>
          <w:szCs w:val="23"/>
        </w:rPr>
        <w:t>f</w:t>
      </w:r>
      <w:r w:rsidRPr="00EE72A0">
        <w:rPr>
          <w:rFonts w:ascii="Arial" w:eastAsia="Times New Roman" w:hAnsi="Arial" w:cs="Arial"/>
          <w:color w:val="242729"/>
          <w:sz w:val="16"/>
          <w:szCs w:val="23"/>
        </w:rPr>
        <w:t>or me it worked, but a general question if allowed here: does 'restart' take care of linked containers and update the /etc/hosts or doesn't a 'restart' change any IPs at all?</w:t>
      </w:r>
      <w:r>
        <w:rPr>
          <w:rFonts w:ascii="Arial" w:eastAsia="Times New Roman" w:hAnsi="Arial" w:cs="Arial"/>
          <w:color w:val="242729"/>
          <w:sz w:val="16"/>
          <w:szCs w:val="23"/>
        </w:rPr>
        <w:t xml:space="preserve"> – michabbb Jan 11 '16 at 17:04</w:t>
      </w:r>
    </w:p>
    <w:p w:rsidR="002643F5" w:rsidRDefault="00EE72A0" w:rsidP="00EE72A0">
      <w:pPr>
        <w:shd w:val="clear" w:color="auto" w:fill="FFFFFF"/>
        <w:spacing w:after="240" w:line="240" w:lineRule="auto"/>
        <w:textAlignment w:val="baseline"/>
        <w:rPr>
          <w:rFonts w:ascii="Arial" w:eastAsia="Times New Roman" w:hAnsi="Arial" w:cs="Arial"/>
          <w:color w:val="242729"/>
          <w:sz w:val="16"/>
          <w:szCs w:val="23"/>
        </w:rPr>
      </w:pPr>
      <w:r w:rsidRPr="00EE72A0">
        <w:rPr>
          <w:rFonts w:ascii="Arial" w:eastAsia="Times New Roman" w:hAnsi="Arial" w:cs="Arial"/>
          <w:color w:val="242729"/>
          <w:sz w:val="16"/>
          <w:szCs w:val="23"/>
        </w:rPr>
        <w:t>The containers are linked by name and typically the only IP you need to worry about is the external docker host IP (typically 192.168.99.100). Where there can be some trouble is if you, say, restart a database container that other containers are connected to. The dependent containers will have to be resilient enough to reconnect. – Ryan Kimber Apr 2 '16 at 16:34</w:t>
      </w:r>
    </w:p>
    <w:p w:rsidR="00EE72A0" w:rsidRDefault="00EE72A0" w:rsidP="00EE72A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16"/>
          <w:szCs w:val="23"/>
        </w:rPr>
        <w:t>-</w:t>
      </w:r>
      <w:r w:rsidRPr="00EE72A0">
        <w:rPr>
          <w:rFonts w:ascii="Arial" w:hAnsi="Arial" w:cs="Arial"/>
          <w:color w:val="242729"/>
          <w:sz w:val="16"/>
          <w:szCs w:val="23"/>
        </w:rPr>
        <w:sym w:font="Wingdings" w:char="F0E0"/>
      </w:r>
      <w:r>
        <w:rPr>
          <w:rFonts w:ascii="Arial" w:hAnsi="Arial" w:cs="Arial"/>
          <w:color w:val="242729"/>
          <w:sz w:val="23"/>
          <w:szCs w:val="23"/>
        </w:rPr>
        <w:t>To restart a service with changes here are the steps that I performed:</w:t>
      </w:r>
    </w:p>
    <w:p w:rsidR="00EE72A0" w:rsidRDefault="00EE72A0" w:rsidP="00EE72A0">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stop -t 1 worker</w:t>
      </w:r>
    </w:p>
    <w:p w:rsidR="00EE72A0" w:rsidRDefault="00EE72A0" w:rsidP="00EE72A0">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build worker</w:t>
      </w:r>
    </w:p>
    <w:p w:rsidR="00EE72A0" w:rsidRDefault="00EE72A0" w:rsidP="00EE72A0">
      <w:pPr>
        <w:pStyle w:val="HTMLPreformatted"/>
        <w:shd w:val="clear" w:color="auto" w:fill="EFF0F1"/>
        <w:textAlignment w:val="baseline"/>
        <w:rPr>
          <w:rStyle w:val="HTMLCode"/>
          <w:rFonts w:ascii="Consolas" w:hAnsi="Consolas"/>
          <w:color w:val="242729"/>
          <w:bdr w:val="none" w:sz="0" w:space="0" w:color="auto" w:frame="1"/>
          <w:shd w:val="clear" w:color="auto" w:fill="EFF0F1"/>
        </w:rPr>
      </w:pPr>
      <w:r>
        <w:rPr>
          <w:rStyle w:val="HTMLCode"/>
          <w:rFonts w:ascii="Consolas" w:hAnsi="Consolas"/>
          <w:color w:val="242729"/>
          <w:bdr w:val="none" w:sz="0" w:space="0" w:color="auto" w:frame="1"/>
          <w:shd w:val="clear" w:color="auto" w:fill="EFF0F1"/>
        </w:rPr>
        <w:t>docker-compose create worker</w:t>
      </w:r>
    </w:p>
    <w:p w:rsidR="00EE72A0" w:rsidRDefault="00EE72A0" w:rsidP="00EE72A0">
      <w:pPr>
        <w:pStyle w:val="HTMLPreformatted"/>
        <w:shd w:val="clear" w:color="auto" w:fill="EFF0F1"/>
        <w:textAlignment w:val="baseline"/>
        <w:rPr>
          <w:rFonts w:ascii="Consolas" w:hAnsi="Consolas"/>
          <w:color w:val="242729"/>
        </w:rPr>
      </w:pPr>
      <w:r>
        <w:rPr>
          <w:rStyle w:val="HTMLCode"/>
          <w:rFonts w:ascii="Consolas" w:hAnsi="Consolas"/>
          <w:color w:val="242729"/>
          <w:bdr w:val="none" w:sz="0" w:space="0" w:color="auto" w:frame="1"/>
          <w:shd w:val="clear" w:color="auto" w:fill="EFF0F1"/>
        </w:rPr>
        <w:t>docker-compose start worker</w: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16"/>
          <w:szCs w:val="23"/>
        </w:rPr>
      </w:pPr>
      <w:r>
        <w:rPr>
          <w:rFonts w:ascii="Arial" w:eastAsia="Times New Roman" w:hAnsi="Arial" w:cs="Arial"/>
          <w:color w:val="242729"/>
          <w:sz w:val="16"/>
          <w:szCs w:val="23"/>
        </w:rPr>
        <w:t>---</w:t>
      </w:r>
      <w:r w:rsidRPr="00EE72A0">
        <w:rPr>
          <w:rFonts w:ascii="Arial" w:eastAsia="Times New Roman" w:hAnsi="Arial" w:cs="Arial"/>
          <w:color w:val="242729"/>
          <w:sz w:val="16"/>
          <w:szCs w:val="23"/>
        </w:rPr>
        <w:t xml:space="preserve">If you need changes to apply with a build, you can easily do a docker-compose up -d --build and it will rebuild everything and restart any changed containers. No need for the stop first, with downtime, and separate create and start commands. – BMitch Sep 15 '16 at 0:05 </w: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16"/>
          <w:szCs w:val="23"/>
        </w:rPr>
      </w:pPr>
      <w:r w:rsidRPr="00EE72A0">
        <w:rPr>
          <w:rFonts w:ascii="Arial" w:eastAsia="Times New Roman" w:hAnsi="Arial" w:cs="Arial"/>
          <w:color w:val="242729"/>
          <w:sz w:val="16"/>
          <w:szCs w:val="23"/>
        </w:rPr>
        <w:t xml:space="preserve">  </w:t>
      </w:r>
      <w:r w:rsidRPr="00EE72A0">
        <w:rPr>
          <w:rFonts w:ascii="Arial" w:eastAsia="Times New Roman" w:hAnsi="Arial" w:cs="Arial"/>
          <w:color w:val="242729"/>
          <w:sz w:val="16"/>
          <w:szCs w:val="23"/>
        </w:rPr>
        <w:tab/>
        <w:t xml:space="preserve"> </w:t>
      </w:r>
      <w:r w:rsidRPr="00EE72A0">
        <w:rPr>
          <w:rFonts w:ascii="Arial" w:eastAsia="Times New Roman" w:hAnsi="Arial" w:cs="Arial"/>
          <w:color w:val="242729"/>
          <w:sz w:val="16"/>
          <w:szCs w:val="23"/>
        </w:rPr>
        <w:tab/>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16"/>
          <w:szCs w:val="23"/>
        </w:rPr>
      </w:pPr>
      <w:r w:rsidRPr="00EE72A0">
        <w:rPr>
          <w:rFonts w:ascii="Arial" w:eastAsia="Times New Roman" w:hAnsi="Arial" w:cs="Arial"/>
          <w:color w:val="242729"/>
          <w:sz w:val="16"/>
          <w:szCs w:val="23"/>
        </w:rPr>
        <w:t>Yes, if you want to restart all services, but the OP only wants to restart a single service and not restart the others – Jeff Sep 16 '16 at 16:49</w: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16"/>
          <w:szCs w:val="23"/>
        </w:rPr>
      </w:pPr>
      <w:r w:rsidRPr="00EE72A0">
        <w:rPr>
          <w:rFonts w:ascii="Arial" w:eastAsia="Times New Roman" w:hAnsi="Arial" w:cs="Arial"/>
          <w:color w:val="242729"/>
          <w:sz w:val="16"/>
          <w:szCs w:val="23"/>
        </w:rPr>
        <w:t xml:space="preserve">  </w:t>
      </w:r>
      <w:r w:rsidRPr="00EE72A0">
        <w:rPr>
          <w:rFonts w:ascii="Arial" w:eastAsia="Times New Roman" w:hAnsi="Arial" w:cs="Arial"/>
          <w:color w:val="242729"/>
          <w:sz w:val="16"/>
          <w:szCs w:val="23"/>
        </w:rPr>
        <w:tab/>
        <w:t xml:space="preserve"> </w:t>
      </w:r>
      <w:r w:rsidRPr="00EE72A0">
        <w:rPr>
          <w:rFonts w:ascii="Arial" w:eastAsia="Times New Roman" w:hAnsi="Arial" w:cs="Arial"/>
          <w:color w:val="242729"/>
          <w:sz w:val="16"/>
          <w:szCs w:val="23"/>
        </w:rPr>
        <w:tab/>
      </w:r>
    </w:p>
    <w:p w:rsidR="00EE72A0" w:rsidRPr="002643F5" w:rsidRDefault="00EE72A0" w:rsidP="00EE72A0">
      <w:pPr>
        <w:shd w:val="clear" w:color="auto" w:fill="FFFFFF"/>
        <w:spacing w:after="0" w:line="240" w:lineRule="auto"/>
        <w:textAlignment w:val="baseline"/>
        <w:rPr>
          <w:rFonts w:ascii="Arial" w:eastAsia="Times New Roman" w:hAnsi="Arial" w:cs="Arial"/>
          <w:color w:val="242729"/>
          <w:sz w:val="16"/>
          <w:szCs w:val="23"/>
        </w:rPr>
      </w:pPr>
      <w:r w:rsidRPr="00EE72A0">
        <w:rPr>
          <w:rFonts w:ascii="Arial" w:eastAsia="Times New Roman" w:hAnsi="Arial" w:cs="Arial"/>
          <w:color w:val="242729"/>
          <w:sz w:val="16"/>
          <w:szCs w:val="23"/>
        </w:rPr>
        <w:t>See the answer I posted, in the example, the up will only recreated the container that had been changed and therefore needed a restart. –</w:t>
      </w:r>
    </w:p>
    <w:p w:rsidR="00EE72A0" w:rsidRPr="00EE72A0" w:rsidRDefault="00EE72A0" w:rsidP="00EE72A0">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18"/>
          <w:szCs w:val="23"/>
        </w:rPr>
        <w:t>-</w:t>
      </w:r>
      <w:r w:rsidRPr="00EE72A0">
        <w:rPr>
          <w:rFonts w:ascii="Arial" w:hAnsi="Arial" w:cs="Arial"/>
          <w:color w:val="242729"/>
          <w:sz w:val="18"/>
          <w:szCs w:val="23"/>
        </w:rPr>
        <w:sym w:font="Wingdings" w:char="F0E0"/>
      </w:r>
      <w:r w:rsidRPr="00EE72A0">
        <w:rPr>
          <w:rFonts w:ascii="Arial" w:hAnsi="Arial" w:cs="Arial"/>
          <w:color w:val="242729"/>
          <w:sz w:val="20"/>
          <w:szCs w:val="23"/>
        </w:rPr>
        <w:t>The other answers to restarting a single node are on target, </w:t>
      </w:r>
      <w:r w:rsidRPr="00EE72A0">
        <w:rPr>
          <w:rFonts w:ascii="Consolas" w:hAnsi="Consolas" w:cs="Courier New"/>
          <w:color w:val="242729"/>
          <w:sz w:val="16"/>
          <w:szCs w:val="20"/>
          <w:bdr w:val="none" w:sz="0" w:space="0" w:color="auto" w:frame="1"/>
          <w:shd w:val="clear" w:color="auto" w:fill="EFF0F1"/>
        </w:rPr>
        <w:t>docker-compose restart worker</w:t>
      </w:r>
      <w:r w:rsidRPr="00EE72A0">
        <w:rPr>
          <w:rFonts w:ascii="Arial" w:hAnsi="Arial" w:cs="Arial"/>
          <w:color w:val="242729"/>
          <w:sz w:val="20"/>
          <w:szCs w:val="23"/>
        </w:rPr>
        <w:t>. That will bounce that container, but not include any changes, even if you rebuilt it separately. You can manually </w:t>
      </w:r>
      <w:r w:rsidRPr="00EE72A0">
        <w:rPr>
          <w:rFonts w:ascii="Consolas" w:hAnsi="Consolas" w:cs="Courier New"/>
          <w:color w:val="242729"/>
          <w:sz w:val="16"/>
          <w:szCs w:val="20"/>
          <w:bdr w:val="none" w:sz="0" w:space="0" w:color="auto" w:frame="1"/>
          <w:shd w:val="clear" w:color="auto" w:fill="EFF0F1"/>
        </w:rPr>
        <w:t>stop</w:t>
      </w:r>
      <w:r w:rsidRPr="00EE72A0">
        <w:rPr>
          <w:rFonts w:ascii="Arial" w:hAnsi="Arial" w:cs="Arial"/>
          <w:color w:val="242729"/>
          <w:sz w:val="20"/>
          <w:szCs w:val="23"/>
        </w:rPr>
        <w:t>, </w:t>
      </w:r>
      <w:r w:rsidRPr="00EE72A0">
        <w:rPr>
          <w:rFonts w:ascii="Consolas" w:hAnsi="Consolas" w:cs="Courier New"/>
          <w:color w:val="242729"/>
          <w:sz w:val="16"/>
          <w:szCs w:val="20"/>
          <w:bdr w:val="none" w:sz="0" w:space="0" w:color="auto" w:frame="1"/>
          <w:shd w:val="clear" w:color="auto" w:fill="EFF0F1"/>
        </w:rPr>
        <w:t>rm</w:t>
      </w:r>
      <w:r w:rsidRPr="00EE72A0">
        <w:rPr>
          <w:rFonts w:ascii="Arial" w:hAnsi="Arial" w:cs="Arial"/>
          <w:color w:val="242729"/>
          <w:sz w:val="20"/>
          <w:szCs w:val="23"/>
        </w:rPr>
        <w:t>, </w:t>
      </w:r>
      <w:r w:rsidRPr="00EE72A0">
        <w:rPr>
          <w:rFonts w:ascii="Consolas" w:hAnsi="Consolas" w:cs="Courier New"/>
          <w:color w:val="242729"/>
          <w:sz w:val="16"/>
          <w:szCs w:val="20"/>
          <w:bdr w:val="none" w:sz="0" w:space="0" w:color="auto" w:frame="1"/>
          <w:shd w:val="clear" w:color="auto" w:fill="EFF0F1"/>
        </w:rPr>
        <w:t>create</w:t>
      </w:r>
      <w:r w:rsidRPr="00EE72A0">
        <w:rPr>
          <w:rFonts w:ascii="Arial" w:hAnsi="Arial" w:cs="Arial"/>
          <w:color w:val="242729"/>
          <w:sz w:val="20"/>
          <w:szCs w:val="23"/>
        </w:rPr>
        <w:t>, and </w:t>
      </w:r>
      <w:r w:rsidRPr="00EE72A0">
        <w:rPr>
          <w:rFonts w:ascii="Consolas" w:hAnsi="Consolas" w:cs="Courier New"/>
          <w:color w:val="242729"/>
          <w:sz w:val="16"/>
          <w:szCs w:val="20"/>
          <w:bdr w:val="none" w:sz="0" w:space="0" w:color="auto" w:frame="1"/>
          <w:shd w:val="clear" w:color="auto" w:fill="EFF0F1"/>
        </w:rPr>
        <w:t>start</w:t>
      </w:r>
      <w:r w:rsidRPr="00EE72A0">
        <w:rPr>
          <w:rFonts w:ascii="Arial" w:hAnsi="Arial" w:cs="Arial"/>
          <w:color w:val="242729"/>
          <w:sz w:val="20"/>
          <w:szCs w:val="23"/>
        </w:rPr>
        <w:t>, but there are much easier methods.</w:t>
      </w:r>
    </w:p>
    <w:p w:rsidR="00EE72A0" w:rsidRPr="00EE72A0" w:rsidRDefault="00EE72A0" w:rsidP="00EE72A0">
      <w:pPr>
        <w:shd w:val="clear" w:color="auto" w:fill="FFFFFF"/>
        <w:spacing w:after="240" w:line="240" w:lineRule="auto"/>
        <w:textAlignment w:val="baseline"/>
        <w:rPr>
          <w:rFonts w:ascii="Arial" w:eastAsia="Times New Roman" w:hAnsi="Arial" w:cs="Arial"/>
          <w:color w:val="242729"/>
          <w:sz w:val="20"/>
          <w:szCs w:val="23"/>
        </w:rPr>
      </w:pPr>
      <w:r w:rsidRPr="00EE72A0">
        <w:rPr>
          <w:rFonts w:ascii="Arial" w:eastAsia="Times New Roman" w:hAnsi="Arial" w:cs="Arial"/>
          <w:color w:val="242729"/>
          <w:sz w:val="20"/>
          <w:szCs w:val="23"/>
        </w:rPr>
        <w:t>If you've updated your code, you can do the build and reload in a single step with:</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docker-compose up -d --build</w:t>
      </w:r>
    </w:p>
    <w:p w:rsidR="00EE72A0" w:rsidRPr="00EE72A0" w:rsidRDefault="00EE72A0" w:rsidP="00EE72A0">
      <w:pPr>
        <w:shd w:val="clear" w:color="auto" w:fill="FFFFFF"/>
        <w:spacing w:after="240" w:line="240" w:lineRule="auto"/>
        <w:textAlignment w:val="baseline"/>
        <w:rPr>
          <w:rFonts w:ascii="Arial" w:eastAsia="Times New Roman" w:hAnsi="Arial" w:cs="Arial"/>
          <w:color w:val="242729"/>
          <w:sz w:val="20"/>
          <w:szCs w:val="23"/>
        </w:rPr>
      </w:pPr>
      <w:r w:rsidRPr="00EE72A0">
        <w:rPr>
          <w:rFonts w:ascii="Arial" w:eastAsia="Times New Roman" w:hAnsi="Arial" w:cs="Arial"/>
          <w:color w:val="242729"/>
          <w:sz w:val="20"/>
          <w:szCs w:val="23"/>
        </w:rPr>
        <w:t>That will first rebuild your images from any changed code, which is fast if there are no changes since the cache is reused. And then it only replaces the changed containers. If your downloaded images are stale, you can precede the above command with:</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docker-compose pull</w: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20"/>
          <w:szCs w:val="23"/>
        </w:rPr>
      </w:pPr>
      <w:r w:rsidRPr="00EE72A0">
        <w:rPr>
          <w:rFonts w:ascii="Arial" w:eastAsia="Times New Roman" w:hAnsi="Arial" w:cs="Arial"/>
          <w:color w:val="242729"/>
          <w:sz w:val="20"/>
          <w:szCs w:val="23"/>
        </w:rPr>
        <w:t>To download any changed images first (the containers won't be restarted until you run a command like the </w:t>
      </w:r>
      <w:r w:rsidRPr="00EE72A0">
        <w:rPr>
          <w:rFonts w:ascii="Consolas" w:eastAsia="Times New Roman" w:hAnsi="Consolas" w:cs="Courier New"/>
          <w:color w:val="242729"/>
          <w:sz w:val="16"/>
          <w:szCs w:val="20"/>
          <w:bdr w:val="none" w:sz="0" w:space="0" w:color="auto" w:frame="1"/>
          <w:shd w:val="clear" w:color="auto" w:fill="EFF0F1"/>
        </w:rPr>
        <w:t>up</w:t>
      </w:r>
      <w:r w:rsidRPr="00EE72A0">
        <w:rPr>
          <w:rFonts w:ascii="Arial" w:eastAsia="Times New Roman" w:hAnsi="Arial" w:cs="Arial"/>
          <w:color w:val="242729"/>
          <w:sz w:val="20"/>
          <w:szCs w:val="23"/>
        </w:rPr>
        <w:t> above). Doing an initial stop is unnecessary.</w:t>
      </w:r>
    </w:p>
    <w:p w:rsidR="00EE72A0" w:rsidRPr="00EE72A0" w:rsidRDefault="00EE72A0" w:rsidP="00EE72A0">
      <w:pPr>
        <w:shd w:val="clear" w:color="auto" w:fill="FFFFFF"/>
        <w:spacing w:after="240" w:line="240" w:lineRule="auto"/>
        <w:textAlignment w:val="baseline"/>
        <w:rPr>
          <w:rFonts w:ascii="Arial" w:eastAsia="Times New Roman" w:hAnsi="Arial" w:cs="Arial"/>
          <w:color w:val="242729"/>
          <w:sz w:val="20"/>
          <w:szCs w:val="23"/>
        </w:rPr>
      </w:pPr>
      <w:r w:rsidRPr="00EE72A0">
        <w:rPr>
          <w:rFonts w:ascii="Arial" w:eastAsia="Times New Roman" w:hAnsi="Arial" w:cs="Arial"/>
          <w:color w:val="242729"/>
          <w:sz w:val="20"/>
          <w:szCs w:val="23"/>
        </w:rPr>
        <w:t>And to only do this for a single service, follow the up or pull command with the services you want to specify, e.g.:</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docker-compose up -d --build worker</w:t>
      </w:r>
    </w:p>
    <w:p w:rsidR="00EE72A0" w:rsidRPr="00EE72A0" w:rsidRDefault="00EE72A0" w:rsidP="00EE72A0">
      <w:pPr>
        <w:spacing w:after="300" w:line="240" w:lineRule="auto"/>
        <w:rPr>
          <w:rFonts w:ascii="Times New Roman" w:eastAsia="Times New Roman" w:hAnsi="Times New Roman" w:cs="Times New Roman"/>
          <w:sz w:val="20"/>
          <w:szCs w:val="24"/>
        </w:rPr>
      </w:pPr>
      <w:r w:rsidRPr="00EE72A0">
        <w:rPr>
          <w:rFonts w:ascii="Times New Roman" w:eastAsia="Times New Roman" w:hAnsi="Times New Roman" w:cs="Times New Roman"/>
          <w:sz w:val="20"/>
          <w:szCs w:val="24"/>
        </w:rPr>
        <w:pict>
          <v:rect id="_x0000_i1060" style="width:0;height:.75pt" o:hrstd="t" o:hrnoshade="t" o:hr="t" fillcolor="#d6d9dc" stroked="f"/>
        </w:pict>
      </w:r>
    </w:p>
    <w:p w:rsidR="00EE72A0" w:rsidRPr="00EE72A0" w:rsidRDefault="00EE72A0" w:rsidP="00EE72A0">
      <w:pPr>
        <w:shd w:val="clear" w:color="auto" w:fill="FFFFFF"/>
        <w:spacing w:after="0" w:line="240" w:lineRule="auto"/>
        <w:textAlignment w:val="baseline"/>
        <w:rPr>
          <w:rFonts w:ascii="Arial" w:eastAsia="Times New Roman" w:hAnsi="Arial" w:cs="Arial"/>
          <w:color w:val="242729"/>
          <w:sz w:val="20"/>
          <w:szCs w:val="23"/>
        </w:rPr>
      </w:pPr>
      <w:r w:rsidRPr="00EE72A0">
        <w:rPr>
          <w:rFonts w:ascii="Arial" w:eastAsia="Times New Roman" w:hAnsi="Arial" w:cs="Arial"/>
          <w:color w:val="242729"/>
          <w:sz w:val="20"/>
          <w:szCs w:val="23"/>
        </w:rPr>
        <w:t>Here's a quick example of the first option, the Dockerfile is structured to keep the frequently changing parts of the code near the end. In fact the requirements are pulled in separately for the </w:t>
      </w:r>
      <w:r w:rsidRPr="00EE72A0">
        <w:rPr>
          <w:rFonts w:ascii="Consolas" w:eastAsia="Times New Roman" w:hAnsi="Consolas" w:cs="Courier New"/>
          <w:color w:val="242729"/>
          <w:sz w:val="16"/>
          <w:szCs w:val="20"/>
          <w:bdr w:val="none" w:sz="0" w:space="0" w:color="auto" w:frame="1"/>
          <w:shd w:val="clear" w:color="auto" w:fill="EFF0F1"/>
        </w:rPr>
        <w:t>pip install</w:t>
      </w:r>
      <w:r w:rsidRPr="00EE72A0">
        <w:rPr>
          <w:rFonts w:ascii="Arial" w:eastAsia="Times New Roman" w:hAnsi="Arial" w:cs="Arial"/>
          <w:color w:val="242729"/>
          <w:sz w:val="20"/>
          <w:szCs w:val="23"/>
        </w:rPr>
        <w:t> since that file rarely changes. And since the nginx and redis containers were up-to-date, they weren't restarted. Total time for the entire process was under 6 seconds:</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time docker-compose -f docker-compose.nginx-proxy.yml up -d --build</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Building counter</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lastRenderedPageBreak/>
        <w:t>Step 1 : FROM python:2.7-alpine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fc479af56697</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2 : WORKDIR /app</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Using cache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d04d0d6d98f1</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3 : ADD requirements.txt /app/requirements.txt</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Using cache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9c4e311f3f0c</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4 : RUN pip install -r requirements.txt</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Using cache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85b878795479</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5 : ADD . /app</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63e3d4e6b539</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Removing intermediate container 9af53c35d8fe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6 : EXPOSE 80</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Running in a5b3d3f80cd4</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4ce3750610a9</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Removing intermediate container a5b3d3f80cd4</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Step 7 : CMD gunicorn app:app -b 0.0.0.0:80 --log-file - --access-logfile - --workers 4 --keep-alive 0</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Running in 0d69957bda4c</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 xml:space="preserve"> ---&gt; d41ff1635cb7</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Removing intermediate container 0d69957bda4c</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Successfully built d41ff1635cb7</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counter_nginx_1 is up-to-date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counter_redis_1 is up-to-date</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Recreating counter_counter_1</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real    0m5.959s</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EE72A0">
        <w:rPr>
          <w:rFonts w:ascii="Consolas" w:eastAsia="Times New Roman" w:hAnsi="Consolas" w:cs="Courier New"/>
          <w:color w:val="242729"/>
          <w:sz w:val="16"/>
          <w:szCs w:val="20"/>
          <w:bdr w:val="none" w:sz="0" w:space="0" w:color="auto" w:frame="1"/>
          <w:shd w:val="clear" w:color="auto" w:fill="EFF0F1"/>
        </w:rPr>
        <w:t>user    0m0.508s</w:t>
      </w:r>
    </w:p>
    <w:p w:rsidR="00EE72A0" w:rsidRPr="00EE72A0" w:rsidRDefault="00EE72A0" w:rsidP="00EE72A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EE72A0">
        <w:rPr>
          <w:rFonts w:ascii="Consolas" w:eastAsia="Times New Roman" w:hAnsi="Consolas" w:cs="Courier New"/>
          <w:color w:val="242729"/>
          <w:sz w:val="16"/>
          <w:szCs w:val="20"/>
          <w:bdr w:val="none" w:sz="0" w:space="0" w:color="auto" w:frame="1"/>
          <w:shd w:val="clear" w:color="auto" w:fill="EFF0F1"/>
        </w:rPr>
        <w:t>sys     0m0.076s</w:t>
      </w:r>
    </w:p>
    <w:p w:rsidR="002643F5" w:rsidRPr="002643F5" w:rsidRDefault="002643F5" w:rsidP="002643F5">
      <w:pPr>
        <w:shd w:val="clear" w:color="auto" w:fill="FFFFFF"/>
        <w:spacing w:after="0" w:line="240" w:lineRule="auto"/>
        <w:textAlignment w:val="baseline"/>
        <w:rPr>
          <w:rFonts w:ascii="Arial" w:eastAsia="Times New Roman" w:hAnsi="Arial" w:cs="Arial"/>
          <w:color w:val="242729"/>
          <w:sz w:val="18"/>
          <w:szCs w:val="23"/>
        </w:rPr>
      </w:pPr>
    </w:p>
    <w:p w:rsidR="00944001" w:rsidRDefault="00944001" w:rsidP="00944001">
      <w:pPr>
        <w:pStyle w:val="Heading1"/>
        <w:shd w:val="clear" w:color="auto" w:fill="FFFFFF"/>
        <w:spacing w:before="0" w:beforeAutospacing="0" w:after="0" w:afterAutospacing="0"/>
        <w:textAlignment w:val="baseline"/>
        <w:rPr>
          <w:rFonts w:ascii="Arial" w:hAnsi="Arial" w:cs="Arial"/>
          <w:color w:val="242729"/>
          <w:sz w:val="33"/>
          <w:szCs w:val="33"/>
        </w:rPr>
      </w:pPr>
      <w:r w:rsidRPr="00944001">
        <w:rPr>
          <w:rFonts w:ascii="Arial" w:hAnsi="Arial" w:cs="Arial"/>
          <w:color w:val="242729"/>
          <w:sz w:val="23"/>
          <w:szCs w:val="23"/>
          <w:highlight w:val="yellow"/>
        </w:rPr>
        <w:t>48.)</w:t>
      </w:r>
      <w:r w:rsidRPr="00944001">
        <w:rPr>
          <w:rFonts w:ascii="Arial" w:hAnsi="Arial" w:cs="Arial"/>
          <w:color w:val="242729"/>
          <w:sz w:val="33"/>
          <w:szCs w:val="33"/>
          <w:highlight w:val="yellow"/>
        </w:rPr>
        <w:t xml:space="preserve"> </w:t>
      </w:r>
      <w:hyperlink r:id="rId244" w:history="1">
        <w:r w:rsidRPr="00944001">
          <w:rPr>
            <w:rStyle w:val="Hyperlink"/>
            <w:rFonts w:ascii="inherit" w:eastAsiaTheme="majorEastAsia" w:hAnsi="inherit" w:cs="Arial"/>
            <w:b w:val="0"/>
            <w:bCs w:val="0"/>
            <w:color w:val="242729"/>
            <w:sz w:val="36"/>
            <w:szCs w:val="36"/>
            <w:highlight w:val="yellow"/>
            <w:bdr w:val="none" w:sz="0" w:space="0" w:color="auto" w:frame="1"/>
          </w:rPr>
          <w:t>Docker - Error response from daemon: client is newer than server</w:t>
        </w:r>
      </w:hyperlink>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 w:val="23"/>
          <w:szCs w:val="23"/>
        </w:rPr>
      </w:pPr>
      <w:r w:rsidRPr="00944001">
        <w:rPr>
          <w:rFonts w:ascii="Arial" w:eastAsia="Times New Roman" w:hAnsi="Arial" w:cs="Arial"/>
          <w:color w:val="242729"/>
          <w:sz w:val="23"/>
          <w:szCs w:val="23"/>
        </w:rPr>
        <w:t>After creating a new machine with Docker Machine, I'm getting the following error:</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44001">
        <w:rPr>
          <w:rFonts w:ascii="Consolas" w:eastAsia="Times New Roman" w:hAnsi="Consolas" w:cs="Courier New"/>
          <w:color w:val="242729"/>
          <w:sz w:val="20"/>
          <w:szCs w:val="20"/>
          <w:bdr w:val="none" w:sz="0" w:space="0" w:color="auto" w:frame="1"/>
          <w:shd w:val="clear" w:color="auto" w:fill="EFF0F1"/>
        </w:rPr>
        <w:t>$ docker ps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944001">
        <w:rPr>
          <w:rFonts w:ascii="Consolas" w:eastAsia="Times New Roman" w:hAnsi="Consolas" w:cs="Courier New"/>
          <w:color w:val="242729"/>
          <w:sz w:val="20"/>
          <w:szCs w:val="20"/>
          <w:bdr w:val="none" w:sz="0" w:space="0" w:color="auto" w:frame="1"/>
          <w:shd w:val="clear" w:color="auto" w:fill="EFF0F1"/>
        </w:rPr>
        <w:t>Error response from daemon: client is newer than server(client API version 1.21, server API version: 1.19)</w:t>
      </w:r>
    </w:p>
    <w:p w:rsidR="00944001" w:rsidRPr="00944001" w:rsidRDefault="00944001" w:rsidP="00944001">
      <w:pPr>
        <w:pStyle w:val="NormalWeb"/>
        <w:shd w:val="clear" w:color="auto" w:fill="FFFFFF"/>
        <w:spacing w:before="0" w:beforeAutospacing="0" w:after="0" w:afterAutospacing="0"/>
        <w:textAlignment w:val="baseline"/>
        <w:rPr>
          <w:rFonts w:ascii="Arial" w:hAnsi="Arial" w:cs="Arial"/>
          <w:color w:val="242729"/>
          <w:sz w:val="20"/>
          <w:szCs w:val="23"/>
        </w:rPr>
      </w:pPr>
      <w:r w:rsidRPr="00944001">
        <w:rPr>
          <w:rFonts w:ascii="Arial" w:hAnsi="Arial" w:cs="Arial"/>
          <w:color w:val="242729"/>
          <w:sz w:val="20"/>
          <w:szCs w:val="23"/>
        </w:rPr>
        <w:t>How can I fix this?</w:t>
      </w:r>
    </w:p>
    <w:p w:rsidR="00944001" w:rsidRPr="00944001" w:rsidRDefault="00944001" w:rsidP="00944001">
      <w:pPr>
        <w:pStyle w:val="NormalWeb"/>
        <w:shd w:val="clear" w:color="auto" w:fill="FFFFFF"/>
        <w:spacing w:before="0" w:beforeAutospacing="0" w:after="0" w:afterAutospacing="0"/>
        <w:textAlignment w:val="baseline"/>
        <w:rPr>
          <w:rFonts w:ascii="Arial" w:hAnsi="Arial" w:cs="Arial"/>
          <w:color w:val="242729"/>
          <w:sz w:val="20"/>
          <w:szCs w:val="23"/>
        </w:rPr>
      </w:pPr>
      <w:r w:rsidRPr="00944001">
        <w:rPr>
          <w:rFonts w:ascii="Arial" w:hAnsi="Arial" w:cs="Arial"/>
          <w:color w:val="242729"/>
          <w:sz w:val="20"/>
          <w:szCs w:val="23"/>
        </w:rPr>
        <w:t>-</w:t>
      </w:r>
      <w:r w:rsidRPr="00944001">
        <w:rPr>
          <w:rFonts w:ascii="Arial" w:hAnsi="Arial" w:cs="Arial"/>
          <w:color w:val="242729"/>
          <w:sz w:val="20"/>
          <w:szCs w:val="23"/>
        </w:rPr>
        <w:sym w:font="Wingdings" w:char="F0E0"/>
      </w:r>
      <w:r w:rsidRPr="00944001">
        <w:rPr>
          <w:rFonts w:ascii="Arial" w:hAnsi="Arial" w:cs="Arial"/>
          <w:color w:val="242729"/>
          <w:sz w:val="20"/>
          <w:szCs w:val="23"/>
        </w:rPr>
        <w:t xml:space="preserve"> If someone happens to get this error, but is not using </w:t>
      </w:r>
      <w:r w:rsidRPr="00944001">
        <w:rPr>
          <w:rStyle w:val="HTMLCode"/>
          <w:rFonts w:ascii="Consolas" w:eastAsiaTheme="majorEastAsia" w:hAnsi="Consolas"/>
          <w:color w:val="242729"/>
          <w:sz w:val="16"/>
          <w:bdr w:val="none" w:sz="0" w:space="0" w:color="auto" w:frame="1"/>
          <w:shd w:val="clear" w:color="auto" w:fill="EFF0F1"/>
        </w:rPr>
        <w:t>docker-machine</w:t>
      </w:r>
      <w:r w:rsidRPr="00944001">
        <w:rPr>
          <w:rFonts w:ascii="Arial" w:hAnsi="Arial" w:cs="Arial"/>
          <w:color w:val="242729"/>
          <w:sz w:val="20"/>
          <w:szCs w:val="23"/>
        </w:rPr>
        <w:t>, there is another way to resolve the issue by specifying an older API version in an environment variable on the client side:</w:t>
      </w:r>
    </w:p>
    <w:p w:rsidR="00944001" w:rsidRPr="00944001" w:rsidRDefault="00944001" w:rsidP="00944001">
      <w:pPr>
        <w:pStyle w:val="HTMLPreformatted"/>
        <w:shd w:val="clear" w:color="auto" w:fill="EFF0F1"/>
        <w:textAlignment w:val="baseline"/>
        <w:rPr>
          <w:rStyle w:val="HTMLCode"/>
          <w:rFonts w:ascii="Consolas" w:eastAsiaTheme="majorEastAsia" w:hAnsi="Consolas"/>
          <w:color w:val="242729"/>
          <w:sz w:val="16"/>
          <w:bdr w:val="none" w:sz="0" w:space="0" w:color="auto" w:frame="1"/>
          <w:shd w:val="clear" w:color="auto" w:fill="EFF0F1"/>
        </w:rPr>
      </w:pPr>
      <w:r w:rsidRPr="00944001">
        <w:rPr>
          <w:rStyle w:val="HTMLCode"/>
          <w:rFonts w:ascii="Consolas" w:eastAsiaTheme="majorEastAsia" w:hAnsi="Consolas"/>
          <w:color w:val="242729"/>
          <w:sz w:val="16"/>
          <w:bdr w:val="none" w:sz="0" w:space="0" w:color="auto" w:frame="1"/>
          <w:shd w:val="clear" w:color="auto" w:fill="EFF0F1"/>
        </w:rPr>
        <w:t>export DOCKER_API_VERSION=&lt;version&gt;</w:t>
      </w:r>
    </w:p>
    <w:p w:rsidR="00944001" w:rsidRPr="00944001" w:rsidRDefault="00944001" w:rsidP="00944001">
      <w:pPr>
        <w:pStyle w:val="NormalWeb"/>
        <w:shd w:val="clear" w:color="auto" w:fill="FFFFFF"/>
        <w:spacing w:before="0" w:beforeAutospacing="0" w:after="240" w:afterAutospacing="0"/>
        <w:textAlignment w:val="baseline"/>
        <w:rPr>
          <w:rFonts w:ascii="Arial" w:hAnsi="Arial" w:cs="Arial"/>
          <w:color w:val="242729"/>
          <w:sz w:val="20"/>
          <w:szCs w:val="23"/>
        </w:rPr>
      </w:pPr>
      <w:r w:rsidRPr="00944001">
        <w:rPr>
          <w:rFonts w:ascii="Arial" w:hAnsi="Arial" w:cs="Arial"/>
          <w:color w:val="242729"/>
          <w:sz w:val="20"/>
          <w:szCs w:val="23"/>
        </w:rPr>
        <w:t>for example:</w:t>
      </w:r>
    </w:p>
    <w:p w:rsidR="00944001" w:rsidRPr="00944001" w:rsidRDefault="00944001" w:rsidP="00944001">
      <w:pPr>
        <w:pStyle w:val="HTMLPreformatted"/>
        <w:shd w:val="clear" w:color="auto" w:fill="EFF0F1"/>
        <w:textAlignment w:val="baseline"/>
        <w:rPr>
          <w:rStyle w:val="HTMLCode"/>
          <w:rFonts w:ascii="Consolas" w:eastAsiaTheme="majorEastAsia" w:hAnsi="Consolas"/>
          <w:color w:val="242729"/>
          <w:sz w:val="16"/>
          <w:bdr w:val="none" w:sz="0" w:space="0" w:color="auto" w:frame="1"/>
          <w:shd w:val="clear" w:color="auto" w:fill="EFF0F1"/>
        </w:rPr>
      </w:pPr>
      <w:r w:rsidRPr="00944001">
        <w:rPr>
          <w:rStyle w:val="HTMLCode"/>
          <w:rFonts w:ascii="Consolas" w:eastAsiaTheme="majorEastAsia" w:hAnsi="Consolas"/>
          <w:color w:val="242729"/>
          <w:sz w:val="16"/>
          <w:bdr w:val="none" w:sz="0" w:space="0" w:color="auto" w:frame="1"/>
          <w:shd w:val="clear" w:color="auto" w:fill="EFF0F1"/>
        </w:rPr>
        <w:t>export DOCKER_API_VERSION=1.19</w:t>
      </w:r>
    </w:p>
    <w:p w:rsidR="00944001" w:rsidRPr="00944001" w:rsidRDefault="00944001" w:rsidP="00944001">
      <w:pPr>
        <w:pStyle w:val="NormalWeb"/>
        <w:shd w:val="clear" w:color="auto" w:fill="FFFFFF"/>
        <w:spacing w:before="0" w:beforeAutospacing="0" w:after="0" w:afterAutospacing="0"/>
        <w:textAlignment w:val="baseline"/>
        <w:rPr>
          <w:rFonts w:ascii="Arial" w:hAnsi="Arial" w:cs="Arial"/>
          <w:color w:val="242729"/>
          <w:sz w:val="20"/>
          <w:szCs w:val="23"/>
        </w:rPr>
      </w:pPr>
      <w:r w:rsidRPr="00944001">
        <w:rPr>
          <w:rFonts w:ascii="Arial" w:hAnsi="Arial" w:cs="Arial"/>
          <w:color w:val="242729"/>
          <w:sz w:val="20"/>
          <w:szCs w:val="23"/>
        </w:rPr>
        <w:t>and retrying the </w:t>
      </w:r>
      <w:r w:rsidRPr="00944001">
        <w:rPr>
          <w:rStyle w:val="HTMLCode"/>
          <w:rFonts w:ascii="Consolas" w:eastAsiaTheme="majorEastAsia" w:hAnsi="Consolas"/>
          <w:color w:val="242729"/>
          <w:sz w:val="16"/>
          <w:bdr w:val="none" w:sz="0" w:space="0" w:color="auto" w:frame="1"/>
          <w:shd w:val="clear" w:color="auto" w:fill="EFF0F1"/>
        </w:rPr>
        <w:t>docker</w:t>
      </w:r>
      <w:r w:rsidRPr="00944001">
        <w:rPr>
          <w:rFonts w:ascii="Arial" w:hAnsi="Arial" w:cs="Arial"/>
          <w:color w:val="242729"/>
          <w:sz w:val="20"/>
          <w:szCs w:val="23"/>
        </w:rPr>
        <w:t> command.</w:t>
      </w:r>
    </w:p>
    <w:p w:rsidR="00944001" w:rsidRDefault="00944001" w:rsidP="00944001">
      <w:pPr>
        <w:pStyle w:val="Heading1"/>
        <w:shd w:val="clear" w:color="auto" w:fill="FFFFFF"/>
        <w:spacing w:before="0" w:beforeAutospacing="0" w:after="0" w:afterAutospacing="0"/>
        <w:textAlignment w:val="baseline"/>
        <w:rPr>
          <w:rFonts w:ascii="Arial" w:hAnsi="Arial" w:cs="Arial"/>
          <w:color w:val="242729"/>
          <w:sz w:val="33"/>
          <w:szCs w:val="33"/>
        </w:rPr>
      </w:pPr>
      <w:r w:rsidRPr="00944001">
        <w:rPr>
          <w:rFonts w:ascii="Arial" w:hAnsi="Arial" w:cs="Arial"/>
          <w:color w:val="242729"/>
          <w:sz w:val="23"/>
          <w:szCs w:val="23"/>
          <w:highlight w:val="yellow"/>
        </w:rPr>
        <w:t>49.)</w:t>
      </w:r>
      <w:r w:rsidRPr="00944001">
        <w:rPr>
          <w:rFonts w:ascii="Arial" w:hAnsi="Arial" w:cs="Arial"/>
          <w:color w:val="242729"/>
          <w:sz w:val="33"/>
          <w:szCs w:val="33"/>
          <w:highlight w:val="yellow"/>
        </w:rPr>
        <w:t xml:space="preserve"> </w:t>
      </w:r>
      <w:hyperlink r:id="rId245" w:history="1">
        <w:r w:rsidRPr="00944001">
          <w:rPr>
            <w:rStyle w:val="Hyperlink"/>
            <w:rFonts w:ascii="inherit" w:eastAsiaTheme="majorEastAsia" w:hAnsi="inherit" w:cs="Arial"/>
            <w:b w:val="0"/>
            <w:bCs w:val="0"/>
            <w:color w:val="242729"/>
            <w:sz w:val="36"/>
            <w:szCs w:val="36"/>
            <w:highlight w:val="yellow"/>
            <w:bdr w:val="none" w:sz="0" w:space="0" w:color="auto" w:frame="1"/>
          </w:rPr>
          <w:t>Cannot link to a running container started by docker-compose</w:t>
        </w:r>
      </w:hyperlink>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 w:val="23"/>
          <w:szCs w:val="23"/>
        </w:rPr>
        <w:t> </w:t>
      </w:r>
      <w:r w:rsidRPr="00944001">
        <w:rPr>
          <w:rFonts w:ascii="Arial" w:eastAsia="Times New Roman" w:hAnsi="Arial" w:cs="Arial"/>
          <w:color w:val="242729"/>
          <w:szCs w:val="23"/>
        </w:rPr>
        <w:t>am setting up my local development environment with docker containers. The docker-compose.yml is like following</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version: '2'</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services: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db:</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image: mongo:3</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mq:</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image: rabbitmq:3</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api:</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build: .</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image: my_app/api</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ports: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 "3000:3000"</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links: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 db</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 mq</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lastRenderedPageBreak/>
        <w:t xml:space="preserve">    environment:</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 NODE_ENV=development</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It starts without error. And docker lists 3 running containers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docker-compose up -d</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docker ps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e90e5a8b5d33        my_app/api    "/usr/local/bin/node "   0.0.0.0:3000-&gt;3000/tcp               my_app_api_1</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42bfcd971b16        mongo:3       "/entrypoint.sh mongo"   27017/tcp                            my_app_db_1</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a0685a816c47        rabbitmq:3    "/docker-entrypoint.s"   4369/tcp, 5671-5672/tcp, 25672/tcp   my_app_mq_1</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However when I try to link to those running containers from another container</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docker run --link my_app_mq_1:mq --link my_app_db_1:db -it worker </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I get error</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docker: Error response from daemon: Cannot link to /my_app_mq_1, as it does not belong to the default network.</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I have also tried</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 xml:space="preserve"> docker run --link my_app_mq_1:mq --link my_app_db_1:db -it --net default worker </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Same error.</w:t>
      </w:r>
    </w:p>
    <w:p w:rsid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So how can I link to a running container started by docker-compose?</w:t>
      </w:r>
    </w:p>
    <w:p w:rsidR="00944001" w:rsidRPr="00944001" w:rsidRDefault="00944001" w:rsidP="00944001">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Cs w:val="23"/>
        </w:rPr>
        <w:t>-</w:t>
      </w:r>
      <w:r w:rsidRPr="00944001">
        <w:rPr>
          <w:rFonts w:ascii="Arial" w:hAnsi="Arial" w:cs="Arial"/>
          <w:color w:val="242729"/>
          <w:szCs w:val="23"/>
        </w:rPr>
        <w:sym w:font="Wingdings" w:char="F0E0"/>
      </w:r>
      <w:r w:rsidRPr="00944001">
        <w:rPr>
          <w:rFonts w:ascii="Arial" w:hAnsi="Arial" w:cs="Arial"/>
          <w:color w:val="242729"/>
          <w:sz w:val="22"/>
          <w:szCs w:val="23"/>
        </w:rPr>
        <w:t>Ok, found the answer to it. In case anyone else comes across the same problem, just do</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944001">
        <w:rPr>
          <w:rFonts w:ascii="Consolas" w:eastAsia="Times New Roman" w:hAnsi="Consolas" w:cs="Courier New"/>
          <w:color w:val="242729"/>
          <w:sz w:val="18"/>
          <w:szCs w:val="20"/>
          <w:bdr w:val="none" w:sz="0" w:space="0" w:color="auto" w:frame="1"/>
          <w:shd w:val="clear" w:color="auto" w:fill="EFF0F1"/>
        </w:rPr>
        <w:t>docker network ls</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This command lists all the docker networks. docker-compose will create a new network when you run docker-compose up. In my case, the network is named as myapp_default.</w:t>
      </w:r>
    </w:p>
    <w:p w:rsidR="00944001" w:rsidRPr="00944001" w:rsidRDefault="00944001" w:rsidP="00944001">
      <w:pPr>
        <w:shd w:val="clear" w:color="auto" w:fill="FFF8DC"/>
        <w:spacing w:line="240" w:lineRule="auto"/>
        <w:textAlignment w:val="baseline"/>
        <w:rPr>
          <w:rFonts w:ascii="inherit" w:eastAsia="Times New Roman" w:hAnsi="inherit" w:cs="Arial"/>
          <w:color w:val="242729"/>
          <w:sz w:val="21"/>
          <w:szCs w:val="23"/>
        </w:rPr>
      </w:pPr>
      <w:r w:rsidRPr="00944001">
        <w:rPr>
          <w:rFonts w:ascii="inherit" w:eastAsia="Times New Roman" w:hAnsi="inherit" w:cs="Arial"/>
          <w:color w:val="242729"/>
          <w:sz w:val="21"/>
          <w:szCs w:val="23"/>
        </w:rPr>
        <w:t>Note: Your app’s network is given a name based on the “project name”, which is based on the name of the directory it lives in. You can override the project name with either the --project-name flag or the COMPOSE_PROJECT_NAME environment variable. </w:t>
      </w:r>
      <w:hyperlink r:id="rId246" w:history="1">
        <w:r w:rsidRPr="00944001">
          <w:rPr>
            <w:rFonts w:ascii="inherit" w:eastAsia="Times New Roman" w:hAnsi="inherit" w:cs="Arial"/>
            <w:color w:val="005999"/>
            <w:sz w:val="21"/>
            <w:szCs w:val="23"/>
            <w:u w:val="single"/>
            <w:bdr w:val="none" w:sz="0" w:space="0" w:color="auto" w:frame="1"/>
          </w:rPr>
          <w:t>Networking in Compose</w:t>
        </w:r>
      </w:hyperlink>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Cs w:val="23"/>
        </w:rPr>
      </w:pPr>
      <w:r w:rsidRPr="00944001">
        <w:rPr>
          <w:rFonts w:ascii="Arial" w:eastAsia="Times New Roman" w:hAnsi="Arial" w:cs="Arial"/>
          <w:color w:val="242729"/>
          <w:szCs w:val="23"/>
        </w:rPr>
        <w:t>So the correct way to link to those containers is</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rPr>
      </w:pPr>
      <w:r w:rsidRPr="00944001">
        <w:rPr>
          <w:rFonts w:ascii="Consolas" w:eastAsia="Times New Roman" w:hAnsi="Consolas" w:cs="Courier New"/>
          <w:color w:val="242729"/>
          <w:sz w:val="18"/>
          <w:szCs w:val="20"/>
          <w:bdr w:val="none" w:sz="0" w:space="0" w:color="auto" w:frame="1"/>
          <w:shd w:val="clear" w:color="auto" w:fill="EFF0F1"/>
        </w:rPr>
        <w:t>docker run --link my_app_mq_1:mq --link my_app_db_1:db -it --net myapp_default worker</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 w:val="16"/>
          <w:szCs w:val="23"/>
        </w:rPr>
      </w:pPr>
      <w:r>
        <w:rPr>
          <w:rFonts w:ascii="Arial" w:eastAsia="Times New Roman" w:hAnsi="Arial" w:cs="Arial"/>
          <w:color w:val="242729"/>
          <w:szCs w:val="23"/>
        </w:rPr>
        <w:t>-----</w:t>
      </w:r>
      <w:r w:rsidRPr="00944001">
        <w:rPr>
          <w:rFonts w:ascii="Arial" w:eastAsia="Times New Roman" w:hAnsi="Arial" w:cs="Arial"/>
          <w:color w:val="242729"/>
          <w:sz w:val="16"/>
          <w:szCs w:val="23"/>
        </w:rPr>
        <w:t>For those who didn't notice you have to put the --net before the command. I encountered this problem when trying to run the official redis docker image. – mistertee Jan 18 at 17:56</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 w:val="16"/>
          <w:szCs w:val="23"/>
        </w:rPr>
      </w:pPr>
      <w:r w:rsidRPr="00944001">
        <w:rPr>
          <w:rFonts w:ascii="Arial" w:eastAsia="Times New Roman" w:hAnsi="Arial" w:cs="Arial"/>
          <w:color w:val="242729"/>
          <w:sz w:val="16"/>
          <w:szCs w:val="23"/>
        </w:rPr>
        <w:t xml:space="preserve">I had to use the --network flag, instead of the --net. Use it at the start of the run command. I hope this helps. Reference is available here: docs.docker.com/engine/reference/run/#network-settings. </w:t>
      </w:r>
    </w:p>
    <w:p w:rsidR="00944001" w:rsidRPr="00944001" w:rsidRDefault="00944001" w:rsidP="00944001">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 w:val="23"/>
          <w:szCs w:val="23"/>
        </w:rPr>
        <w:t>-</w:t>
      </w:r>
      <w:r w:rsidRPr="00944001">
        <w:rPr>
          <w:rFonts w:ascii="Arial" w:hAnsi="Arial" w:cs="Arial"/>
          <w:color w:val="242729"/>
          <w:sz w:val="23"/>
          <w:szCs w:val="23"/>
        </w:rPr>
        <w:sym w:font="Wingdings" w:char="F0E0"/>
      </w:r>
      <w:r w:rsidRPr="00944001">
        <w:rPr>
          <w:rFonts w:ascii="Arial" w:hAnsi="Arial" w:cs="Arial"/>
          <w:color w:val="242729"/>
          <w:sz w:val="20"/>
          <w:szCs w:val="23"/>
        </w:rPr>
        <w:t>When you use service definition version 2 and more, </w:t>
      </w:r>
      <w:r w:rsidRPr="00944001">
        <w:rPr>
          <w:rFonts w:ascii="Consolas" w:hAnsi="Consolas" w:cs="Courier New"/>
          <w:color w:val="242729"/>
          <w:sz w:val="16"/>
          <w:szCs w:val="20"/>
          <w:bdr w:val="none" w:sz="0" w:space="0" w:color="auto" w:frame="1"/>
          <w:shd w:val="clear" w:color="auto" w:fill="EFF0F1"/>
        </w:rPr>
        <w:t>docker-compose</w:t>
      </w:r>
      <w:r w:rsidRPr="00944001">
        <w:rPr>
          <w:rFonts w:ascii="Arial" w:hAnsi="Arial" w:cs="Arial"/>
          <w:color w:val="242729"/>
          <w:sz w:val="20"/>
          <w:szCs w:val="23"/>
        </w:rPr>
        <w:t> creates user-defined network. Name resolution in a user-defined network works via Docker embedded DNS server. Here's related quote from </w:t>
      </w:r>
      <w:hyperlink r:id="rId247" w:history="1">
        <w:r w:rsidRPr="00944001">
          <w:rPr>
            <w:rFonts w:ascii="inherit" w:hAnsi="inherit" w:cs="Arial"/>
            <w:color w:val="005999"/>
            <w:sz w:val="19"/>
            <w:szCs w:val="23"/>
            <w:u w:val="single"/>
            <w:bdr w:val="none" w:sz="0" w:space="0" w:color="auto" w:frame="1"/>
          </w:rPr>
          <w:t>documentation</w:t>
        </w:r>
      </w:hyperlink>
      <w:r w:rsidRPr="00944001">
        <w:rPr>
          <w:rFonts w:ascii="Arial" w:hAnsi="Arial" w:cs="Arial"/>
          <w:color w:val="242729"/>
          <w:sz w:val="20"/>
          <w:szCs w:val="23"/>
        </w:rPr>
        <w:t>:</w:t>
      </w:r>
    </w:p>
    <w:p w:rsidR="00944001" w:rsidRPr="00944001" w:rsidRDefault="00944001" w:rsidP="00944001">
      <w:pPr>
        <w:shd w:val="clear" w:color="auto" w:fill="FFF8DC"/>
        <w:spacing w:line="240" w:lineRule="auto"/>
        <w:textAlignment w:val="baseline"/>
        <w:rPr>
          <w:rFonts w:ascii="inherit" w:eastAsia="Times New Roman" w:hAnsi="inherit" w:cs="Arial"/>
          <w:color w:val="242729"/>
          <w:sz w:val="19"/>
          <w:szCs w:val="23"/>
        </w:rPr>
      </w:pPr>
      <w:r w:rsidRPr="00944001">
        <w:rPr>
          <w:rFonts w:ascii="inherit" w:eastAsia="Times New Roman" w:hAnsi="inherit" w:cs="Arial"/>
          <w:color w:val="242729"/>
          <w:sz w:val="19"/>
          <w:szCs w:val="23"/>
        </w:rPr>
        <w:t>The Docker embedded DNS server enables name resolution for containers connected to a given [user-defined] network. This means that any connected container can ping another container on the same network by its container name.</w:t>
      </w:r>
    </w:p>
    <w:p w:rsidR="00944001" w:rsidRPr="00944001" w:rsidRDefault="00944001" w:rsidP="00944001">
      <w:pPr>
        <w:shd w:val="clear" w:color="auto" w:fill="FFFFFF"/>
        <w:spacing w:after="0" w:line="240" w:lineRule="auto"/>
        <w:textAlignment w:val="baseline"/>
        <w:rPr>
          <w:rFonts w:ascii="Arial" w:eastAsia="Times New Roman" w:hAnsi="Arial" w:cs="Arial"/>
          <w:color w:val="242729"/>
          <w:sz w:val="20"/>
          <w:szCs w:val="23"/>
        </w:rPr>
      </w:pPr>
      <w:r w:rsidRPr="00944001">
        <w:rPr>
          <w:rFonts w:ascii="Arial" w:eastAsia="Times New Roman" w:hAnsi="Arial" w:cs="Arial"/>
          <w:color w:val="242729"/>
          <w:sz w:val="20"/>
          <w:szCs w:val="23"/>
        </w:rPr>
        <w:t>Containers are also available by network aliases that </w:t>
      </w:r>
      <w:r w:rsidRPr="00944001">
        <w:rPr>
          <w:rFonts w:ascii="Consolas" w:eastAsia="Times New Roman" w:hAnsi="Consolas" w:cs="Courier New"/>
          <w:color w:val="242729"/>
          <w:sz w:val="16"/>
          <w:szCs w:val="20"/>
          <w:bdr w:val="none" w:sz="0" w:space="0" w:color="auto" w:frame="1"/>
          <w:shd w:val="clear" w:color="auto" w:fill="EFF0F1"/>
        </w:rPr>
        <w:t>docker-compose</w:t>
      </w:r>
      <w:r w:rsidRPr="00944001">
        <w:rPr>
          <w:rFonts w:ascii="Arial" w:eastAsia="Times New Roman" w:hAnsi="Arial" w:cs="Arial"/>
          <w:color w:val="242729"/>
          <w:sz w:val="20"/>
          <w:szCs w:val="23"/>
        </w:rPr>
        <w:t> creates. It can be verified by command like:</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944001">
        <w:rPr>
          <w:rFonts w:ascii="Consolas" w:eastAsia="Times New Roman" w:hAnsi="Consolas" w:cs="Courier New"/>
          <w:color w:val="242729"/>
          <w:sz w:val="16"/>
          <w:szCs w:val="20"/>
          <w:bdr w:val="none" w:sz="0" w:space="0" w:color="auto" w:frame="1"/>
          <w:shd w:val="clear" w:color="auto" w:fill="EFF0F1"/>
        </w:rPr>
        <w:t>docker inspect \</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944001">
        <w:rPr>
          <w:rFonts w:ascii="Consolas" w:eastAsia="Times New Roman" w:hAnsi="Consolas" w:cs="Courier New"/>
          <w:color w:val="242729"/>
          <w:sz w:val="16"/>
          <w:szCs w:val="20"/>
          <w:bdr w:val="none" w:sz="0" w:space="0" w:color="auto" w:frame="1"/>
          <w:shd w:val="clear" w:color="auto" w:fill="EFF0F1"/>
        </w:rPr>
        <w:t xml:space="preserve">  -f '{{json .NetworkSettings.Networks.myapp_default.Aliases}}' my_app_db_1</w:t>
      </w:r>
    </w:p>
    <w:p w:rsidR="00944001" w:rsidRPr="00944001" w:rsidRDefault="00944001" w:rsidP="00944001">
      <w:pPr>
        <w:shd w:val="clear" w:color="auto" w:fill="FFFFFF"/>
        <w:spacing w:after="0" w:line="240" w:lineRule="auto"/>
        <w:textAlignment w:val="baseline"/>
        <w:rPr>
          <w:rFonts w:ascii="Arial" w:eastAsia="Times New Roman" w:hAnsi="Arial" w:cs="Arial"/>
          <w:color w:val="242729"/>
          <w:sz w:val="20"/>
          <w:szCs w:val="23"/>
        </w:rPr>
      </w:pPr>
      <w:r w:rsidRPr="00944001">
        <w:rPr>
          <w:rFonts w:ascii="Arial" w:eastAsia="Times New Roman" w:hAnsi="Arial" w:cs="Arial"/>
          <w:color w:val="242729"/>
          <w:sz w:val="20"/>
          <w:szCs w:val="23"/>
        </w:rPr>
        <w:t>It prints </w:t>
      </w:r>
      <w:r w:rsidRPr="00944001">
        <w:rPr>
          <w:rFonts w:ascii="Consolas" w:eastAsia="Times New Roman" w:hAnsi="Consolas" w:cs="Courier New"/>
          <w:color w:val="242729"/>
          <w:sz w:val="16"/>
          <w:szCs w:val="20"/>
          <w:bdr w:val="none" w:sz="0" w:space="0" w:color="auto" w:frame="1"/>
          <w:shd w:val="clear" w:color="auto" w:fill="EFF0F1"/>
        </w:rPr>
        <w:t>["db","$CONTAINER_ID"]</w:t>
      </w:r>
      <w:r w:rsidRPr="00944001">
        <w:rPr>
          <w:rFonts w:ascii="Arial" w:eastAsia="Times New Roman" w:hAnsi="Arial" w:cs="Arial"/>
          <w:color w:val="242729"/>
          <w:sz w:val="20"/>
          <w:szCs w:val="23"/>
        </w:rPr>
        <w:t>.</w:t>
      </w:r>
    </w:p>
    <w:p w:rsidR="00944001" w:rsidRPr="00944001" w:rsidRDefault="00944001" w:rsidP="00944001">
      <w:pPr>
        <w:shd w:val="clear" w:color="auto" w:fill="FFFFFF"/>
        <w:spacing w:after="0" w:line="240" w:lineRule="auto"/>
        <w:textAlignment w:val="baseline"/>
        <w:rPr>
          <w:rFonts w:ascii="Arial" w:eastAsia="Times New Roman" w:hAnsi="Arial" w:cs="Arial"/>
          <w:color w:val="242729"/>
          <w:sz w:val="20"/>
          <w:szCs w:val="23"/>
        </w:rPr>
      </w:pPr>
      <w:r w:rsidRPr="00944001">
        <w:rPr>
          <w:rFonts w:ascii="Arial" w:eastAsia="Times New Roman" w:hAnsi="Arial" w:cs="Arial"/>
          <w:color w:val="242729"/>
          <w:sz w:val="20"/>
          <w:szCs w:val="23"/>
        </w:rPr>
        <w:t>Providing links with </w:t>
      </w:r>
      <w:r w:rsidRPr="00944001">
        <w:rPr>
          <w:rFonts w:ascii="Consolas" w:eastAsia="Times New Roman" w:hAnsi="Consolas" w:cs="Courier New"/>
          <w:color w:val="242729"/>
          <w:sz w:val="16"/>
          <w:szCs w:val="20"/>
          <w:bdr w:val="none" w:sz="0" w:space="0" w:color="auto" w:frame="1"/>
          <w:shd w:val="clear" w:color="auto" w:fill="EFF0F1"/>
        </w:rPr>
        <w:t>--link</w:t>
      </w:r>
      <w:r w:rsidRPr="00944001">
        <w:rPr>
          <w:rFonts w:ascii="Arial" w:eastAsia="Times New Roman" w:hAnsi="Arial" w:cs="Arial"/>
          <w:color w:val="242729"/>
          <w:sz w:val="20"/>
          <w:szCs w:val="23"/>
        </w:rPr>
        <w:t> will not have any effect in case of existing user-defined network. You can make sure and look at </w:t>
      </w:r>
      <w:r w:rsidRPr="00944001">
        <w:rPr>
          <w:rFonts w:ascii="Consolas" w:eastAsia="Times New Roman" w:hAnsi="Consolas" w:cs="Courier New"/>
          <w:color w:val="242729"/>
          <w:sz w:val="16"/>
          <w:szCs w:val="20"/>
          <w:bdr w:val="none" w:sz="0" w:space="0" w:color="auto" w:frame="1"/>
          <w:shd w:val="clear" w:color="auto" w:fill="EFF0F1"/>
        </w:rPr>
        <w:t>/etc/hosts</w:t>
      </w:r>
      <w:r w:rsidRPr="00944001">
        <w:rPr>
          <w:rFonts w:ascii="Arial" w:eastAsia="Times New Roman" w:hAnsi="Arial" w:cs="Arial"/>
          <w:color w:val="242729"/>
          <w:sz w:val="20"/>
          <w:szCs w:val="23"/>
        </w:rPr>
        <w:t>, which will not have the corresponding lines.</w:t>
      </w:r>
    </w:p>
    <w:p w:rsidR="00944001" w:rsidRPr="00944001" w:rsidRDefault="00944001" w:rsidP="00944001">
      <w:pPr>
        <w:shd w:val="clear" w:color="auto" w:fill="FFFFFF"/>
        <w:spacing w:after="240" w:line="240" w:lineRule="auto"/>
        <w:textAlignment w:val="baseline"/>
        <w:rPr>
          <w:rFonts w:ascii="Arial" w:eastAsia="Times New Roman" w:hAnsi="Arial" w:cs="Arial"/>
          <w:color w:val="242729"/>
          <w:sz w:val="20"/>
          <w:szCs w:val="23"/>
        </w:rPr>
      </w:pPr>
      <w:r w:rsidRPr="00944001">
        <w:rPr>
          <w:rFonts w:ascii="Arial" w:eastAsia="Times New Roman" w:hAnsi="Arial" w:cs="Arial"/>
          <w:color w:val="242729"/>
          <w:sz w:val="20"/>
          <w:szCs w:val="23"/>
        </w:rPr>
        <w:t>Thus the following command is sufficient:</w:t>
      </w:r>
    </w:p>
    <w:p w:rsidR="00944001" w:rsidRPr="00944001" w:rsidRDefault="00944001" w:rsidP="0094400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4"/>
          <w:szCs w:val="20"/>
        </w:rPr>
      </w:pPr>
      <w:r w:rsidRPr="00944001">
        <w:rPr>
          <w:rFonts w:ascii="Consolas" w:eastAsia="Times New Roman" w:hAnsi="Consolas" w:cs="Courier New"/>
          <w:color w:val="242729"/>
          <w:sz w:val="14"/>
          <w:szCs w:val="20"/>
          <w:bdr w:val="none" w:sz="0" w:space="0" w:color="auto" w:frame="1"/>
          <w:shd w:val="clear" w:color="auto" w:fill="EFF0F1"/>
        </w:rPr>
        <w:t>docker run -it --net myapp_default worker</w:t>
      </w:r>
    </w:p>
    <w:p w:rsidR="00660D75" w:rsidRPr="00660D75" w:rsidRDefault="00944001" w:rsidP="00660D75">
      <w:pPr>
        <w:pStyle w:val="Heading1"/>
        <w:shd w:val="clear" w:color="auto" w:fill="FFFFFF"/>
        <w:spacing w:before="0" w:beforeAutospacing="0" w:after="0" w:afterAutospacing="0"/>
        <w:textAlignment w:val="baseline"/>
        <w:rPr>
          <w:rFonts w:ascii="Arial" w:hAnsi="Arial" w:cs="Arial"/>
          <w:color w:val="242729"/>
          <w:sz w:val="33"/>
          <w:szCs w:val="33"/>
        </w:rPr>
      </w:pPr>
      <w:r w:rsidRPr="00944001">
        <w:rPr>
          <w:rFonts w:ascii="Arial" w:hAnsi="Arial" w:cs="Arial"/>
          <w:color w:val="242729"/>
          <w:sz w:val="22"/>
          <w:szCs w:val="23"/>
        </w:rPr>
        <w:t>50.)</w:t>
      </w:r>
      <w:r w:rsidR="00660D75" w:rsidRPr="00660D75">
        <w:rPr>
          <w:rFonts w:ascii="Arial" w:hAnsi="Arial" w:cs="Arial"/>
          <w:color w:val="242729"/>
          <w:sz w:val="33"/>
          <w:szCs w:val="33"/>
        </w:rPr>
        <w:t xml:space="preserve"> </w:t>
      </w:r>
      <w:hyperlink r:id="rId248" w:history="1">
        <w:r w:rsidR="00660D75" w:rsidRPr="00660D75">
          <w:rPr>
            <w:rFonts w:ascii="inherit" w:hAnsi="inherit" w:cs="Arial"/>
            <w:b w:val="0"/>
            <w:bCs w:val="0"/>
            <w:color w:val="242729"/>
            <w:sz w:val="30"/>
            <w:szCs w:val="36"/>
            <w:highlight w:val="yellow"/>
            <w:u w:val="single"/>
            <w:bdr w:val="none" w:sz="0" w:space="0" w:color="auto" w:frame="1"/>
          </w:rPr>
          <w:t>Auto-reloading of code changes with Django development in Docker with Gunicorn</w:t>
        </w:r>
      </w:hyperlink>
    </w:p>
    <w:p w:rsidR="00660D75" w:rsidRPr="00660D75" w:rsidRDefault="00660D75" w:rsidP="00660D75">
      <w:pPr>
        <w:shd w:val="clear" w:color="auto" w:fill="FFFFFF"/>
        <w:spacing w:after="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lastRenderedPageBreak/>
        <w:t>I'm using a Docker container for Django development, and the container runs Gunicorn with Nginx. I'd like code changes to auto-load, but the only way I can get them to load is by rebuilding with docker-compose (</w:t>
      </w:r>
      <w:r w:rsidRPr="00660D75">
        <w:rPr>
          <w:rFonts w:ascii="Consolas" w:eastAsia="Times New Roman" w:hAnsi="Consolas" w:cs="Courier New"/>
          <w:color w:val="242729"/>
          <w:sz w:val="20"/>
          <w:szCs w:val="20"/>
          <w:bdr w:val="none" w:sz="0" w:space="0" w:color="auto" w:frame="1"/>
          <w:shd w:val="clear" w:color="auto" w:fill="EFF0F1"/>
        </w:rPr>
        <w:t>docker-compose build</w:t>
      </w:r>
      <w:r w:rsidRPr="00660D75">
        <w:rPr>
          <w:rFonts w:ascii="Arial" w:eastAsia="Times New Roman" w:hAnsi="Arial" w:cs="Arial"/>
          <w:color w:val="242729"/>
          <w:sz w:val="23"/>
          <w:szCs w:val="23"/>
        </w:rPr>
        <w:t>). The problem with "build" is that it re-runs all my pip installs.</w:t>
      </w:r>
    </w:p>
    <w:p w:rsidR="00660D75" w:rsidRPr="00660D75" w:rsidRDefault="00660D75" w:rsidP="00660D75">
      <w:pPr>
        <w:shd w:val="clear" w:color="auto" w:fill="FFFFFF"/>
        <w:spacing w:after="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t>I'm using the Gunicorn </w:t>
      </w:r>
      <w:r w:rsidRPr="00660D75">
        <w:rPr>
          <w:rFonts w:ascii="Consolas" w:eastAsia="Times New Roman" w:hAnsi="Consolas" w:cs="Courier New"/>
          <w:color w:val="242729"/>
          <w:sz w:val="20"/>
          <w:szCs w:val="20"/>
          <w:bdr w:val="none" w:sz="0" w:space="0" w:color="auto" w:frame="1"/>
          <w:shd w:val="clear" w:color="auto" w:fill="EFF0F1"/>
        </w:rPr>
        <w:t>--reload</w:t>
      </w:r>
      <w:r w:rsidRPr="00660D75">
        <w:rPr>
          <w:rFonts w:ascii="Arial" w:eastAsia="Times New Roman" w:hAnsi="Arial" w:cs="Arial"/>
          <w:color w:val="242729"/>
          <w:sz w:val="23"/>
          <w:szCs w:val="23"/>
        </w:rPr>
        <w:t> flag, which is apparently supposed to do what I want. Here are my Docker config files: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858C93"/>
          <w:sz w:val="20"/>
          <w:szCs w:val="20"/>
          <w:bdr w:val="none" w:sz="0" w:space="0" w:color="auto" w:frame="1"/>
          <w:shd w:val="clear" w:color="auto" w:fill="EFF0F1"/>
        </w:rPr>
        <w:t>## Dockerfile: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FROM python:</w:t>
      </w:r>
      <w:r w:rsidRPr="00660D75">
        <w:rPr>
          <w:rFonts w:ascii="inherit" w:eastAsia="Times New Roman" w:hAnsi="inherit" w:cs="Courier New"/>
          <w:color w:val="7D2727"/>
          <w:sz w:val="20"/>
          <w:szCs w:val="20"/>
          <w:bdr w:val="none" w:sz="0" w:space="0" w:color="auto" w:frame="1"/>
          <w:shd w:val="clear" w:color="auto" w:fill="EFF0F1"/>
        </w:rPr>
        <w:t>3.4</w:t>
      </w:r>
      <w:r w:rsidRPr="00660D75">
        <w:rPr>
          <w:rFonts w:ascii="inherit" w:eastAsia="Times New Roman" w:hAnsi="inherit" w:cs="Courier New"/>
          <w:color w:val="303336"/>
          <w:sz w:val="20"/>
          <w:szCs w:val="20"/>
          <w:bdr w:val="none" w:sz="0" w:space="0" w:color="auto" w:frame="1"/>
          <w:shd w:val="clear" w:color="auto" w:fill="EFF0F1"/>
        </w:rPr>
        <w:t>.</w:t>
      </w:r>
      <w:r w:rsidRPr="00660D75">
        <w:rPr>
          <w:rFonts w:ascii="inherit" w:eastAsia="Times New Roman" w:hAnsi="inherit" w:cs="Courier New"/>
          <w:color w:val="7D2727"/>
          <w:sz w:val="20"/>
          <w:szCs w:val="20"/>
          <w:bdr w:val="none" w:sz="0" w:space="0" w:color="auto" w:frame="1"/>
          <w:shd w:val="clear" w:color="auto" w:fill="EFF0F1"/>
        </w:rPr>
        <w:t>3</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RUN mkdir /code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WORKDIR /code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ADD . /code/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RUN pip install -r /code/requirements/docker.txt</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858C93"/>
          <w:sz w:val="20"/>
          <w:szCs w:val="20"/>
          <w:bdr w:val="none" w:sz="0" w:space="0" w:color="auto" w:frame="1"/>
          <w:shd w:val="clear" w:color="auto" w:fill="EFF0F1"/>
        </w:rPr>
        <w:t>## docker-compose.yml:</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web:</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restart: always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build: .</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expose: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"8000"</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links: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postgres:postgres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volumes: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/usr/</w:t>
      </w:r>
      <w:r w:rsidRPr="00660D75">
        <w:rPr>
          <w:rFonts w:ascii="inherit" w:eastAsia="Times New Roman" w:hAnsi="inherit" w:cs="Courier New"/>
          <w:color w:val="303336"/>
          <w:sz w:val="20"/>
          <w:szCs w:val="20"/>
          <w:bdr w:val="none" w:sz="0" w:space="0" w:color="auto" w:frame="1"/>
          <w:shd w:val="clear" w:color="auto" w:fill="EFF0F1"/>
        </w:rPr>
        <w:t>src/app/</w:t>
      </w:r>
      <w:r w:rsidRPr="00660D75">
        <w:rPr>
          <w:rFonts w:ascii="inherit" w:eastAsia="Times New Roman" w:hAnsi="inherit" w:cs="Courier New"/>
          <w:color w:val="101094"/>
          <w:sz w:val="20"/>
          <w:szCs w:val="20"/>
          <w:bdr w:val="none" w:sz="0" w:space="0" w:color="auto" w:frame="1"/>
          <w:shd w:val="clear" w:color="auto" w:fill="EFF0F1"/>
        </w:rPr>
        <w:t>static</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env_file: .env</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command: </w:t>
      </w:r>
      <w:r w:rsidRPr="00660D75">
        <w:rPr>
          <w:rFonts w:ascii="inherit" w:eastAsia="Times New Roman" w:hAnsi="inherit" w:cs="Courier New"/>
          <w:color w:val="7D2727"/>
          <w:sz w:val="20"/>
          <w:szCs w:val="20"/>
          <w:bdr w:val="none" w:sz="0" w:space="0" w:color="auto" w:frame="1"/>
          <w:shd w:val="clear" w:color="auto" w:fill="EFF0F1"/>
        </w:rPr>
        <w:t>/usr/</w:t>
      </w:r>
      <w:r w:rsidRPr="00660D75">
        <w:rPr>
          <w:rFonts w:ascii="inherit" w:eastAsia="Times New Roman" w:hAnsi="inherit" w:cs="Courier New"/>
          <w:color w:val="101094"/>
          <w:sz w:val="20"/>
          <w:szCs w:val="20"/>
          <w:bdr w:val="none" w:sz="0" w:space="0" w:color="auto" w:frame="1"/>
          <w:shd w:val="clear" w:color="auto" w:fill="EFF0F1"/>
        </w:rPr>
        <w:t>local</w:t>
      </w:r>
      <w:r w:rsidRPr="00660D75">
        <w:rPr>
          <w:rFonts w:ascii="inherit" w:eastAsia="Times New Roman" w:hAnsi="inherit" w:cs="Courier New"/>
          <w:color w:val="303336"/>
          <w:sz w:val="20"/>
          <w:szCs w:val="20"/>
          <w:bdr w:val="none" w:sz="0" w:space="0" w:color="auto" w:frame="1"/>
          <w:shd w:val="clear" w:color="auto" w:fill="EFF0F1"/>
        </w:rPr>
        <w:t xml:space="preserve">/bin/gunicorn myapp.wsgi:application -w </w:t>
      </w:r>
      <w:r w:rsidRPr="00660D75">
        <w:rPr>
          <w:rFonts w:ascii="inherit" w:eastAsia="Times New Roman" w:hAnsi="inherit" w:cs="Courier New"/>
          <w:color w:val="7D2727"/>
          <w:sz w:val="20"/>
          <w:szCs w:val="20"/>
          <w:bdr w:val="none" w:sz="0" w:space="0" w:color="auto" w:frame="1"/>
          <w:shd w:val="clear" w:color="auto" w:fill="EFF0F1"/>
        </w:rPr>
        <w:t>2</w:t>
      </w:r>
      <w:r w:rsidRPr="00660D75">
        <w:rPr>
          <w:rFonts w:ascii="inherit" w:eastAsia="Times New Roman" w:hAnsi="inherit" w:cs="Courier New"/>
          <w:color w:val="303336"/>
          <w:sz w:val="20"/>
          <w:szCs w:val="20"/>
          <w:bdr w:val="none" w:sz="0" w:space="0" w:color="auto" w:frame="1"/>
          <w:shd w:val="clear" w:color="auto" w:fill="EFF0F1"/>
        </w:rPr>
        <w:t xml:space="preserve"> -b :</w:t>
      </w:r>
      <w:r w:rsidRPr="00660D75">
        <w:rPr>
          <w:rFonts w:ascii="inherit" w:eastAsia="Times New Roman" w:hAnsi="inherit" w:cs="Courier New"/>
          <w:color w:val="7D2727"/>
          <w:sz w:val="20"/>
          <w:szCs w:val="20"/>
          <w:bdr w:val="none" w:sz="0" w:space="0" w:color="auto" w:frame="1"/>
          <w:shd w:val="clear" w:color="auto" w:fill="EFF0F1"/>
        </w:rPr>
        <w:t>8000</w:t>
      </w:r>
      <w:r w:rsidRPr="00660D75">
        <w:rPr>
          <w:rFonts w:ascii="inherit" w:eastAsia="Times New Roman" w:hAnsi="inherit" w:cs="Courier New"/>
          <w:color w:val="303336"/>
          <w:sz w:val="20"/>
          <w:szCs w:val="20"/>
          <w:bdr w:val="none" w:sz="0" w:space="0" w:color="auto" w:frame="1"/>
          <w:shd w:val="clear" w:color="auto" w:fill="EFF0F1"/>
        </w:rPr>
        <w:t xml:space="preserve"> --reload</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nginx:</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restart: always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build: ./config/nginx</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ports: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"80:80"</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volumes: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/www/</w:t>
      </w:r>
      <w:r w:rsidRPr="00660D75">
        <w:rPr>
          <w:rFonts w:ascii="inherit" w:eastAsia="Times New Roman" w:hAnsi="inherit" w:cs="Courier New"/>
          <w:color w:val="101094"/>
          <w:sz w:val="20"/>
          <w:szCs w:val="20"/>
          <w:bdr w:val="none" w:sz="0" w:space="0" w:color="auto" w:frame="1"/>
          <w:shd w:val="clear" w:color="auto" w:fill="EFF0F1"/>
        </w:rPr>
        <w:t>static</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volumes_from:</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web</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links: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web:web</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postgres: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restart: always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image: postgres:latest</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volumes: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/var/</w:t>
      </w:r>
      <w:r w:rsidRPr="00660D75">
        <w:rPr>
          <w:rFonts w:ascii="inherit" w:eastAsia="Times New Roman" w:hAnsi="inherit" w:cs="Courier New"/>
          <w:color w:val="303336"/>
          <w:sz w:val="20"/>
          <w:szCs w:val="20"/>
          <w:bdr w:val="none" w:sz="0" w:space="0" w:color="auto" w:frame="1"/>
          <w:shd w:val="clear" w:color="auto" w:fill="EFF0F1"/>
        </w:rPr>
        <w:t>lib/postgresql</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ports: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"5432:5432"</w:t>
      </w:r>
    </w:p>
    <w:p w:rsidR="00660D75" w:rsidRPr="00660D75" w:rsidRDefault="00660D75" w:rsidP="00660D75">
      <w:pPr>
        <w:shd w:val="clear" w:color="auto" w:fill="FFFFFF"/>
        <w:spacing w:after="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t>I've tried some of the other Docker commands (</w:t>
      </w:r>
      <w:r w:rsidRPr="00660D75">
        <w:rPr>
          <w:rFonts w:ascii="Consolas" w:eastAsia="Times New Roman" w:hAnsi="Consolas" w:cs="Courier New"/>
          <w:color w:val="242729"/>
          <w:sz w:val="20"/>
          <w:szCs w:val="20"/>
          <w:bdr w:val="none" w:sz="0" w:space="0" w:color="auto" w:frame="1"/>
          <w:shd w:val="clear" w:color="auto" w:fill="EFF0F1"/>
        </w:rPr>
        <w:t>docker-compose restart</w:t>
      </w:r>
      <w:r w:rsidRPr="00660D75">
        <w:rPr>
          <w:rFonts w:ascii="Arial" w:eastAsia="Times New Roman" w:hAnsi="Arial" w:cs="Arial"/>
          <w:color w:val="242729"/>
          <w:sz w:val="23"/>
          <w:szCs w:val="23"/>
        </w:rPr>
        <w:t>, </w:t>
      </w:r>
      <w:r w:rsidRPr="00660D75">
        <w:rPr>
          <w:rFonts w:ascii="Consolas" w:eastAsia="Times New Roman" w:hAnsi="Consolas" w:cs="Courier New"/>
          <w:color w:val="242729"/>
          <w:sz w:val="20"/>
          <w:szCs w:val="20"/>
          <w:bdr w:val="none" w:sz="0" w:space="0" w:color="auto" w:frame="1"/>
          <w:shd w:val="clear" w:color="auto" w:fill="EFF0F1"/>
        </w:rPr>
        <w:t>docker-compose up</w:t>
      </w:r>
      <w:r w:rsidRPr="00660D75">
        <w:rPr>
          <w:rFonts w:ascii="Arial" w:eastAsia="Times New Roman" w:hAnsi="Arial" w:cs="Arial"/>
          <w:color w:val="242729"/>
          <w:sz w:val="23"/>
          <w:szCs w:val="23"/>
        </w:rPr>
        <w:t>), but the code won't refresh.</w:t>
      </w:r>
    </w:p>
    <w:p w:rsidR="00660D75" w:rsidRPr="00660D75" w:rsidRDefault="00660D75" w:rsidP="00660D75">
      <w:pPr>
        <w:shd w:val="clear" w:color="auto" w:fill="FFFFFF"/>
        <w:spacing w:after="24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t>What am I missing?</w:t>
      </w:r>
    </w:p>
    <w:p w:rsidR="00660D75" w:rsidRPr="00660D75" w:rsidRDefault="00660D75" w:rsidP="00660D75">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Cs w:val="23"/>
        </w:rPr>
        <w:t>-</w:t>
      </w:r>
      <w:r w:rsidRPr="00660D75">
        <w:rPr>
          <w:rFonts w:ascii="Arial" w:hAnsi="Arial" w:cs="Arial"/>
          <w:color w:val="242729"/>
          <w:szCs w:val="23"/>
        </w:rPr>
        <w:sym w:font="Wingdings" w:char="F0E0"/>
      </w:r>
      <w:r w:rsidRPr="00660D75">
        <w:rPr>
          <w:rFonts w:ascii="Arial" w:hAnsi="Arial" w:cs="Arial"/>
          <w:color w:val="242729"/>
          <w:sz w:val="23"/>
          <w:szCs w:val="23"/>
        </w:rPr>
        <w:t>I looked into having a volume for my code, and after looking at the </w:t>
      </w:r>
      <w:hyperlink r:id="rId249" w:history="1">
        <w:r w:rsidRPr="00660D75">
          <w:rPr>
            <w:rFonts w:ascii="inherit" w:hAnsi="inherit" w:cs="Arial"/>
            <w:color w:val="005999"/>
            <w:sz w:val="23"/>
            <w:szCs w:val="23"/>
            <w:u w:val="single"/>
            <w:bdr w:val="none" w:sz="0" w:space="0" w:color="auto" w:frame="1"/>
          </w:rPr>
          <w:t>Docker Compose recommended Django setup</w:t>
        </w:r>
      </w:hyperlink>
      <w:r w:rsidRPr="00660D75">
        <w:rPr>
          <w:rFonts w:ascii="Arial" w:hAnsi="Arial" w:cs="Arial"/>
          <w:color w:val="242729"/>
          <w:sz w:val="23"/>
          <w:szCs w:val="23"/>
        </w:rPr>
        <w:t>, I added </w:t>
      </w:r>
      <w:r w:rsidRPr="00660D75">
        <w:rPr>
          <w:rFonts w:ascii="Consolas" w:hAnsi="Consolas" w:cs="Courier New"/>
          <w:color w:val="242729"/>
          <w:sz w:val="20"/>
          <w:szCs w:val="20"/>
          <w:bdr w:val="none" w:sz="0" w:space="0" w:color="auto" w:frame="1"/>
          <w:shd w:val="clear" w:color="auto" w:fill="EFF0F1"/>
        </w:rPr>
        <w:t>volumes: - .:/code</w:t>
      </w:r>
      <w:r w:rsidRPr="00660D75">
        <w:rPr>
          <w:rFonts w:ascii="Arial" w:hAnsi="Arial" w:cs="Arial"/>
          <w:color w:val="242729"/>
          <w:sz w:val="23"/>
          <w:szCs w:val="23"/>
        </w:rPr>
        <w:t> to my web container in docker-compose.yml, and now any code changes I make automatically apply.</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858C93"/>
          <w:sz w:val="20"/>
          <w:szCs w:val="20"/>
          <w:bdr w:val="none" w:sz="0" w:space="0" w:color="auto" w:frame="1"/>
          <w:shd w:val="clear" w:color="auto" w:fill="EFF0F1"/>
        </w:rPr>
        <w:t>## docker-compose.yml:</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web:</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restart: always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build: .</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expose: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"8000"</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lastRenderedPageBreak/>
        <w:t xml:space="preserve">  links: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postgres:postgres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volumes: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w:t>
      </w:r>
      <w:r w:rsidRPr="00660D75">
        <w:rPr>
          <w:rFonts w:ascii="inherit" w:eastAsia="Times New Roman" w:hAnsi="inherit" w:cs="Courier New"/>
          <w:color w:val="7D2727"/>
          <w:sz w:val="20"/>
          <w:szCs w:val="20"/>
          <w:bdr w:val="none" w:sz="0" w:space="0" w:color="auto" w:frame="1"/>
          <w:shd w:val="clear" w:color="auto" w:fill="EFF0F1"/>
        </w:rPr>
        <w:t>/usr/</w:t>
      </w:r>
      <w:r w:rsidRPr="00660D75">
        <w:rPr>
          <w:rFonts w:ascii="inherit" w:eastAsia="Times New Roman" w:hAnsi="inherit" w:cs="Courier New"/>
          <w:color w:val="303336"/>
          <w:sz w:val="20"/>
          <w:szCs w:val="20"/>
          <w:bdr w:val="none" w:sz="0" w:space="0" w:color="auto" w:frame="1"/>
          <w:shd w:val="clear" w:color="auto" w:fill="EFF0F1"/>
        </w:rPr>
        <w:t>src/app/</w:t>
      </w:r>
      <w:r w:rsidRPr="00660D75">
        <w:rPr>
          <w:rFonts w:ascii="inherit" w:eastAsia="Times New Roman" w:hAnsi="inherit" w:cs="Courier New"/>
          <w:color w:val="101094"/>
          <w:sz w:val="20"/>
          <w:szCs w:val="20"/>
          <w:bdr w:val="none" w:sz="0" w:space="0" w:color="auto" w:frame="1"/>
          <w:shd w:val="clear" w:color="auto" w:fill="EFF0F1"/>
        </w:rPr>
        <w:t>static</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 .:/code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 xml:space="preserve">  env_file: .env</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60D75">
        <w:rPr>
          <w:rFonts w:ascii="inherit" w:eastAsia="Times New Roman" w:hAnsi="inherit" w:cs="Courier New"/>
          <w:color w:val="303336"/>
          <w:sz w:val="20"/>
          <w:szCs w:val="20"/>
          <w:bdr w:val="none" w:sz="0" w:space="0" w:color="auto" w:frame="1"/>
          <w:shd w:val="clear" w:color="auto" w:fill="EFF0F1"/>
        </w:rPr>
        <w:t xml:space="preserve">  command: </w:t>
      </w:r>
      <w:r w:rsidRPr="00660D75">
        <w:rPr>
          <w:rFonts w:ascii="inherit" w:eastAsia="Times New Roman" w:hAnsi="inherit" w:cs="Courier New"/>
          <w:color w:val="7D2727"/>
          <w:sz w:val="20"/>
          <w:szCs w:val="20"/>
          <w:bdr w:val="none" w:sz="0" w:space="0" w:color="auto" w:frame="1"/>
          <w:shd w:val="clear" w:color="auto" w:fill="EFF0F1"/>
        </w:rPr>
        <w:t>/usr/</w:t>
      </w:r>
      <w:r w:rsidRPr="00660D75">
        <w:rPr>
          <w:rFonts w:ascii="inherit" w:eastAsia="Times New Roman" w:hAnsi="inherit" w:cs="Courier New"/>
          <w:color w:val="101094"/>
          <w:sz w:val="20"/>
          <w:szCs w:val="20"/>
          <w:bdr w:val="none" w:sz="0" w:space="0" w:color="auto" w:frame="1"/>
          <w:shd w:val="clear" w:color="auto" w:fill="EFF0F1"/>
        </w:rPr>
        <w:t>local</w:t>
      </w:r>
      <w:r w:rsidRPr="00660D75">
        <w:rPr>
          <w:rFonts w:ascii="inherit" w:eastAsia="Times New Roman" w:hAnsi="inherit" w:cs="Courier New"/>
          <w:color w:val="303336"/>
          <w:sz w:val="20"/>
          <w:szCs w:val="20"/>
          <w:bdr w:val="none" w:sz="0" w:space="0" w:color="auto" w:frame="1"/>
          <w:shd w:val="clear" w:color="auto" w:fill="EFF0F1"/>
        </w:rPr>
        <w:t xml:space="preserve">/bin/gunicorn myapp.wsgi:application -w </w:t>
      </w:r>
      <w:r w:rsidRPr="00660D75">
        <w:rPr>
          <w:rFonts w:ascii="inherit" w:eastAsia="Times New Roman" w:hAnsi="inherit" w:cs="Courier New"/>
          <w:color w:val="7D2727"/>
          <w:sz w:val="20"/>
          <w:szCs w:val="20"/>
          <w:bdr w:val="none" w:sz="0" w:space="0" w:color="auto" w:frame="1"/>
          <w:shd w:val="clear" w:color="auto" w:fill="EFF0F1"/>
        </w:rPr>
        <w:t>2</w:t>
      </w:r>
      <w:r w:rsidRPr="00660D75">
        <w:rPr>
          <w:rFonts w:ascii="inherit" w:eastAsia="Times New Roman" w:hAnsi="inherit" w:cs="Courier New"/>
          <w:color w:val="303336"/>
          <w:sz w:val="20"/>
          <w:szCs w:val="20"/>
          <w:bdr w:val="none" w:sz="0" w:space="0" w:color="auto" w:frame="1"/>
          <w:shd w:val="clear" w:color="auto" w:fill="EFF0F1"/>
        </w:rPr>
        <w:t xml:space="preserve"> -b :</w:t>
      </w:r>
      <w:r w:rsidRPr="00660D75">
        <w:rPr>
          <w:rFonts w:ascii="inherit" w:eastAsia="Times New Roman" w:hAnsi="inherit" w:cs="Courier New"/>
          <w:color w:val="7D2727"/>
          <w:sz w:val="20"/>
          <w:szCs w:val="20"/>
          <w:bdr w:val="none" w:sz="0" w:space="0" w:color="auto" w:frame="1"/>
          <w:shd w:val="clear" w:color="auto" w:fill="EFF0F1"/>
        </w:rPr>
        <w:t>8000</w:t>
      </w:r>
      <w:r w:rsidRPr="00660D75">
        <w:rPr>
          <w:rFonts w:ascii="inherit" w:eastAsia="Times New Roman" w:hAnsi="inherit" w:cs="Courier New"/>
          <w:color w:val="303336"/>
          <w:sz w:val="20"/>
          <w:szCs w:val="20"/>
          <w:bdr w:val="none" w:sz="0" w:space="0" w:color="auto" w:frame="1"/>
          <w:shd w:val="clear" w:color="auto" w:fill="EFF0F1"/>
        </w:rPr>
        <w:t xml:space="preserve"> --reload</w:t>
      </w:r>
    </w:p>
    <w:p w:rsidR="00660D75" w:rsidRPr="00660D75" w:rsidRDefault="00660D75" w:rsidP="00660D75">
      <w:pPr>
        <w:shd w:val="clear" w:color="auto" w:fill="FFFFFF"/>
        <w:spacing w:after="0" w:line="240" w:lineRule="auto"/>
        <w:textAlignment w:val="baseline"/>
        <w:rPr>
          <w:rFonts w:ascii="Arial" w:eastAsia="Times New Roman" w:hAnsi="Arial" w:cs="Arial"/>
          <w:color w:val="242729"/>
          <w:sz w:val="23"/>
          <w:szCs w:val="23"/>
        </w:rPr>
      </w:pPr>
      <w:r w:rsidRPr="00660D75">
        <w:rPr>
          <w:rFonts w:ascii="inherit" w:eastAsia="Times New Roman" w:hAnsi="inherit" w:cs="Arial"/>
          <w:i/>
          <w:iCs/>
          <w:color w:val="242729"/>
          <w:sz w:val="23"/>
          <w:szCs w:val="23"/>
          <w:bdr w:val="none" w:sz="0" w:space="0" w:color="auto" w:frame="1"/>
        </w:rPr>
        <w:t>Update:</w:t>
      </w:r>
      <w:r w:rsidRPr="00660D75">
        <w:rPr>
          <w:rFonts w:ascii="Arial" w:eastAsia="Times New Roman" w:hAnsi="Arial" w:cs="Arial"/>
          <w:color w:val="242729"/>
          <w:sz w:val="23"/>
          <w:szCs w:val="23"/>
        </w:rPr>
        <w:t> for a thorough example of using Gunicorn and Django with Docker, checkout this </w:t>
      </w:r>
      <w:hyperlink r:id="rId250" w:history="1">
        <w:r w:rsidRPr="00660D75">
          <w:rPr>
            <w:rFonts w:ascii="inherit" w:eastAsia="Times New Roman" w:hAnsi="inherit" w:cs="Arial"/>
            <w:color w:val="005999"/>
            <w:sz w:val="23"/>
            <w:szCs w:val="23"/>
            <w:u w:val="single"/>
            <w:bdr w:val="none" w:sz="0" w:space="0" w:color="auto" w:frame="1"/>
          </w:rPr>
          <w:t>example project from Rackspace</w:t>
        </w:r>
      </w:hyperlink>
      <w:r w:rsidRPr="00660D75">
        <w:rPr>
          <w:rFonts w:ascii="Arial" w:eastAsia="Times New Roman" w:hAnsi="Arial" w:cs="Arial"/>
          <w:color w:val="242729"/>
          <w:sz w:val="23"/>
          <w:szCs w:val="23"/>
        </w:rPr>
        <w:t>, which also shows how to use docker-machine to launch the setup on remote servers like Rackspace Cloud.</w:t>
      </w:r>
    </w:p>
    <w:p w:rsidR="00660D75" w:rsidRPr="00660D75" w:rsidRDefault="00660D75" w:rsidP="00660D75">
      <w:pPr>
        <w:shd w:val="clear" w:color="auto" w:fill="FFFFFF"/>
        <w:spacing w:after="0" w:line="240" w:lineRule="auto"/>
        <w:textAlignment w:val="baseline"/>
        <w:rPr>
          <w:rFonts w:ascii="Arial" w:eastAsia="Times New Roman" w:hAnsi="Arial" w:cs="Arial"/>
          <w:color w:val="242729"/>
          <w:sz w:val="23"/>
          <w:szCs w:val="23"/>
        </w:rPr>
      </w:pPr>
      <w:r w:rsidRPr="00660D75">
        <w:rPr>
          <w:rFonts w:ascii="inherit" w:eastAsia="Times New Roman" w:hAnsi="inherit" w:cs="Arial"/>
          <w:b/>
          <w:bCs/>
          <w:color w:val="242729"/>
          <w:sz w:val="23"/>
          <w:szCs w:val="23"/>
          <w:bdr w:val="none" w:sz="0" w:space="0" w:color="auto" w:frame="1"/>
        </w:rPr>
        <w:t>Caveat:</w:t>
      </w:r>
      <w:r w:rsidRPr="00660D75">
        <w:rPr>
          <w:rFonts w:ascii="Arial" w:eastAsia="Times New Roman" w:hAnsi="Arial" w:cs="Arial"/>
          <w:color w:val="242729"/>
          <w:sz w:val="23"/>
          <w:szCs w:val="23"/>
        </w:rPr>
        <w:t> currently, this method does not work when your code is locally and the docker host is remote (e.g., on a cloud provider like Digital Ocean or Rackspace). This also applies to virtual machines if your local file system is not mounted on the VM. Note that there are separate volume drivers (e.g., flocker), and there </w:t>
      </w:r>
      <w:r w:rsidRPr="00660D75">
        <w:rPr>
          <w:rFonts w:ascii="inherit" w:eastAsia="Times New Roman" w:hAnsi="inherit" w:cs="Arial"/>
          <w:i/>
          <w:iCs/>
          <w:color w:val="242729"/>
          <w:sz w:val="23"/>
          <w:szCs w:val="23"/>
          <w:bdr w:val="none" w:sz="0" w:space="0" w:color="auto" w:frame="1"/>
        </w:rPr>
        <w:t>might</w:t>
      </w:r>
      <w:r w:rsidRPr="00660D75">
        <w:rPr>
          <w:rFonts w:ascii="Arial" w:eastAsia="Times New Roman" w:hAnsi="Arial" w:cs="Arial"/>
          <w:color w:val="242729"/>
          <w:sz w:val="23"/>
          <w:szCs w:val="23"/>
        </w:rPr>
        <w:t> be something out there to address this need. </w:t>
      </w:r>
      <w:r w:rsidRPr="00660D75">
        <w:rPr>
          <w:rFonts w:ascii="inherit" w:eastAsia="Times New Roman" w:hAnsi="inherit" w:cs="Arial"/>
          <w:strike/>
          <w:color w:val="242729"/>
          <w:sz w:val="23"/>
          <w:szCs w:val="23"/>
          <w:bdr w:val="none" w:sz="0" w:space="0" w:color="auto" w:frame="1"/>
        </w:rPr>
        <w:t>For now, the "fix" is to rsync/scp your files up to a directory on the remote docker host. Then, the </w:t>
      </w:r>
      <w:r w:rsidRPr="00660D75">
        <w:rPr>
          <w:rFonts w:ascii="Consolas" w:eastAsia="Times New Roman" w:hAnsi="Consolas" w:cs="Courier New"/>
          <w:strike/>
          <w:color w:val="242729"/>
          <w:sz w:val="20"/>
          <w:szCs w:val="20"/>
          <w:bdr w:val="none" w:sz="0" w:space="0" w:color="auto" w:frame="1"/>
          <w:shd w:val="clear" w:color="auto" w:fill="EFF0F1"/>
        </w:rPr>
        <w:t>--reload</w:t>
      </w:r>
      <w:r w:rsidRPr="00660D75">
        <w:rPr>
          <w:rFonts w:ascii="inherit" w:eastAsia="Times New Roman" w:hAnsi="inherit" w:cs="Arial"/>
          <w:strike/>
          <w:color w:val="242729"/>
          <w:sz w:val="23"/>
          <w:szCs w:val="23"/>
          <w:bdr w:val="none" w:sz="0" w:space="0" w:color="auto" w:frame="1"/>
        </w:rPr>
        <w:t> flag will auto-reload gunicorn after any scp/rsync.</w:t>
      </w:r>
      <w:r w:rsidRPr="00660D75">
        <w:rPr>
          <w:rFonts w:ascii="Arial" w:eastAsia="Times New Roman" w:hAnsi="Arial" w:cs="Arial"/>
          <w:color w:val="242729"/>
          <w:sz w:val="23"/>
          <w:szCs w:val="23"/>
        </w:rPr>
        <w:t> </w:t>
      </w:r>
      <w:r w:rsidRPr="00660D75">
        <w:rPr>
          <w:rFonts w:ascii="inherit" w:eastAsia="Times New Roman" w:hAnsi="inherit" w:cs="Arial"/>
          <w:b/>
          <w:bCs/>
          <w:color w:val="242729"/>
          <w:sz w:val="23"/>
          <w:szCs w:val="23"/>
          <w:bdr w:val="none" w:sz="0" w:space="0" w:color="auto" w:frame="1"/>
        </w:rPr>
        <w:t>Update:</w:t>
      </w:r>
      <w:r w:rsidRPr="00660D75">
        <w:rPr>
          <w:rFonts w:ascii="Arial" w:eastAsia="Times New Roman" w:hAnsi="Arial" w:cs="Arial"/>
          <w:color w:val="242729"/>
          <w:sz w:val="23"/>
          <w:szCs w:val="23"/>
        </w:rPr>
        <w:t> If pushing code to remove docker host, I find it far easier to just rebuild the docker container (e.g., </w:t>
      </w:r>
      <w:r w:rsidRPr="00660D75">
        <w:rPr>
          <w:rFonts w:ascii="Consolas" w:eastAsia="Times New Roman" w:hAnsi="Consolas" w:cs="Courier New"/>
          <w:color w:val="242729"/>
          <w:sz w:val="20"/>
          <w:szCs w:val="20"/>
          <w:bdr w:val="none" w:sz="0" w:space="0" w:color="auto" w:frame="1"/>
          <w:shd w:val="clear" w:color="auto" w:fill="EFF0F1"/>
        </w:rPr>
        <w:t>docker-compose build web &amp;&amp; docker-compose up -d</w:t>
      </w:r>
      <w:r w:rsidRPr="00660D75">
        <w:rPr>
          <w:rFonts w:ascii="Arial" w:eastAsia="Times New Roman" w:hAnsi="Arial" w:cs="Arial"/>
          <w:color w:val="242729"/>
          <w:sz w:val="23"/>
          <w:szCs w:val="23"/>
        </w:rPr>
        <w:t>). This can be slower though than the rsync approach if your src folder is large.</w:t>
      </w:r>
    </w:p>
    <w:p w:rsidR="00660D75" w:rsidRPr="00660D75" w:rsidRDefault="00660D75" w:rsidP="00660D75">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Cs w:val="23"/>
        </w:rPr>
        <w:t>-</w:t>
      </w:r>
      <w:r w:rsidRPr="00660D75">
        <w:rPr>
          <w:rFonts w:ascii="Arial" w:hAnsi="Arial" w:cs="Arial"/>
          <w:color w:val="242729"/>
          <w:szCs w:val="23"/>
        </w:rPr>
        <w:sym w:font="Wingdings" w:char="F0E0"/>
      </w:r>
      <w:r w:rsidRPr="00660D75">
        <w:rPr>
          <w:rFonts w:ascii="Arial" w:hAnsi="Arial" w:cs="Arial"/>
          <w:color w:val="242729"/>
          <w:sz w:val="23"/>
          <w:szCs w:val="23"/>
        </w:rPr>
        <w:t>You have another problem- Docker caches each layer that it builds. You shouldn't have to re-run pip install every time!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ADD . /code/</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60D75">
        <w:rPr>
          <w:rFonts w:ascii="inherit" w:eastAsia="Times New Roman" w:hAnsi="inherit" w:cs="Courier New"/>
          <w:color w:val="303336"/>
          <w:sz w:val="20"/>
          <w:szCs w:val="20"/>
          <w:bdr w:val="none" w:sz="0" w:space="0" w:color="auto" w:frame="1"/>
          <w:shd w:val="clear" w:color="auto" w:fill="EFF0F1"/>
        </w:rPr>
        <w:t>RUN pip install -r /code/requirements/docker.txt</w:t>
      </w:r>
    </w:p>
    <w:p w:rsidR="00660D75" w:rsidRPr="00660D75" w:rsidRDefault="00660D75" w:rsidP="00660D75">
      <w:pPr>
        <w:shd w:val="clear" w:color="auto" w:fill="FFFFFF"/>
        <w:spacing w:after="24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t>This is your problem- Docker checks every ADD statement to see if any files have changed and invalidates the cache for it and every later step if it has. The correct way to do this is...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ADD ./requirements/docker.txt /code/requirements/</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660D75">
        <w:rPr>
          <w:rFonts w:ascii="inherit" w:eastAsia="Times New Roman" w:hAnsi="inherit" w:cs="Courier New"/>
          <w:color w:val="303336"/>
          <w:sz w:val="20"/>
          <w:szCs w:val="20"/>
          <w:bdr w:val="none" w:sz="0" w:space="0" w:color="auto" w:frame="1"/>
          <w:shd w:val="clear" w:color="auto" w:fill="EFF0F1"/>
        </w:rPr>
        <w:t>RUN pip install -r /code/requirements/docker.txt</w:t>
      </w:r>
    </w:p>
    <w:p w:rsidR="00660D75" w:rsidRPr="00660D75" w:rsidRDefault="00660D75" w:rsidP="00660D7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660D75">
        <w:rPr>
          <w:rFonts w:ascii="inherit" w:eastAsia="Times New Roman" w:hAnsi="inherit" w:cs="Courier New"/>
          <w:color w:val="303336"/>
          <w:sz w:val="20"/>
          <w:szCs w:val="20"/>
          <w:bdr w:val="none" w:sz="0" w:space="0" w:color="auto" w:frame="1"/>
          <w:shd w:val="clear" w:color="auto" w:fill="EFF0F1"/>
        </w:rPr>
        <w:t>ADD ./code/</w:t>
      </w:r>
    </w:p>
    <w:p w:rsidR="00660D75" w:rsidRDefault="00660D75" w:rsidP="00660D75">
      <w:pPr>
        <w:shd w:val="clear" w:color="auto" w:fill="FFFFFF"/>
        <w:spacing w:after="240" w:line="240" w:lineRule="auto"/>
        <w:textAlignment w:val="baseline"/>
        <w:rPr>
          <w:rFonts w:ascii="Arial" w:eastAsia="Times New Roman" w:hAnsi="Arial" w:cs="Arial"/>
          <w:color w:val="242729"/>
          <w:sz w:val="23"/>
          <w:szCs w:val="23"/>
        </w:rPr>
      </w:pPr>
      <w:r w:rsidRPr="00660D75">
        <w:rPr>
          <w:rFonts w:ascii="Arial" w:eastAsia="Times New Roman" w:hAnsi="Arial" w:cs="Arial"/>
          <w:color w:val="242729"/>
          <w:sz w:val="23"/>
          <w:szCs w:val="23"/>
        </w:rPr>
        <w:t>Which will only invalidate your pip install line if your requirements file changes!</w:t>
      </w:r>
    </w:p>
    <w:p w:rsidR="00A02F6D" w:rsidRDefault="00A02F6D" w:rsidP="00A02F6D">
      <w:pPr>
        <w:pStyle w:val="Heading1"/>
        <w:shd w:val="clear" w:color="auto" w:fill="FFFFFF"/>
        <w:spacing w:before="0" w:beforeAutospacing="0" w:after="0" w:afterAutospacing="0"/>
        <w:textAlignment w:val="baseline"/>
        <w:rPr>
          <w:rFonts w:ascii="Arial" w:hAnsi="Arial" w:cs="Arial"/>
          <w:color w:val="242729"/>
          <w:sz w:val="24"/>
          <w:szCs w:val="33"/>
        </w:rPr>
      </w:pPr>
      <w:r>
        <w:rPr>
          <w:rFonts w:ascii="Arial" w:hAnsi="Arial" w:cs="Arial"/>
          <w:color w:val="242729"/>
          <w:sz w:val="23"/>
          <w:szCs w:val="23"/>
        </w:rPr>
        <w:t>51.)</w:t>
      </w:r>
      <w:r w:rsidRPr="00A02F6D">
        <w:rPr>
          <w:rFonts w:ascii="Arial" w:hAnsi="Arial" w:cs="Arial"/>
          <w:color w:val="242729"/>
          <w:sz w:val="28"/>
          <w:szCs w:val="33"/>
        </w:rPr>
        <w:t xml:space="preserve"> </w:t>
      </w:r>
      <w:hyperlink r:id="rId251" w:history="1">
        <w:r w:rsidRPr="00A02F6D">
          <w:rPr>
            <w:rFonts w:ascii="inherit" w:hAnsi="inherit" w:cs="Arial"/>
            <w:b w:val="0"/>
            <w:bCs w:val="0"/>
            <w:color w:val="242729"/>
            <w:sz w:val="30"/>
            <w:szCs w:val="36"/>
            <w:highlight w:val="yellow"/>
            <w:u w:val="single"/>
            <w:bdr w:val="none" w:sz="0" w:space="0" w:color="auto" w:frame="1"/>
          </w:rPr>
          <w:t>Shared folder in Docker. With Windows. Not only “C/user/” path</w:t>
        </w:r>
      </w:hyperlink>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I'm new to Docker, I come from Vagrant.</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I'm using Docker (1.9.1) inside my "D:/Works/something/DockerFirstTime" folder.</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Now I create the machine with</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Consolas" w:eastAsia="Times New Roman" w:hAnsi="Consolas" w:cs="Courier New"/>
          <w:color w:val="242729"/>
          <w:sz w:val="18"/>
          <w:szCs w:val="20"/>
          <w:bdr w:val="none" w:sz="0" w:space="0" w:color="auto" w:frame="1"/>
          <w:shd w:val="clear" w:color="auto" w:fill="EFF0F1"/>
        </w:rPr>
        <w:t>docker-machine create first</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and simple </w:t>
      </w:r>
      <w:r w:rsidRPr="00A02F6D">
        <w:rPr>
          <w:rFonts w:ascii="inherit" w:eastAsia="Times New Roman" w:hAnsi="inherit" w:cs="Arial"/>
          <w:b/>
          <w:bCs/>
          <w:color w:val="242729"/>
          <w:sz w:val="21"/>
          <w:szCs w:val="23"/>
          <w:bdr w:val="none" w:sz="0" w:space="0" w:color="auto" w:frame="1"/>
        </w:rPr>
        <w:t>Dockerfile</w:t>
      </w:r>
      <w:r w:rsidRPr="00A02F6D">
        <w:rPr>
          <w:rFonts w:ascii="Arial" w:eastAsia="Times New Roman" w:hAnsi="Arial" w:cs="Arial"/>
          <w:color w:val="242729"/>
          <w:szCs w:val="23"/>
        </w:rPr>
        <w:t>:</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Consolas" w:eastAsia="Times New Roman" w:hAnsi="Consolas" w:cs="Courier New"/>
          <w:color w:val="242729"/>
          <w:sz w:val="18"/>
          <w:szCs w:val="20"/>
          <w:bdr w:val="none" w:sz="0" w:space="0" w:color="auto" w:frame="1"/>
          <w:shd w:val="clear" w:color="auto" w:fill="EFF0F1"/>
        </w:rPr>
        <w:t>FROM ruby:2.2-onbuild</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and simple </w:t>
      </w:r>
      <w:r w:rsidRPr="00A02F6D">
        <w:rPr>
          <w:rFonts w:ascii="inherit" w:eastAsia="Times New Roman" w:hAnsi="inherit" w:cs="Arial"/>
          <w:b/>
          <w:bCs/>
          <w:color w:val="242729"/>
          <w:sz w:val="21"/>
          <w:szCs w:val="23"/>
          <w:bdr w:val="none" w:sz="0" w:space="0" w:color="auto" w:frame="1"/>
        </w:rPr>
        <w:t>Gemfile</w:t>
      </w:r>
      <w:r w:rsidRPr="00A02F6D">
        <w:rPr>
          <w:rFonts w:ascii="Arial" w:eastAsia="Times New Roman" w:hAnsi="Arial" w:cs="Arial"/>
          <w:color w:val="242729"/>
          <w:szCs w:val="23"/>
        </w:rPr>
        <w:t>:</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02F6D">
        <w:rPr>
          <w:rFonts w:ascii="Consolas" w:eastAsia="Times New Roman" w:hAnsi="Consolas" w:cs="Courier New"/>
          <w:color w:val="242729"/>
          <w:sz w:val="18"/>
          <w:szCs w:val="20"/>
          <w:bdr w:val="none" w:sz="0" w:space="0" w:color="auto" w:frame="1"/>
          <w:shd w:val="clear" w:color="auto" w:fill="EFF0F1"/>
        </w:rPr>
        <w:t>source 'https://rubygems.org'</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8"/>
          <w:szCs w:val="20"/>
          <w:bdr w:val="none" w:sz="0" w:space="0" w:color="auto" w:frame="1"/>
          <w:shd w:val="clear" w:color="auto" w:fill="EFF0F1"/>
        </w:rPr>
      </w:pPr>
      <w:r w:rsidRPr="00A02F6D">
        <w:rPr>
          <w:rFonts w:ascii="Consolas" w:eastAsia="Times New Roman" w:hAnsi="Consolas" w:cs="Courier New"/>
          <w:color w:val="242729"/>
          <w:sz w:val="18"/>
          <w:szCs w:val="20"/>
          <w:bdr w:val="none" w:sz="0" w:space="0" w:color="auto" w:frame="1"/>
          <w:shd w:val="clear" w:color="auto" w:fill="EFF0F1"/>
        </w:rPr>
        <w:t>gem 'rails'</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Now with this command I want to use a shared folder like in Vagrant in the same hard drive of my Dockerfile:</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Consolas" w:eastAsia="Times New Roman" w:hAnsi="Consolas" w:cs="Courier New"/>
          <w:color w:val="242729"/>
          <w:sz w:val="18"/>
          <w:szCs w:val="20"/>
          <w:bdr w:val="none" w:sz="0" w:space="0" w:color="auto" w:frame="1"/>
          <w:shd w:val="clear" w:color="auto" w:fill="EFF0F1"/>
        </w:rPr>
        <w:t>docker run -it -v //d/Works/something/DockerFirstTime:/usr/src/app -w /usr/src/app ruby:2.2 bundle install</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But it doesn't works.</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How to do this?</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I know that Docker only shares the </w:t>
      </w:r>
      <w:r w:rsidRPr="00A02F6D">
        <w:rPr>
          <w:rFonts w:ascii="inherit" w:eastAsia="Times New Roman" w:hAnsi="inherit" w:cs="Arial"/>
          <w:b/>
          <w:bCs/>
          <w:color w:val="242729"/>
          <w:sz w:val="21"/>
          <w:szCs w:val="23"/>
          <w:bdr w:val="none" w:sz="0" w:space="0" w:color="auto" w:frame="1"/>
        </w:rPr>
        <w:t>/c/User/folder</w:t>
      </w:r>
      <w:r w:rsidRPr="00A02F6D">
        <w:rPr>
          <w:rFonts w:ascii="Arial" w:eastAsia="Times New Roman" w:hAnsi="Arial" w:cs="Arial"/>
          <w:color w:val="242729"/>
          <w:szCs w:val="23"/>
        </w:rPr>
        <w:t>, is that right?</w:t>
      </w:r>
    </w:p>
    <w:p w:rsid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How can I use the folder with the files and modify my files with editor in Windows and then restart server like in a normal shell on a single PC or like in Vagrant?</w:t>
      </w:r>
    </w:p>
    <w:p w:rsidR="00A02F6D" w:rsidRPr="00A02F6D" w:rsidRDefault="00A02F6D" w:rsidP="00A02F6D">
      <w:pPr>
        <w:pStyle w:val="NormalWeb"/>
        <w:shd w:val="clear" w:color="auto" w:fill="FFFFFF"/>
        <w:spacing w:before="0" w:beforeAutospacing="0" w:after="0" w:afterAutospacing="0"/>
        <w:textAlignment w:val="baseline"/>
        <w:rPr>
          <w:rFonts w:ascii="Arial" w:hAnsi="Arial" w:cs="Arial"/>
          <w:color w:val="242729"/>
          <w:sz w:val="20"/>
          <w:szCs w:val="23"/>
        </w:rPr>
      </w:pPr>
      <w:r>
        <w:rPr>
          <w:rFonts w:ascii="Arial" w:hAnsi="Arial" w:cs="Arial"/>
          <w:color w:val="242729"/>
          <w:szCs w:val="23"/>
        </w:rPr>
        <w:lastRenderedPageBreak/>
        <w:t>-</w:t>
      </w:r>
      <w:r w:rsidRPr="00A02F6D">
        <w:rPr>
          <w:rFonts w:ascii="Arial" w:hAnsi="Arial" w:cs="Arial"/>
          <w:color w:val="242729"/>
          <w:szCs w:val="23"/>
        </w:rPr>
        <w:sym w:font="Wingdings" w:char="F0E0"/>
      </w:r>
      <w:r w:rsidRPr="00A02F6D">
        <w:rPr>
          <w:rFonts w:ascii="Arial" w:hAnsi="Arial" w:cs="Arial"/>
          <w:color w:val="242729"/>
          <w:sz w:val="23"/>
          <w:szCs w:val="23"/>
        </w:rPr>
        <w:t xml:space="preserve"> </w:t>
      </w:r>
      <w:r w:rsidRPr="00A02F6D">
        <w:rPr>
          <w:rFonts w:ascii="Arial" w:hAnsi="Arial" w:cs="Arial"/>
          <w:color w:val="242729"/>
          <w:sz w:val="20"/>
          <w:szCs w:val="23"/>
        </w:rPr>
        <w:t>This question and </w:t>
      </w:r>
      <w:hyperlink r:id="rId252" w:history="1">
        <w:r w:rsidRPr="00A02F6D">
          <w:rPr>
            <w:rFonts w:ascii="inherit" w:hAnsi="inherit" w:cs="Arial"/>
            <w:color w:val="005999"/>
            <w:sz w:val="19"/>
            <w:szCs w:val="23"/>
            <w:u w:val="single"/>
            <w:bdr w:val="none" w:sz="0" w:space="0" w:color="auto" w:frame="1"/>
          </w:rPr>
          <w:t>this question</w:t>
        </w:r>
      </w:hyperlink>
      <w:r w:rsidRPr="00A02F6D">
        <w:rPr>
          <w:rFonts w:ascii="Arial" w:hAnsi="Arial" w:cs="Arial"/>
          <w:color w:val="242729"/>
          <w:sz w:val="20"/>
          <w:szCs w:val="23"/>
        </w:rPr>
        <w:t> have a similar root problem, mounting a non C:/ drive folder in boot2docker. I wrote an in-depth answer to the other question that provide the same information that is in the first half of @VonC's answer.</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From </w:t>
      </w:r>
      <w:hyperlink r:id="rId253" w:anchor="mount-a-host-directory-as-a-data-volume" w:history="1">
        <w:r w:rsidRPr="00A02F6D">
          <w:rPr>
            <w:rFonts w:ascii="inherit" w:eastAsia="Times New Roman" w:hAnsi="inherit" w:cs="Arial"/>
            <w:color w:val="005999"/>
            <w:sz w:val="19"/>
            <w:szCs w:val="23"/>
            <w:u w:val="single"/>
            <w:bdr w:val="none" w:sz="0" w:space="0" w:color="auto" w:frame="1"/>
          </w:rPr>
          <w:t>Docker Docs</w:t>
        </w:r>
      </w:hyperlink>
      <w:r w:rsidRPr="00A02F6D">
        <w:rPr>
          <w:rFonts w:ascii="Arial" w:eastAsia="Times New Roman" w:hAnsi="Arial" w:cs="Arial"/>
          <w:color w:val="242729"/>
          <w:sz w:val="20"/>
          <w:szCs w:val="23"/>
        </w:rPr>
        <w:t>:</w:t>
      </w:r>
    </w:p>
    <w:p w:rsidR="00A02F6D" w:rsidRPr="00A02F6D" w:rsidRDefault="00A02F6D" w:rsidP="00A02F6D">
      <w:pPr>
        <w:shd w:val="clear" w:color="auto" w:fill="FFF8DC"/>
        <w:spacing w:line="240" w:lineRule="auto"/>
        <w:textAlignment w:val="baseline"/>
        <w:rPr>
          <w:rFonts w:ascii="inherit" w:eastAsia="Times New Roman" w:hAnsi="inherit" w:cs="Arial"/>
          <w:color w:val="242729"/>
          <w:sz w:val="19"/>
          <w:szCs w:val="23"/>
        </w:rPr>
      </w:pPr>
      <w:r w:rsidRPr="00A02F6D">
        <w:rPr>
          <w:rFonts w:ascii="inherit" w:eastAsia="Times New Roman" w:hAnsi="inherit" w:cs="Arial"/>
          <w:color w:val="242729"/>
          <w:sz w:val="19"/>
          <w:szCs w:val="23"/>
        </w:rPr>
        <w:t>All other paths come from your virtual machine’s filesystem. [...] In the case of VirtualBox you need to make the host folder available as a shared folder in VirtualBox. Then, you can mount it using the Docker </w:t>
      </w:r>
      <w:r w:rsidRPr="00A02F6D">
        <w:rPr>
          <w:rFonts w:ascii="Consolas" w:eastAsia="Times New Roman" w:hAnsi="Consolas" w:cs="Courier New"/>
          <w:color w:val="242729"/>
          <w:sz w:val="16"/>
          <w:szCs w:val="20"/>
          <w:bdr w:val="none" w:sz="0" w:space="0" w:color="auto" w:frame="1"/>
          <w:shd w:val="clear" w:color="auto" w:fill="EFF0F1"/>
        </w:rPr>
        <w:t>-v</w:t>
      </w:r>
      <w:r w:rsidRPr="00A02F6D">
        <w:rPr>
          <w:rFonts w:ascii="inherit" w:eastAsia="Times New Roman" w:hAnsi="inherit" w:cs="Arial"/>
          <w:color w:val="242729"/>
          <w:sz w:val="19"/>
          <w:szCs w:val="23"/>
        </w:rPr>
        <w:t> flag.</w:t>
      </w:r>
    </w:p>
    <w:p w:rsidR="00A02F6D" w:rsidRPr="00A02F6D" w:rsidRDefault="00A02F6D" w:rsidP="00A02F6D">
      <w:pPr>
        <w:shd w:val="clear" w:color="auto" w:fill="FFFFFF"/>
        <w:spacing w:after="240" w:line="240" w:lineRule="auto"/>
        <w:textAlignment w:val="baseline"/>
        <w:outlineLvl w:val="0"/>
        <w:rPr>
          <w:rFonts w:ascii="Arial" w:eastAsia="Times New Roman" w:hAnsi="Arial" w:cs="Arial"/>
          <w:b/>
          <w:bCs/>
          <w:color w:val="242729"/>
          <w:kern w:val="36"/>
          <w:szCs w:val="32"/>
        </w:rPr>
      </w:pPr>
      <w:r w:rsidRPr="00A02F6D">
        <w:rPr>
          <w:rFonts w:ascii="Arial" w:eastAsia="Times New Roman" w:hAnsi="Arial" w:cs="Arial"/>
          <w:b/>
          <w:bCs/>
          <w:color w:val="242729"/>
          <w:kern w:val="36"/>
          <w:szCs w:val="32"/>
        </w:rPr>
        <w:t>To get your folder mounted in a container:</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This mounts your entire D:\ drive, you can simply change the file paths to be more granular and specific.</w:t>
      </w:r>
    </w:p>
    <w:p w:rsidR="00A02F6D" w:rsidRPr="00A02F6D" w:rsidRDefault="00A02F6D" w:rsidP="00A02F6D">
      <w:pPr>
        <w:shd w:val="clear" w:color="auto" w:fill="FFFFFF"/>
        <w:spacing w:after="240" w:line="240" w:lineRule="auto"/>
        <w:textAlignment w:val="baseline"/>
        <w:outlineLvl w:val="2"/>
        <w:rPr>
          <w:rFonts w:ascii="Arial" w:eastAsia="Times New Roman" w:hAnsi="Arial" w:cs="Arial"/>
          <w:color w:val="242729"/>
          <w:szCs w:val="26"/>
        </w:rPr>
      </w:pPr>
      <w:r w:rsidRPr="00A02F6D">
        <w:rPr>
          <w:rFonts w:ascii="Arial" w:eastAsia="Times New Roman" w:hAnsi="Arial" w:cs="Arial"/>
          <w:color w:val="242729"/>
          <w:szCs w:val="26"/>
        </w:rPr>
        <w:t>Share the directory with VBox:</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This only needs to be done once.</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In windows CMD:</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02F6D">
        <w:rPr>
          <w:rFonts w:ascii="Consolas" w:eastAsia="Times New Roman" w:hAnsi="Consolas" w:cs="Courier New"/>
          <w:color w:val="242729"/>
          <w:sz w:val="16"/>
          <w:szCs w:val="20"/>
          <w:bdr w:val="none" w:sz="0" w:space="0" w:color="auto" w:frame="1"/>
          <w:shd w:val="clear" w:color="auto" w:fill="EFF0F1"/>
        </w:rPr>
        <w:t>VBoxManage sharedfolder add "boot2docker-vm" --name "d-share" --hostpath "D:\"</w:t>
      </w:r>
    </w:p>
    <w:p w:rsidR="00A02F6D" w:rsidRPr="00A02F6D" w:rsidRDefault="00A02F6D" w:rsidP="00A02F6D">
      <w:pPr>
        <w:shd w:val="clear" w:color="auto" w:fill="FFFFFF"/>
        <w:spacing w:after="240" w:line="240" w:lineRule="auto"/>
        <w:textAlignment w:val="baseline"/>
        <w:outlineLvl w:val="2"/>
        <w:rPr>
          <w:rFonts w:ascii="Arial" w:eastAsia="Times New Roman" w:hAnsi="Arial" w:cs="Arial"/>
          <w:color w:val="242729"/>
          <w:szCs w:val="26"/>
        </w:rPr>
      </w:pPr>
      <w:r w:rsidRPr="00A02F6D">
        <w:rPr>
          <w:rFonts w:ascii="Arial" w:eastAsia="Times New Roman" w:hAnsi="Arial" w:cs="Arial"/>
          <w:color w:val="242729"/>
          <w:szCs w:val="26"/>
        </w:rPr>
        <w:t>Mount the shared directory in your VM:</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This will need to be done each time you restart the VM.</w:t>
      </w:r>
    </w:p>
    <w:p w:rsidR="00A02F6D" w:rsidRDefault="00A02F6D" w:rsidP="00A02F6D">
      <w:pPr>
        <w:pStyle w:val="Heading1"/>
        <w:shd w:val="clear" w:color="auto" w:fill="FFFFFF"/>
        <w:spacing w:before="0" w:beforeAutospacing="0" w:after="0" w:afterAutospacing="0"/>
        <w:textAlignment w:val="baseline"/>
        <w:rPr>
          <w:rFonts w:ascii="Arial" w:hAnsi="Arial" w:cs="Arial"/>
          <w:color w:val="242729"/>
          <w:sz w:val="33"/>
          <w:szCs w:val="33"/>
        </w:rPr>
      </w:pPr>
      <w:hyperlink r:id="rId254" w:history="1">
        <w:r>
          <w:rPr>
            <w:rStyle w:val="Hyperlink"/>
            <w:rFonts w:ascii="inherit" w:eastAsiaTheme="majorEastAsia" w:hAnsi="inherit" w:cs="Arial"/>
            <w:b w:val="0"/>
            <w:bCs w:val="0"/>
            <w:color w:val="242729"/>
            <w:sz w:val="36"/>
            <w:szCs w:val="36"/>
            <w:bdr w:val="none" w:sz="0" w:space="0" w:color="auto" w:frame="1"/>
          </w:rPr>
          <w:t>Docker Compose wait for container X before starting Y</w:t>
        </w:r>
      </w:hyperlink>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A02F6D">
        <w:rPr>
          <w:rFonts w:ascii="Consolas" w:eastAsia="Times New Roman" w:hAnsi="Consolas" w:cs="Courier New"/>
          <w:color w:val="242729"/>
          <w:sz w:val="16"/>
          <w:szCs w:val="20"/>
          <w:bdr w:val="none" w:sz="0" w:space="0" w:color="auto" w:frame="1"/>
          <w:shd w:val="clear" w:color="auto" w:fill="EFF0F1"/>
        </w:rPr>
        <w:t>mount -t vboxsf -o uid=1000,gid=50 d-share /d</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To see sources and explanation for how this works see </w:t>
      </w:r>
      <w:hyperlink r:id="rId255" w:anchor="33988307" w:history="1">
        <w:r w:rsidRPr="00A02F6D">
          <w:rPr>
            <w:rFonts w:ascii="inherit" w:eastAsia="Times New Roman" w:hAnsi="inherit" w:cs="Arial"/>
            <w:color w:val="005999"/>
            <w:sz w:val="19"/>
            <w:szCs w:val="23"/>
            <w:u w:val="single"/>
            <w:bdr w:val="none" w:sz="0" w:space="0" w:color="auto" w:frame="1"/>
          </w:rPr>
          <w:t>my full answer to the other similar question</w:t>
        </w:r>
      </w:hyperlink>
    </w:p>
    <w:p w:rsidR="00A02F6D" w:rsidRPr="00A02F6D" w:rsidRDefault="00A02F6D" w:rsidP="00A02F6D">
      <w:pPr>
        <w:shd w:val="clear" w:color="auto" w:fill="FFFFFF"/>
        <w:spacing w:after="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After this you can use the </w:t>
      </w:r>
      <w:r w:rsidRPr="00A02F6D">
        <w:rPr>
          <w:rFonts w:ascii="Consolas" w:eastAsia="Times New Roman" w:hAnsi="Consolas" w:cs="Courier New"/>
          <w:color w:val="242729"/>
          <w:sz w:val="16"/>
          <w:szCs w:val="20"/>
          <w:bdr w:val="none" w:sz="0" w:space="0" w:color="auto" w:frame="1"/>
          <w:shd w:val="clear" w:color="auto" w:fill="EFF0F1"/>
        </w:rPr>
        <w:t>-v</w:t>
      </w:r>
      <w:r w:rsidRPr="00A02F6D">
        <w:rPr>
          <w:rFonts w:ascii="Arial" w:eastAsia="Times New Roman" w:hAnsi="Arial" w:cs="Arial"/>
          <w:color w:val="242729"/>
          <w:sz w:val="20"/>
          <w:szCs w:val="23"/>
        </w:rPr>
        <w:t>/</w:t>
      </w:r>
      <w:r w:rsidRPr="00A02F6D">
        <w:rPr>
          <w:rFonts w:ascii="Consolas" w:eastAsia="Times New Roman" w:hAnsi="Consolas" w:cs="Courier New"/>
          <w:color w:val="242729"/>
          <w:sz w:val="16"/>
          <w:szCs w:val="20"/>
          <w:bdr w:val="none" w:sz="0" w:space="0" w:color="auto" w:frame="1"/>
          <w:shd w:val="clear" w:color="auto" w:fill="EFF0F1"/>
        </w:rPr>
        <w:t>--volume</w:t>
      </w:r>
      <w:r w:rsidRPr="00A02F6D">
        <w:rPr>
          <w:rFonts w:ascii="Arial" w:eastAsia="Times New Roman" w:hAnsi="Arial" w:cs="Arial"/>
          <w:color w:val="242729"/>
          <w:sz w:val="20"/>
          <w:szCs w:val="23"/>
        </w:rPr>
        <w:t> flag in Docker to mount this folder or any sub-folders or files into containers. If you mounted your whole D:\ drive you can use that exact docker run command from your question and it should now work. If you mounted a specific part of you drive you will have to change the paths to match.</w:t>
      </w:r>
    </w:p>
    <w:p w:rsidR="00A02F6D" w:rsidRPr="00A02F6D" w:rsidRDefault="00A02F6D" w:rsidP="00A02F6D">
      <w:pPr>
        <w:shd w:val="clear" w:color="auto" w:fill="FFFFFF"/>
        <w:spacing w:after="240" w:line="240" w:lineRule="auto"/>
        <w:textAlignment w:val="baseline"/>
        <w:outlineLvl w:val="1"/>
        <w:rPr>
          <w:rFonts w:ascii="Arial" w:eastAsia="Times New Roman" w:hAnsi="Arial" w:cs="Arial"/>
          <w:color w:val="242729"/>
          <w:sz w:val="24"/>
          <w:szCs w:val="29"/>
        </w:rPr>
      </w:pPr>
      <w:r w:rsidRPr="00A02F6D">
        <w:rPr>
          <w:rFonts w:ascii="Arial" w:eastAsia="Times New Roman" w:hAnsi="Arial" w:cs="Arial"/>
          <w:color w:val="242729"/>
          <w:sz w:val="24"/>
          <w:szCs w:val="29"/>
        </w:rPr>
        <w:t>To edit in windows, run in docker:</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Also from </w:t>
      </w:r>
      <w:hyperlink r:id="rId256" w:anchor="mount-a-host-directory-as-a-data-volume" w:history="1">
        <w:r w:rsidRPr="00A02F6D">
          <w:rPr>
            <w:rFonts w:ascii="inherit" w:eastAsia="Times New Roman" w:hAnsi="inherit" w:cs="Arial"/>
            <w:color w:val="005999"/>
            <w:sz w:val="19"/>
            <w:szCs w:val="23"/>
            <w:u w:val="single"/>
            <w:bdr w:val="none" w:sz="0" w:space="0" w:color="auto" w:frame="1"/>
          </w:rPr>
          <w:t>Docker Docs</w:t>
        </w:r>
      </w:hyperlink>
      <w:r w:rsidRPr="00A02F6D">
        <w:rPr>
          <w:rFonts w:ascii="Arial" w:eastAsia="Times New Roman" w:hAnsi="Arial" w:cs="Arial"/>
          <w:color w:val="242729"/>
          <w:sz w:val="20"/>
          <w:szCs w:val="23"/>
        </w:rPr>
        <w:t>:</w:t>
      </w:r>
    </w:p>
    <w:p w:rsidR="00A02F6D" w:rsidRPr="00A02F6D" w:rsidRDefault="00A02F6D" w:rsidP="00A02F6D">
      <w:pPr>
        <w:shd w:val="clear" w:color="auto" w:fill="FFF8DC"/>
        <w:spacing w:line="240" w:lineRule="auto"/>
        <w:textAlignment w:val="baseline"/>
        <w:rPr>
          <w:rFonts w:ascii="inherit" w:eastAsia="Times New Roman" w:hAnsi="inherit" w:cs="Arial"/>
          <w:color w:val="242729"/>
          <w:sz w:val="19"/>
          <w:szCs w:val="23"/>
        </w:rPr>
      </w:pPr>
      <w:r w:rsidRPr="00A02F6D">
        <w:rPr>
          <w:rFonts w:ascii="inherit" w:eastAsia="Times New Roman" w:hAnsi="inherit" w:cs="Arial"/>
          <w:color w:val="242729"/>
          <w:sz w:val="19"/>
          <w:szCs w:val="23"/>
        </w:rPr>
        <w:t>Mounting a host directory can be useful for testing. For example, you can mount source code inside a container. Then, change the source code and see its effect on the application in real time.</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As a VBox shared directory you should be able to see changes made from the Windows side reflected in the boot2docker vm.</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You may need to restart containers to see the changes actually appear, this depends on how the program running inside the container, in your case ruby, uses the files. If the files are compiled into an app when the container starts, for example, you will definitely need to restart the container to see the changes.</w:t>
      </w:r>
    </w:p>
    <w:p w:rsidR="00A02F6D" w:rsidRPr="00A02F6D" w:rsidRDefault="00A02F6D" w:rsidP="00A02F6D">
      <w:pPr>
        <w:shd w:val="clear" w:color="auto" w:fill="FFFFFF"/>
        <w:spacing w:after="240" w:line="240" w:lineRule="auto"/>
        <w:textAlignment w:val="baseline"/>
        <w:outlineLvl w:val="2"/>
        <w:rPr>
          <w:rFonts w:ascii="Arial" w:eastAsia="Times New Roman" w:hAnsi="Arial" w:cs="Arial"/>
          <w:color w:val="242729"/>
          <w:szCs w:val="26"/>
        </w:rPr>
      </w:pPr>
      <w:r w:rsidRPr="00A02F6D">
        <w:rPr>
          <w:rFonts w:ascii="Arial" w:eastAsia="Times New Roman" w:hAnsi="Arial" w:cs="Arial"/>
          <w:color w:val="242729"/>
          <w:szCs w:val="26"/>
        </w:rPr>
        <w:t>Note:</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0"/>
          <w:szCs w:val="23"/>
        </w:rPr>
      </w:pPr>
      <w:r w:rsidRPr="00A02F6D">
        <w:rPr>
          <w:rFonts w:ascii="Arial" w:eastAsia="Times New Roman" w:hAnsi="Arial" w:cs="Arial"/>
          <w:color w:val="242729"/>
          <w:sz w:val="20"/>
          <w:szCs w:val="23"/>
        </w:rPr>
        <w:t>Beware the CR LF vs. LF line ending difference when writing files in Windows and reading them in Linux. Make sure your text editor is saving files with Unix line endings or else you may start to see errors caused by '^M' appended to the end of all your lines.</w:t>
      </w:r>
    </w:p>
    <w:p w:rsidR="00A02F6D" w:rsidRPr="00A02F6D" w:rsidRDefault="00A02F6D" w:rsidP="00A02F6D">
      <w:pPr>
        <w:pStyle w:val="Heading1"/>
        <w:shd w:val="clear" w:color="auto" w:fill="FFFFFF"/>
        <w:spacing w:before="0" w:beforeAutospacing="0" w:after="0" w:afterAutospacing="0"/>
        <w:textAlignment w:val="baseline"/>
        <w:rPr>
          <w:rFonts w:ascii="Arial" w:hAnsi="Arial" w:cs="Arial"/>
          <w:color w:val="242729"/>
          <w:sz w:val="20"/>
          <w:szCs w:val="33"/>
        </w:rPr>
      </w:pPr>
      <w:r w:rsidRPr="00A02F6D">
        <w:rPr>
          <w:rFonts w:ascii="Arial" w:hAnsi="Arial" w:cs="Arial"/>
          <w:color w:val="242729"/>
          <w:sz w:val="28"/>
          <w:szCs w:val="23"/>
          <w:highlight w:val="yellow"/>
        </w:rPr>
        <w:t>52.)</w:t>
      </w:r>
      <w:r w:rsidRPr="00A02F6D">
        <w:rPr>
          <w:rFonts w:ascii="Arial" w:hAnsi="Arial" w:cs="Arial"/>
          <w:color w:val="242729"/>
          <w:sz w:val="20"/>
          <w:szCs w:val="33"/>
          <w:highlight w:val="yellow"/>
        </w:rPr>
        <w:t xml:space="preserve"> </w:t>
      </w:r>
      <w:hyperlink r:id="rId257" w:history="1">
        <w:r w:rsidRPr="00A02F6D">
          <w:rPr>
            <w:rStyle w:val="Hyperlink"/>
            <w:rFonts w:ascii="inherit" w:eastAsiaTheme="majorEastAsia" w:hAnsi="inherit" w:cs="Arial"/>
            <w:b w:val="0"/>
            <w:bCs w:val="0"/>
            <w:color w:val="242729"/>
            <w:sz w:val="26"/>
            <w:szCs w:val="36"/>
            <w:highlight w:val="yellow"/>
            <w:bdr w:val="none" w:sz="0" w:space="0" w:color="auto" w:frame="1"/>
          </w:rPr>
          <w:t>How to mount local volumes in docker machine</w:t>
        </w:r>
      </w:hyperlink>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23"/>
          <w:szCs w:val="23"/>
        </w:rPr>
      </w:pPr>
      <w:r w:rsidRPr="00A02F6D">
        <w:rPr>
          <w:rFonts w:ascii="Arial" w:eastAsia="Times New Roman" w:hAnsi="Arial" w:cs="Arial"/>
          <w:color w:val="242729"/>
          <w:sz w:val="23"/>
          <w:szCs w:val="23"/>
        </w:rPr>
        <w:t>I am trying to use docker-machine with docker-compose. The file docker-compose.yml has definitions as follows:</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web:</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build: .</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command: ./run_web.sh</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volumes:</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 .:/app</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ports:</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 "8000:8000"</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lastRenderedPageBreak/>
        <w:t xml:space="preserve">  links:</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 db:db</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 rabbitmq:rabbit</w:t>
      </w:r>
    </w:p>
    <w:p w:rsidR="00A02F6D" w:rsidRPr="00A02F6D" w:rsidRDefault="00A02F6D" w:rsidP="00A02F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A02F6D">
        <w:rPr>
          <w:rFonts w:ascii="Consolas" w:eastAsia="Times New Roman" w:hAnsi="Consolas" w:cs="Courier New"/>
          <w:color w:val="242729"/>
          <w:sz w:val="20"/>
          <w:szCs w:val="20"/>
          <w:bdr w:val="none" w:sz="0" w:space="0" w:color="auto" w:frame="1"/>
          <w:shd w:val="clear" w:color="auto" w:fill="EFF0F1"/>
        </w:rPr>
        <w:t xml:space="preserve">    - redis:redis</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 w:val="23"/>
          <w:szCs w:val="23"/>
        </w:rPr>
      </w:pPr>
      <w:r w:rsidRPr="00A02F6D">
        <w:rPr>
          <w:rFonts w:ascii="Arial" w:eastAsia="Times New Roman" w:hAnsi="Arial" w:cs="Arial"/>
          <w:color w:val="242729"/>
          <w:sz w:val="23"/>
          <w:szCs w:val="23"/>
        </w:rPr>
        <w:t>When running </w:t>
      </w:r>
      <w:r w:rsidRPr="00A02F6D">
        <w:rPr>
          <w:rFonts w:ascii="Consolas" w:eastAsia="Times New Roman" w:hAnsi="Consolas" w:cs="Courier New"/>
          <w:color w:val="242729"/>
          <w:sz w:val="20"/>
          <w:szCs w:val="20"/>
          <w:bdr w:val="none" w:sz="0" w:space="0" w:color="auto" w:frame="1"/>
          <w:shd w:val="clear" w:color="auto" w:fill="EFF0F1"/>
        </w:rPr>
        <w:t>docker-compose up -d</w:t>
      </w:r>
      <w:r w:rsidRPr="00A02F6D">
        <w:rPr>
          <w:rFonts w:ascii="Arial" w:eastAsia="Times New Roman" w:hAnsi="Arial" w:cs="Arial"/>
          <w:color w:val="242729"/>
          <w:sz w:val="23"/>
          <w:szCs w:val="23"/>
        </w:rPr>
        <w:t> all goes well until trying to execute the command and an error is produced:</w:t>
      </w:r>
    </w:p>
    <w:p w:rsidR="00A02F6D" w:rsidRPr="00A02F6D" w:rsidRDefault="00A02F6D" w:rsidP="00A02F6D">
      <w:pPr>
        <w:shd w:val="clear" w:color="auto" w:fill="FFF8DC"/>
        <w:spacing w:line="240" w:lineRule="auto"/>
        <w:textAlignment w:val="baseline"/>
        <w:rPr>
          <w:rFonts w:ascii="inherit" w:eastAsia="Times New Roman" w:hAnsi="inherit" w:cs="Arial"/>
          <w:color w:val="242729"/>
          <w:sz w:val="23"/>
          <w:szCs w:val="23"/>
        </w:rPr>
      </w:pPr>
      <w:r w:rsidRPr="00A02F6D">
        <w:rPr>
          <w:rFonts w:ascii="inherit" w:eastAsia="Times New Roman" w:hAnsi="inherit" w:cs="Arial"/>
          <w:color w:val="242729"/>
          <w:sz w:val="23"/>
          <w:szCs w:val="23"/>
        </w:rPr>
        <w:t>Cannot start container b58e2dfa503b696417c1c3f49e2714086d4e9999bd71915a53502cb6ef43936d: [8] System error: exec: "./run_web.sh": stat ./run_web.sh: no such file or directory</w:t>
      </w:r>
    </w:p>
    <w:p w:rsidR="00A02F6D" w:rsidRDefault="00A02F6D" w:rsidP="00A02F6D">
      <w:pPr>
        <w:shd w:val="clear" w:color="auto" w:fill="FFFFFF"/>
        <w:spacing w:after="240" w:line="240" w:lineRule="auto"/>
        <w:textAlignment w:val="baseline"/>
        <w:rPr>
          <w:rFonts w:ascii="Arial" w:eastAsia="Times New Roman" w:hAnsi="Arial" w:cs="Arial"/>
          <w:color w:val="242729"/>
          <w:sz w:val="23"/>
          <w:szCs w:val="23"/>
        </w:rPr>
      </w:pPr>
      <w:r w:rsidRPr="00A02F6D">
        <w:rPr>
          <w:rFonts w:ascii="Arial" w:eastAsia="Times New Roman" w:hAnsi="Arial" w:cs="Arial"/>
          <w:color w:val="242729"/>
          <w:sz w:val="23"/>
          <w:szCs w:val="23"/>
        </w:rPr>
        <w:t>Local volumes are not mounted to the remote machine. Whats the recommended strategy to mount the local volumes with the webapps' code?</w:t>
      </w:r>
    </w:p>
    <w:p w:rsidR="00A02F6D" w:rsidRPr="00A02F6D" w:rsidRDefault="00A02F6D" w:rsidP="00A02F6D">
      <w:pPr>
        <w:pStyle w:val="NormalWeb"/>
        <w:shd w:val="clear" w:color="auto" w:fill="FFFFFF"/>
        <w:spacing w:before="0" w:beforeAutospacing="0" w:after="240" w:afterAutospacing="0"/>
        <w:textAlignment w:val="baseline"/>
        <w:rPr>
          <w:rFonts w:ascii="Arial" w:hAnsi="Arial" w:cs="Arial"/>
          <w:color w:val="242729"/>
          <w:sz w:val="22"/>
          <w:szCs w:val="23"/>
        </w:rPr>
      </w:pPr>
      <w:r>
        <w:rPr>
          <w:rFonts w:ascii="Arial" w:hAnsi="Arial" w:cs="Arial"/>
          <w:color w:val="242729"/>
          <w:sz w:val="23"/>
          <w:szCs w:val="23"/>
        </w:rPr>
        <w:t>-</w:t>
      </w:r>
      <w:r w:rsidRPr="00A02F6D">
        <w:rPr>
          <w:rFonts w:ascii="Arial" w:hAnsi="Arial" w:cs="Arial"/>
          <w:color w:val="242729"/>
          <w:sz w:val="23"/>
          <w:szCs w:val="23"/>
        </w:rPr>
        <w:sym w:font="Wingdings" w:char="F0E0"/>
      </w:r>
      <w:r w:rsidRPr="00A02F6D">
        <w:rPr>
          <w:rFonts w:ascii="Arial" w:hAnsi="Arial" w:cs="Arial"/>
          <w:color w:val="242729"/>
          <w:sz w:val="22"/>
          <w:szCs w:val="23"/>
        </w:rPr>
        <w:t xml:space="preserve"> Also ran into this issue and it looks like local volumes are not mounted when using docker-machine. A hack solution is to</w:t>
      </w:r>
    </w:p>
    <w:p w:rsidR="00A02F6D" w:rsidRPr="00A02F6D" w:rsidRDefault="00A02F6D" w:rsidP="00A02F6D">
      <w:pPr>
        <w:numPr>
          <w:ilvl w:val="0"/>
          <w:numId w:val="32"/>
        </w:numPr>
        <w:shd w:val="clear" w:color="auto" w:fill="FFFFFF"/>
        <w:spacing w:after="0" w:line="240" w:lineRule="auto"/>
        <w:ind w:left="450"/>
        <w:textAlignment w:val="baseline"/>
        <w:rPr>
          <w:rFonts w:ascii="inherit" w:eastAsia="Times New Roman" w:hAnsi="inherit" w:cs="Arial"/>
          <w:color w:val="242729"/>
          <w:sz w:val="21"/>
          <w:szCs w:val="23"/>
        </w:rPr>
      </w:pPr>
      <w:r w:rsidRPr="00A02F6D">
        <w:rPr>
          <w:rFonts w:ascii="inherit" w:eastAsia="Times New Roman" w:hAnsi="inherit" w:cs="Arial"/>
          <w:color w:val="242729"/>
          <w:sz w:val="21"/>
          <w:szCs w:val="23"/>
        </w:rPr>
        <w:t>get the current working directory of the docker-machine instance </w:t>
      </w:r>
      <w:r w:rsidRPr="00A02F6D">
        <w:rPr>
          <w:rFonts w:ascii="Consolas" w:eastAsia="Times New Roman" w:hAnsi="Consolas" w:cs="Courier New"/>
          <w:color w:val="242729"/>
          <w:sz w:val="18"/>
          <w:szCs w:val="20"/>
          <w:bdr w:val="none" w:sz="0" w:space="0" w:color="auto" w:frame="1"/>
          <w:shd w:val="clear" w:color="auto" w:fill="EFF0F1"/>
        </w:rPr>
        <w:t>docker-machine ssh &lt;name&gt; pwd</w:t>
      </w:r>
    </w:p>
    <w:p w:rsidR="00A02F6D" w:rsidRPr="00A02F6D" w:rsidRDefault="00A02F6D" w:rsidP="00A02F6D">
      <w:pPr>
        <w:numPr>
          <w:ilvl w:val="0"/>
          <w:numId w:val="32"/>
        </w:numPr>
        <w:shd w:val="clear" w:color="auto" w:fill="FFFFFF"/>
        <w:spacing w:after="0" w:line="240" w:lineRule="auto"/>
        <w:ind w:left="450"/>
        <w:textAlignment w:val="baseline"/>
        <w:rPr>
          <w:rFonts w:ascii="inherit" w:eastAsia="Times New Roman" w:hAnsi="inherit" w:cs="Arial"/>
          <w:color w:val="242729"/>
          <w:sz w:val="21"/>
          <w:szCs w:val="23"/>
        </w:rPr>
      </w:pPr>
      <w:r w:rsidRPr="00A02F6D">
        <w:rPr>
          <w:rFonts w:ascii="inherit" w:eastAsia="Times New Roman" w:hAnsi="inherit" w:cs="Arial"/>
          <w:color w:val="242729"/>
          <w:sz w:val="21"/>
          <w:szCs w:val="23"/>
        </w:rPr>
        <w:t>use a command line tool like </w:t>
      </w:r>
      <w:r w:rsidRPr="00A02F6D">
        <w:rPr>
          <w:rFonts w:ascii="Consolas" w:eastAsia="Times New Roman" w:hAnsi="Consolas" w:cs="Courier New"/>
          <w:color w:val="242729"/>
          <w:sz w:val="18"/>
          <w:szCs w:val="20"/>
          <w:bdr w:val="none" w:sz="0" w:space="0" w:color="auto" w:frame="1"/>
          <w:shd w:val="clear" w:color="auto" w:fill="EFF0F1"/>
        </w:rPr>
        <w:t>rsync</w:t>
      </w:r>
      <w:r w:rsidRPr="00A02F6D">
        <w:rPr>
          <w:rFonts w:ascii="inherit" w:eastAsia="Times New Roman" w:hAnsi="inherit" w:cs="Arial"/>
          <w:color w:val="242729"/>
          <w:sz w:val="21"/>
          <w:szCs w:val="23"/>
        </w:rPr>
        <w:t> to copy folder to remote system</w:t>
      </w:r>
    </w:p>
    <w:p w:rsidR="00A02F6D" w:rsidRPr="00A02F6D" w:rsidRDefault="00A02F6D" w:rsidP="00A02F6D">
      <w:pPr>
        <w:numPr>
          <w:ilvl w:val="0"/>
          <w:numId w:val="32"/>
        </w:numPr>
        <w:shd w:val="clear" w:color="auto" w:fill="EFF0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textAlignment w:val="baseline"/>
        <w:rPr>
          <w:rFonts w:ascii="Consolas" w:eastAsia="Times New Roman" w:hAnsi="Consolas" w:cs="Courier New"/>
          <w:color w:val="242729"/>
          <w:sz w:val="18"/>
          <w:szCs w:val="20"/>
          <w:bdr w:val="none" w:sz="0" w:space="0" w:color="auto" w:frame="1"/>
          <w:shd w:val="clear" w:color="auto" w:fill="EFF0F1"/>
        </w:rPr>
      </w:pPr>
      <w:r w:rsidRPr="00A02F6D">
        <w:rPr>
          <w:rFonts w:ascii="Consolas" w:eastAsia="Times New Roman" w:hAnsi="Consolas" w:cs="Courier New"/>
          <w:color w:val="242729"/>
          <w:sz w:val="18"/>
          <w:szCs w:val="20"/>
          <w:bdr w:val="none" w:sz="0" w:space="0" w:color="auto" w:frame="1"/>
          <w:shd w:val="clear" w:color="auto" w:fill="EFF0F1"/>
        </w:rPr>
        <w:t>rsync -avzhe ssh --progress &lt;name_of_folder&gt; username@remote_ip:&lt;result _of_pwd_from_1&gt;.</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The default pwd is /root so the command above would be </w:t>
      </w:r>
      <w:r w:rsidRPr="00A02F6D">
        <w:rPr>
          <w:rFonts w:ascii="Consolas" w:eastAsia="Times New Roman" w:hAnsi="Consolas" w:cs="Courier New"/>
          <w:color w:val="242729"/>
          <w:sz w:val="18"/>
          <w:szCs w:val="20"/>
          <w:bdr w:val="none" w:sz="0" w:space="0" w:color="auto" w:frame="1"/>
          <w:shd w:val="clear" w:color="auto" w:fill="EFF0F1"/>
        </w:rPr>
        <w:t>rsync -avzhe ssh --progress &lt;name_of_folder&gt; username@remote_ip:/root</w:t>
      </w:r>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NB: you would need to supply the password for the remote system. You can quickly create one by ssh into the remote system and creating a password.</w:t>
      </w:r>
    </w:p>
    <w:p w:rsidR="00A02F6D" w:rsidRPr="00A02F6D" w:rsidRDefault="00A02F6D" w:rsidP="00A02F6D">
      <w:pPr>
        <w:numPr>
          <w:ilvl w:val="0"/>
          <w:numId w:val="33"/>
        </w:numPr>
        <w:shd w:val="clear" w:color="auto" w:fill="FFFFFF"/>
        <w:spacing w:after="0" w:line="240" w:lineRule="auto"/>
        <w:ind w:left="450"/>
        <w:textAlignment w:val="baseline"/>
        <w:rPr>
          <w:rFonts w:ascii="inherit" w:eastAsia="Times New Roman" w:hAnsi="inherit" w:cs="Arial"/>
          <w:color w:val="242729"/>
          <w:sz w:val="21"/>
          <w:szCs w:val="23"/>
        </w:rPr>
      </w:pPr>
      <w:r w:rsidRPr="00A02F6D">
        <w:rPr>
          <w:rFonts w:ascii="inherit" w:eastAsia="Times New Roman" w:hAnsi="inherit" w:cs="Arial"/>
          <w:color w:val="242729"/>
          <w:sz w:val="21"/>
          <w:szCs w:val="23"/>
        </w:rPr>
        <w:t>change the volume mount point in your </w:t>
      </w:r>
      <w:r w:rsidRPr="00A02F6D">
        <w:rPr>
          <w:rFonts w:ascii="Consolas" w:eastAsia="Times New Roman" w:hAnsi="Consolas" w:cs="Courier New"/>
          <w:color w:val="242729"/>
          <w:sz w:val="18"/>
          <w:szCs w:val="20"/>
          <w:bdr w:val="none" w:sz="0" w:space="0" w:color="auto" w:frame="1"/>
          <w:shd w:val="clear" w:color="auto" w:fill="EFF0F1"/>
        </w:rPr>
        <w:t>docker-compose.yml</w:t>
      </w:r>
      <w:r w:rsidRPr="00A02F6D">
        <w:rPr>
          <w:rFonts w:ascii="inherit" w:eastAsia="Times New Roman" w:hAnsi="inherit" w:cs="Arial"/>
          <w:color w:val="242729"/>
          <w:sz w:val="21"/>
          <w:szCs w:val="23"/>
        </w:rPr>
        <w:t> file from </w:t>
      </w:r>
      <w:r w:rsidRPr="00A02F6D">
        <w:rPr>
          <w:rFonts w:ascii="Consolas" w:eastAsia="Times New Roman" w:hAnsi="Consolas" w:cs="Courier New"/>
          <w:color w:val="242729"/>
          <w:sz w:val="18"/>
          <w:szCs w:val="20"/>
          <w:bdr w:val="none" w:sz="0" w:space="0" w:color="auto" w:frame="1"/>
          <w:shd w:val="clear" w:color="auto" w:fill="EFF0F1"/>
        </w:rPr>
        <w:t>.:/app</w:t>
      </w:r>
      <w:r w:rsidRPr="00A02F6D">
        <w:rPr>
          <w:rFonts w:ascii="inherit" w:eastAsia="Times New Roman" w:hAnsi="inherit" w:cs="Arial"/>
          <w:color w:val="242729"/>
          <w:sz w:val="21"/>
          <w:szCs w:val="23"/>
        </w:rPr>
        <w:t> to </w:t>
      </w:r>
      <w:r w:rsidRPr="00A02F6D">
        <w:rPr>
          <w:rFonts w:ascii="Consolas" w:eastAsia="Times New Roman" w:hAnsi="Consolas" w:cs="Courier New"/>
          <w:color w:val="242729"/>
          <w:sz w:val="18"/>
          <w:szCs w:val="20"/>
          <w:bdr w:val="none" w:sz="0" w:space="0" w:color="auto" w:frame="1"/>
          <w:shd w:val="clear" w:color="auto" w:fill="EFF0F1"/>
        </w:rPr>
        <w:t>/root/&lt;name_of_folder&gt;:/app</w:t>
      </w:r>
    </w:p>
    <w:p w:rsidR="00A02F6D" w:rsidRPr="00A02F6D" w:rsidRDefault="00A02F6D" w:rsidP="00A02F6D">
      <w:pPr>
        <w:numPr>
          <w:ilvl w:val="0"/>
          <w:numId w:val="33"/>
        </w:numPr>
        <w:shd w:val="clear" w:color="auto" w:fill="FFFFFF"/>
        <w:spacing w:after="0" w:line="240" w:lineRule="auto"/>
        <w:ind w:left="450"/>
        <w:textAlignment w:val="baseline"/>
        <w:rPr>
          <w:rFonts w:ascii="inherit" w:eastAsia="Times New Roman" w:hAnsi="inherit" w:cs="Arial"/>
          <w:color w:val="242729"/>
          <w:sz w:val="21"/>
          <w:szCs w:val="23"/>
        </w:rPr>
      </w:pPr>
      <w:r w:rsidRPr="00A02F6D">
        <w:rPr>
          <w:rFonts w:ascii="inherit" w:eastAsia="Times New Roman" w:hAnsi="inherit" w:cs="Arial"/>
          <w:color w:val="242729"/>
          <w:sz w:val="21"/>
          <w:szCs w:val="23"/>
        </w:rPr>
        <w:t>run </w:t>
      </w:r>
      <w:r w:rsidRPr="00A02F6D">
        <w:rPr>
          <w:rFonts w:ascii="Consolas" w:eastAsia="Times New Roman" w:hAnsi="Consolas" w:cs="Courier New"/>
          <w:color w:val="242729"/>
          <w:sz w:val="18"/>
          <w:szCs w:val="20"/>
          <w:bdr w:val="none" w:sz="0" w:space="0" w:color="auto" w:frame="1"/>
          <w:shd w:val="clear" w:color="auto" w:fill="EFF0F1"/>
        </w:rPr>
        <w:t>docker-compose up -d</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NB when changes are made locally, don't forget to rerun </w:t>
      </w:r>
      <w:r w:rsidRPr="00A02F6D">
        <w:rPr>
          <w:rFonts w:ascii="Consolas" w:eastAsia="Times New Roman" w:hAnsi="Consolas" w:cs="Courier New"/>
          <w:color w:val="242729"/>
          <w:sz w:val="18"/>
          <w:szCs w:val="20"/>
          <w:bdr w:val="none" w:sz="0" w:space="0" w:color="auto" w:frame="1"/>
          <w:shd w:val="clear" w:color="auto" w:fill="EFF0F1"/>
        </w:rPr>
        <w:t>rsync</w:t>
      </w:r>
      <w:r w:rsidRPr="00A02F6D">
        <w:rPr>
          <w:rFonts w:ascii="Arial" w:eastAsia="Times New Roman" w:hAnsi="Arial" w:cs="Arial"/>
          <w:color w:val="242729"/>
          <w:szCs w:val="23"/>
        </w:rPr>
        <w:t> to push the changes to the remote system.</w:t>
      </w:r>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Its not perfect but it works. An issue is ongoing </w:t>
      </w:r>
      <w:hyperlink r:id="rId258" w:history="1">
        <w:r w:rsidRPr="00A02F6D">
          <w:rPr>
            <w:rFonts w:ascii="inherit" w:eastAsia="Times New Roman" w:hAnsi="inherit" w:cs="Arial"/>
            <w:color w:val="005999"/>
            <w:sz w:val="21"/>
            <w:szCs w:val="23"/>
            <w:u w:val="single"/>
            <w:bdr w:val="none" w:sz="0" w:space="0" w:color="auto" w:frame="1"/>
          </w:rPr>
          <w:t>https://github.com/docker/machine/issues/179</w:t>
        </w:r>
      </w:hyperlink>
    </w:p>
    <w:p w:rsidR="00A02F6D" w:rsidRPr="00A02F6D" w:rsidRDefault="00A02F6D" w:rsidP="00A02F6D">
      <w:pPr>
        <w:shd w:val="clear" w:color="auto" w:fill="FFFFFF"/>
        <w:spacing w:after="0" w:line="240" w:lineRule="auto"/>
        <w:textAlignment w:val="baseline"/>
        <w:rPr>
          <w:rFonts w:ascii="Arial" w:eastAsia="Times New Roman" w:hAnsi="Arial" w:cs="Arial"/>
          <w:color w:val="242729"/>
          <w:szCs w:val="23"/>
        </w:rPr>
      </w:pPr>
      <w:r w:rsidRPr="00A02F6D">
        <w:rPr>
          <w:rFonts w:ascii="Arial" w:eastAsia="Times New Roman" w:hAnsi="Arial" w:cs="Arial"/>
          <w:color w:val="242729"/>
          <w:szCs w:val="23"/>
        </w:rPr>
        <w:t>Other project that attempt to solve this include </w:t>
      </w:r>
      <w:hyperlink r:id="rId259" w:history="1">
        <w:r w:rsidRPr="00A02F6D">
          <w:rPr>
            <w:rFonts w:ascii="inherit" w:eastAsia="Times New Roman" w:hAnsi="inherit" w:cs="Arial"/>
            <w:color w:val="005999"/>
            <w:sz w:val="21"/>
            <w:szCs w:val="23"/>
            <w:u w:val="single"/>
            <w:bdr w:val="none" w:sz="0" w:space="0" w:color="auto" w:frame="1"/>
          </w:rPr>
          <w:t>docker-rsync</w:t>
        </w:r>
      </w:hyperlink>
    </w:p>
    <w:p w:rsidR="00A02F6D" w:rsidRPr="00A02F6D" w:rsidRDefault="00A02F6D" w:rsidP="00A02F6D">
      <w:pPr>
        <w:shd w:val="clear" w:color="auto" w:fill="FFFFFF"/>
        <w:spacing w:after="240" w:line="240" w:lineRule="auto"/>
        <w:textAlignment w:val="baseline"/>
        <w:rPr>
          <w:rFonts w:ascii="Arial" w:eastAsia="Times New Roman" w:hAnsi="Arial" w:cs="Arial"/>
          <w:color w:val="242729"/>
          <w:sz w:val="18"/>
          <w:szCs w:val="23"/>
        </w:rPr>
      </w:pPr>
      <w:r>
        <w:rPr>
          <w:rFonts w:ascii="Arial" w:eastAsia="Times New Roman" w:hAnsi="Arial" w:cs="Arial"/>
          <w:color w:val="242729"/>
          <w:sz w:val="23"/>
          <w:szCs w:val="23"/>
        </w:rPr>
        <w:t>----</w:t>
      </w:r>
      <w:r w:rsidRPr="00A02F6D">
        <w:t xml:space="preserve"> </w:t>
      </w:r>
      <w:r w:rsidRPr="00A02F6D">
        <w:rPr>
          <w:rFonts w:ascii="Arial" w:eastAsia="Times New Roman" w:hAnsi="Arial" w:cs="Arial"/>
          <w:color w:val="242729"/>
          <w:sz w:val="18"/>
          <w:szCs w:val="23"/>
        </w:rPr>
        <w:t xml:space="preserve">Created a script for the solution mentioned here. Works on latest docker 1.10 and docker-machine 0.6.0 gist.github.com/cristobal/fcb0987871d7e1f7449e   </w:t>
      </w:r>
      <w:r w:rsidRPr="00A02F6D">
        <w:rPr>
          <w:rFonts w:ascii="Arial" w:eastAsia="Times New Roman" w:hAnsi="Arial" w:cs="Arial"/>
          <w:color w:val="242729"/>
          <w:sz w:val="18"/>
          <w:szCs w:val="23"/>
        </w:rPr>
        <w:tab/>
        <w:t xml:space="preserve"> </w:t>
      </w:r>
      <w:r w:rsidRPr="00A02F6D">
        <w:rPr>
          <w:rFonts w:ascii="Arial" w:eastAsia="Times New Roman" w:hAnsi="Arial" w:cs="Arial"/>
          <w:color w:val="242729"/>
          <w:sz w:val="18"/>
          <w:szCs w:val="23"/>
        </w:rPr>
        <w:tab/>
      </w:r>
    </w:p>
    <w:p w:rsidR="00A02F6D" w:rsidRDefault="00A02F6D" w:rsidP="00A02F6D">
      <w:pPr>
        <w:shd w:val="clear" w:color="auto" w:fill="FFFFFF"/>
        <w:spacing w:after="240" w:line="240" w:lineRule="auto"/>
        <w:textAlignment w:val="baseline"/>
        <w:rPr>
          <w:rFonts w:ascii="Arial" w:eastAsia="Times New Roman" w:hAnsi="Arial" w:cs="Arial"/>
          <w:color w:val="242729"/>
          <w:sz w:val="18"/>
          <w:szCs w:val="23"/>
        </w:rPr>
      </w:pPr>
      <w:r w:rsidRPr="00A02F6D">
        <w:rPr>
          <w:rFonts w:ascii="Arial" w:eastAsia="Times New Roman" w:hAnsi="Arial" w:cs="Arial"/>
          <w:color w:val="242729"/>
          <w:sz w:val="18"/>
          <w:szCs w:val="23"/>
        </w:rPr>
        <w:t>@cristobal it looks like you scripted the mount solution, not the rsync solution? – Andy Feb 17 '16 at 14:18</w:t>
      </w:r>
    </w:p>
    <w:p w:rsidR="002B2159" w:rsidRPr="002B2159" w:rsidRDefault="002B2159" w:rsidP="002B2159">
      <w:pPr>
        <w:pStyle w:val="Heading1"/>
        <w:shd w:val="clear" w:color="auto" w:fill="FFFFFF"/>
        <w:spacing w:before="0" w:beforeAutospacing="0" w:after="0" w:afterAutospacing="0"/>
        <w:textAlignment w:val="baseline"/>
        <w:rPr>
          <w:rFonts w:ascii="Arial" w:hAnsi="Arial" w:cs="Arial"/>
          <w:color w:val="242729"/>
          <w:sz w:val="24"/>
          <w:szCs w:val="33"/>
        </w:rPr>
      </w:pPr>
      <w:r w:rsidRPr="002B2159">
        <w:rPr>
          <w:rFonts w:ascii="Arial" w:hAnsi="Arial" w:cs="Arial"/>
          <w:color w:val="242729"/>
          <w:sz w:val="12"/>
          <w:szCs w:val="23"/>
          <w:highlight w:val="yellow"/>
        </w:rPr>
        <w:t>53.)</w:t>
      </w:r>
      <w:r w:rsidRPr="002B2159">
        <w:rPr>
          <w:rFonts w:ascii="Arial" w:hAnsi="Arial" w:cs="Arial"/>
          <w:color w:val="242729"/>
          <w:sz w:val="24"/>
          <w:szCs w:val="33"/>
          <w:highlight w:val="yellow"/>
        </w:rPr>
        <w:t xml:space="preserve"> </w:t>
      </w:r>
      <w:hyperlink r:id="rId260" w:history="1">
        <w:r w:rsidRPr="002B2159">
          <w:rPr>
            <w:rFonts w:ascii="inherit" w:hAnsi="inherit" w:cs="Arial"/>
            <w:b w:val="0"/>
            <w:bCs w:val="0"/>
            <w:color w:val="242729"/>
            <w:sz w:val="30"/>
            <w:szCs w:val="36"/>
            <w:highlight w:val="yellow"/>
            <w:u w:val="single"/>
            <w:bdr w:val="none" w:sz="0" w:space="0" w:color="auto" w:frame="1"/>
          </w:rPr>
          <w:t>Docker-compose: node_modules not present in a volume after npm install succeeds</w:t>
        </w:r>
      </w:hyperlink>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I have an app with the following services:</w:t>
      </w:r>
    </w:p>
    <w:p w:rsidR="002B2159" w:rsidRPr="002B2159" w:rsidRDefault="002B2159" w:rsidP="002B2159">
      <w:pPr>
        <w:numPr>
          <w:ilvl w:val="0"/>
          <w:numId w:val="34"/>
        </w:numPr>
        <w:shd w:val="clear" w:color="auto" w:fill="FFFFFF"/>
        <w:spacing w:after="0" w:line="240" w:lineRule="auto"/>
        <w:ind w:left="450"/>
        <w:textAlignment w:val="baseline"/>
        <w:rPr>
          <w:rFonts w:ascii="inherit" w:eastAsia="Times New Roman" w:hAnsi="inherit" w:cs="Arial"/>
          <w:color w:val="242729"/>
          <w:sz w:val="21"/>
          <w:szCs w:val="23"/>
        </w:rPr>
      </w:pPr>
      <w:r w:rsidRPr="002B2159">
        <w:rPr>
          <w:rFonts w:ascii="Consolas" w:eastAsia="Times New Roman" w:hAnsi="Consolas" w:cs="Courier New"/>
          <w:color w:val="242729"/>
          <w:sz w:val="18"/>
          <w:szCs w:val="20"/>
          <w:bdr w:val="none" w:sz="0" w:space="0" w:color="auto" w:frame="1"/>
          <w:shd w:val="clear" w:color="auto" w:fill="EFF0F1"/>
        </w:rPr>
        <w:t>web/</w:t>
      </w:r>
      <w:r w:rsidRPr="002B2159">
        <w:rPr>
          <w:rFonts w:ascii="inherit" w:eastAsia="Times New Roman" w:hAnsi="inherit" w:cs="Arial"/>
          <w:color w:val="242729"/>
          <w:sz w:val="21"/>
          <w:szCs w:val="23"/>
        </w:rPr>
        <w:t> - holds and runs a python 3 flask web server on port 5000. Uses sqlite3.</w:t>
      </w:r>
    </w:p>
    <w:p w:rsidR="002B2159" w:rsidRPr="002B2159" w:rsidRDefault="002B2159" w:rsidP="002B2159">
      <w:pPr>
        <w:numPr>
          <w:ilvl w:val="0"/>
          <w:numId w:val="34"/>
        </w:numPr>
        <w:shd w:val="clear" w:color="auto" w:fill="FFFFFF"/>
        <w:spacing w:after="0" w:line="240" w:lineRule="auto"/>
        <w:ind w:left="450"/>
        <w:textAlignment w:val="baseline"/>
        <w:rPr>
          <w:rFonts w:ascii="inherit" w:eastAsia="Times New Roman" w:hAnsi="inherit" w:cs="Arial"/>
          <w:color w:val="242729"/>
          <w:sz w:val="21"/>
          <w:szCs w:val="23"/>
        </w:rPr>
      </w:pPr>
      <w:r w:rsidRPr="002B2159">
        <w:rPr>
          <w:rFonts w:ascii="Consolas" w:eastAsia="Times New Roman" w:hAnsi="Consolas" w:cs="Courier New"/>
          <w:color w:val="242729"/>
          <w:sz w:val="18"/>
          <w:szCs w:val="20"/>
          <w:bdr w:val="none" w:sz="0" w:space="0" w:color="auto" w:frame="1"/>
          <w:shd w:val="clear" w:color="auto" w:fill="EFF0F1"/>
        </w:rPr>
        <w:t>worker/</w:t>
      </w:r>
      <w:r w:rsidRPr="002B2159">
        <w:rPr>
          <w:rFonts w:ascii="inherit" w:eastAsia="Times New Roman" w:hAnsi="inherit" w:cs="Arial"/>
          <w:color w:val="242729"/>
          <w:sz w:val="21"/>
          <w:szCs w:val="23"/>
        </w:rPr>
        <w:t> - has an </w:t>
      </w:r>
      <w:r w:rsidRPr="002B2159">
        <w:rPr>
          <w:rFonts w:ascii="Consolas" w:eastAsia="Times New Roman" w:hAnsi="Consolas" w:cs="Courier New"/>
          <w:color w:val="242729"/>
          <w:sz w:val="18"/>
          <w:szCs w:val="20"/>
          <w:bdr w:val="none" w:sz="0" w:space="0" w:color="auto" w:frame="1"/>
          <w:shd w:val="clear" w:color="auto" w:fill="EFF0F1"/>
        </w:rPr>
        <w:t>index.js</w:t>
      </w:r>
      <w:r w:rsidRPr="002B2159">
        <w:rPr>
          <w:rFonts w:ascii="inherit" w:eastAsia="Times New Roman" w:hAnsi="inherit" w:cs="Arial"/>
          <w:color w:val="242729"/>
          <w:sz w:val="21"/>
          <w:szCs w:val="23"/>
        </w:rPr>
        <w:t> file which is a worker for a queue. the web server interacts with this queue using a json API over port </w:t>
      </w:r>
      <w:r w:rsidRPr="002B2159">
        <w:rPr>
          <w:rFonts w:ascii="Consolas" w:eastAsia="Times New Roman" w:hAnsi="Consolas" w:cs="Courier New"/>
          <w:color w:val="242729"/>
          <w:sz w:val="18"/>
          <w:szCs w:val="20"/>
          <w:bdr w:val="none" w:sz="0" w:space="0" w:color="auto" w:frame="1"/>
          <w:shd w:val="clear" w:color="auto" w:fill="EFF0F1"/>
        </w:rPr>
        <w:t>9730</w:t>
      </w:r>
      <w:r w:rsidRPr="002B2159">
        <w:rPr>
          <w:rFonts w:ascii="inherit" w:eastAsia="Times New Roman" w:hAnsi="inherit" w:cs="Arial"/>
          <w:color w:val="242729"/>
          <w:sz w:val="21"/>
          <w:szCs w:val="23"/>
        </w:rPr>
        <w:t>. The worker uses redis for storage. The worker also stores data locally in the folder </w:t>
      </w:r>
      <w:r w:rsidRPr="002B2159">
        <w:rPr>
          <w:rFonts w:ascii="Consolas" w:eastAsia="Times New Roman" w:hAnsi="Consolas" w:cs="Courier New"/>
          <w:color w:val="242729"/>
          <w:sz w:val="18"/>
          <w:szCs w:val="20"/>
          <w:bdr w:val="none" w:sz="0" w:space="0" w:color="auto" w:frame="1"/>
          <w:shd w:val="clear" w:color="auto" w:fill="EFF0F1"/>
        </w:rPr>
        <w:t>worker/images/</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Now this question only concerns the </w:t>
      </w:r>
      <w:r w:rsidRPr="002B2159">
        <w:rPr>
          <w:rFonts w:ascii="Consolas" w:eastAsia="Times New Roman" w:hAnsi="Consolas" w:cs="Courier New"/>
          <w:color w:val="242729"/>
          <w:sz w:val="18"/>
          <w:szCs w:val="20"/>
          <w:bdr w:val="none" w:sz="0" w:space="0" w:color="auto" w:frame="1"/>
          <w:shd w:val="clear" w:color="auto" w:fill="EFF0F1"/>
        </w:rPr>
        <w:t>worker</w:t>
      </w:r>
      <w:r w:rsidRPr="002B2159">
        <w:rPr>
          <w:rFonts w:ascii="Arial" w:eastAsia="Times New Roman" w:hAnsi="Arial" w:cs="Arial"/>
          <w:color w:val="242729"/>
          <w:szCs w:val="23"/>
        </w:rPr>
        <w:t>.</w:t>
      </w:r>
    </w:p>
    <w:p w:rsidR="002B2159" w:rsidRPr="002B2159" w:rsidRDefault="002B2159" w:rsidP="002B2159">
      <w:pPr>
        <w:shd w:val="clear" w:color="auto" w:fill="FFFFFF"/>
        <w:spacing w:after="0" w:line="240" w:lineRule="auto"/>
        <w:textAlignment w:val="baseline"/>
        <w:outlineLvl w:val="2"/>
        <w:rPr>
          <w:rFonts w:ascii="Arial" w:eastAsia="Times New Roman" w:hAnsi="Arial" w:cs="Arial"/>
          <w:color w:val="242729"/>
          <w:sz w:val="24"/>
          <w:szCs w:val="26"/>
        </w:rPr>
      </w:pPr>
      <w:r w:rsidRPr="002B2159">
        <w:rPr>
          <w:rFonts w:ascii="Consolas" w:eastAsia="Times New Roman" w:hAnsi="Consolas" w:cs="Courier New"/>
          <w:color w:val="242729"/>
          <w:sz w:val="24"/>
          <w:szCs w:val="26"/>
          <w:bdr w:val="none" w:sz="0" w:space="0" w:color="auto" w:frame="1"/>
          <w:shd w:val="clear" w:color="auto" w:fill="EFF0F1"/>
        </w:rPr>
        <w:t>worker/Dockerfile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FROM node:</w:t>
      </w:r>
      <w:r w:rsidRPr="002B2159">
        <w:rPr>
          <w:rFonts w:ascii="inherit" w:eastAsia="Times New Roman" w:hAnsi="inherit" w:cs="Courier New"/>
          <w:color w:val="7D2727"/>
          <w:sz w:val="18"/>
          <w:szCs w:val="20"/>
          <w:bdr w:val="none" w:sz="0" w:space="0" w:color="auto" w:frame="1"/>
          <w:shd w:val="clear" w:color="auto" w:fill="EFF0F1"/>
        </w:rPr>
        <w:t>0.12</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WORKDIR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COPY package.json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RUN npm install</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2B2159">
        <w:rPr>
          <w:rFonts w:ascii="inherit" w:eastAsia="Times New Roman" w:hAnsi="inherit" w:cs="Courier New"/>
          <w:color w:val="303336"/>
          <w:sz w:val="18"/>
          <w:szCs w:val="20"/>
          <w:bdr w:val="none" w:sz="0" w:space="0" w:color="auto" w:frame="1"/>
          <w:shd w:val="clear" w:color="auto" w:fill="EFF0F1"/>
        </w:rPr>
        <w:t>COPY . /worker/</w:t>
      </w:r>
    </w:p>
    <w:p w:rsidR="002B2159" w:rsidRPr="002B2159" w:rsidRDefault="002B2159" w:rsidP="002B2159">
      <w:pPr>
        <w:shd w:val="clear" w:color="auto" w:fill="FFFFFF"/>
        <w:spacing w:after="0" w:line="240" w:lineRule="auto"/>
        <w:textAlignment w:val="baseline"/>
        <w:outlineLvl w:val="2"/>
        <w:rPr>
          <w:rFonts w:ascii="Arial" w:eastAsia="Times New Roman" w:hAnsi="Arial" w:cs="Arial"/>
          <w:color w:val="242729"/>
          <w:sz w:val="24"/>
          <w:szCs w:val="26"/>
        </w:rPr>
      </w:pPr>
      <w:r w:rsidRPr="002B2159">
        <w:rPr>
          <w:rFonts w:ascii="Consolas" w:eastAsia="Times New Roman" w:hAnsi="Consolas" w:cs="Courier New"/>
          <w:color w:val="242729"/>
          <w:sz w:val="24"/>
          <w:szCs w:val="26"/>
          <w:bdr w:val="none" w:sz="0" w:space="0" w:color="auto" w:frame="1"/>
          <w:shd w:val="clear" w:color="auto" w:fill="EFF0F1"/>
        </w:rPr>
        <w:t>docker-compose.yml</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image: 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build: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command: npm start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 </w:t>
      </w:r>
      <w:r w:rsidRPr="002B2159">
        <w:rPr>
          <w:rFonts w:ascii="inherit" w:eastAsia="Times New Roman" w:hAnsi="inherit" w:cs="Courier New"/>
          <w:color w:val="7D2727"/>
          <w:sz w:val="18"/>
          <w:szCs w:val="20"/>
          <w:bdr w:val="none" w:sz="0" w:space="0" w:color="auto" w:frame="1"/>
          <w:shd w:val="clear" w:color="auto" w:fill="EFF0F1"/>
        </w:rPr>
        <w:t>"9730:9730"</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lastRenderedPageBreak/>
        <w:t xml:space="preserve">    volumes: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 worker/:</w:t>
      </w:r>
      <w:r w:rsidRPr="002B2159">
        <w:rPr>
          <w:rFonts w:ascii="inherit" w:eastAsia="Times New Roman" w:hAnsi="inherit" w:cs="Courier New"/>
          <w:color w:val="7D2727"/>
          <w:sz w:val="18"/>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    links: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2B2159">
        <w:rPr>
          <w:rFonts w:ascii="inherit" w:eastAsia="Times New Roman" w:hAnsi="inherit" w:cs="Courier New"/>
          <w:color w:val="303336"/>
          <w:sz w:val="18"/>
          <w:szCs w:val="20"/>
          <w:bdr w:val="none" w:sz="0" w:space="0" w:color="auto" w:frame="1"/>
          <w:shd w:val="clear" w:color="auto" w:fill="EFF0F1"/>
        </w:rPr>
        <w:t xml:space="preserve">        - redis</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When I run </w:t>
      </w:r>
      <w:r w:rsidRPr="002B2159">
        <w:rPr>
          <w:rFonts w:ascii="Consolas" w:eastAsia="Times New Roman" w:hAnsi="Consolas" w:cs="Courier New"/>
          <w:color w:val="242729"/>
          <w:sz w:val="18"/>
          <w:szCs w:val="20"/>
          <w:bdr w:val="none" w:sz="0" w:space="0" w:color="auto" w:frame="1"/>
          <w:shd w:val="clear" w:color="auto" w:fill="EFF0F1"/>
        </w:rPr>
        <w:t>docker-compose build</w:t>
      </w:r>
      <w:r w:rsidRPr="002B2159">
        <w:rPr>
          <w:rFonts w:ascii="Arial" w:eastAsia="Times New Roman" w:hAnsi="Arial" w:cs="Arial"/>
          <w:color w:val="242729"/>
          <w:szCs w:val="23"/>
        </w:rPr>
        <w:t>, everything works as expected and all npm modules are installed in </w:t>
      </w:r>
      <w:r w:rsidRPr="002B2159">
        <w:rPr>
          <w:rFonts w:ascii="Consolas" w:eastAsia="Times New Roman" w:hAnsi="Consolas" w:cs="Courier New"/>
          <w:color w:val="242729"/>
          <w:sz w:val="18"/>
          <w:szCs w:val="20"/>
          <w:bdr w:val="none" w:sz="0" w:space="0" w:color="auto" w:frame="1"/>
          <w:shd w:val="clear" w:color="auto" w:fill="EFF0F1"/>
        </w:rPr>
        <w:t>/worker/node_modules</w:t>
      </w:r>
      <w:r w:rsidRPr="002B2159">
        <w:rPr>
          <w:rFonts w:ascii="Arial" w:eastAsia="Times New Roman" w:hAnsi="Arial" w:cs="Arial"/>
          <w:color w:val="242729"/>
          <w:szCs w:val="23"/>
        </w:rPr>
        <w:t> as I'd expect.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npm WARN package.json unfold@1.</w:t>
      </w:r>
      <w:r w:rsidRPr="002B2159">
        <w:rPr>
          <w:rFonts w:ascii="inherit" w:eastAsia="Times New Roman" w:hAnsi="inherit" w:cs="Courier New"/>
          <w:color w:val="7D2727"/>
          <w:sz w:val="18"/>
          <w:szCs w:val="20"/>
          <w:bdr w:val="none" w:sz="0" w:space="0" w:color="auto" w:frame="1"/>
          <w:shd w:val="clear" w:color="auto" w:fill="EFF0F1"/>
        </w:rPr>
        <w:t>0.0</w:t>
      </w:r>
      <w:r w:rsidRPr="002B2159">
        <w:rPr>
          <w:rFonts w:ascii="inherit" w:eastAsia="Times New Roman" w:hAnsi="inherit" w:cs="Courier New"/>
          <w:color w:val="303336"/>
          <w:sz w:val="18"/>
          <w:szCs w:val="20"/>
          <w:bdr w:val="none" w:sz="0" w:space="0" w:color="auto" w:frame="1"/>
          <w:shd w:val="clear" w:color="auto" w:fill="EFF0F1"/>
        </w:rPr>
        <w:t xml:space="preserve"> </w:t>
      </w:r>
      <w:r w:rsidRPr="002B2159">
        <w:rPr>
          <w:rFonts w:ascii="inherit" w:eastAsia="Times New Roman" w:hAnsi="inherit" w:cs="Courier New"/>
          <w:color w:val="2B91AF"/>
          <w:sz w:val="18"/>
          <w:szCs w:val="20"/>
          <w:bdr w:val="none" w:sz="0" w:space="0" w:color="auto" w:frame="1"/>
          <w:shd w:val="clear" w:color="auto" w:fill="EFF0F1"/>
        </w:rPr>
        <w:t>No</w:t>
      </w:r>
      <w:r w:rsidRPr="002B2159">
        <w:rPr>
          <w:rFonts w:ascii="inherit" w:eastAsia="Times New Roman" w:hAnsi="inherit" w:cs="Courier New"/>
          <w:color w:val="303336"/>
          <w:sz w:val="18"/>
          <w:szCs w:val="20"/>
          <w:bdr w:val="none" w:sz="0" w:space="0" w:color="auto" w:frame="1"/>
          <w:shd w:val="clear" w:color="auto" w:fill="EFF0F1"/>
        </w:rPr>
        <w:t xml:space="preserve"> README data</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&gt; phantomjs@1.</w:t>
      </w:r>
      <w:r w:rsidRPr="002B2159">
        <w:rPr>
          <w:rFonts w:ascii="inherit" w:eastAsia="Times New Roman" w:hAnsi="inherit" w:cs="Courier New"/>
          <w:color w:val="7D2727"/>
          <w:sz w:val="18"/>
          <w:szCs w:val="20"/>
          <w:bdr w:val="none" w:sz="0" w:space="0" w:color="auto" w:frame="1"/>
          <w:shd w:val="clear" w:color="auto" w:fill="EFF0F1"/>
        </w:rPr>
        <w:t>9.2</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6</w:t>
      </w:r>
      <w:r w:rsidRPr="002B2159">
        <w:rPr>
          <w:rFonts w:ascii="inherit" w:eastAsia="Times New Roman" w:hAnsi="inherit" w:cs="Courier New"/>
          <w:color w:val="303336"/>
          <w:sz w:val="18"/>
          <w:szCs w:val="20"/>
          <w:bdr w:val="none" w:sz="0" w:space="0" w:color="auto" w:frame="1"/>
          <w:shd w:val="clear" w:color="auto" w:fill="EFF0F1"/>
        </w:rPr>
        <w:t xml:space="preserve"> install /worker/node_modules/pageres/node_modules/screenshot-stream/node_modules/phantom-bridge/node_modules/phantomjs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&gt; node install.js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2B2159">
        <w:rPr>
          <w:rFonts w:ascii="inherit" w:eastAsia="Times New Roman" w:hAnsi="inherit" w:cs="Courier New"/>
          <w:color w:val="303336"/>
          <w:sz w:val="18"/>
          <w:szCs w:val="20"/>
          <w:bdr w:val="none" w:sz="0" w:space="0" w:color="auto" w:frame="1"/>
          <w:shd w:val="clear" w:color="auto" w:fill="EFF0F1"/>
        </w:rPr>
        <w:t>&lt;snip&gt;</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But when I do </w:t>
      </w:r>
      <w:r w:rsidRPr="002B2159">
        <w:rPr>
          <w:rFonts w:ascii="Consolas" w:eastAsia="Times New Roman" w:hAnsi="Consolas" w:cs="Courier New"/>
          <w:color w:val="242729"/>
          <w:sz w:val="18"/>
          <w:szCs w:val="20"/>
          <w:bdr w:val="none" w:sz="0" w:space="0" w:color="auto" w:frame="1"/>
          <w:shd w:val="clear" w:color="auto" w:fill="EFF0F1"/>
        </w:rPr>
        <w:t>docker-compose up</w:t>
      </w:r>
      <w:r w:rsidRPr="002B2159">
        <w:rPr>
          <w:rFonts w:ascii="Arial" w:eastAsia="Times New Roman" w:hAnsi="Arial" w:cs="Arial"/>
          <w:color w:val="242729"/>
          <w:szCs w:val="23"/>
        </w:rPr>
        <w:t>, I see this error: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w:t>
      </w:r>
      <w:r w:rsidRPr="002B2159">
        <w:rPr>
          <w:rFonts w:ascii="inherit" w:eastAsia="Times New Roman" w:hAnsi="inherit" w:cs="Courier New"/>
          <w:color w:val="2B91AF"/>
          <w:sz w:val="18"/>
          <w:szCs w:val="20"/>
          <w:bdr w:val="none" w:sz="0" w:space="0" w:color="auto" w:frame="1"/>
          <w:shd w:val="clear" w:color="auto" w:fill="EFF0F1"/>
        </w:rPr>
        <w:t>Error</w:t>
      </w:r>
      <w:r w:rsidRPr="002B2159">
        <w:rPr>
          <w:rFonts w:ascii="inherit" w:eastAsia="Times New Roman" w:hAnsi="inherit" w:cs="Courier New"/>
          <w:color w:val="303336"/>
          <w:sz w:val="18"/>
          <w:szCs w:val="20"/>
          <w:bdr w:val="none" w:sz="0" w:space="0" w:color="auto" w:frame="1"/>
          <w:shd w:val="clear" w:color="auto" w:fill="EFF0F1"/>
        </w:rPr>
        <w:t xml:space="preserve">: </w:t>
      </w:r>
      <w:r w:rsidRPr="002B2159">
        <w:rPr>
          <w:rFonts w:ascii="inherit" w:eastAsia="Times New Roman" w:hAnsi="inherit" w:cs="Courier New"/>
          <w:color w:val="2B91AF"/>
          <w:sz w:val="18"/>
          <w:szCs w:val="20"/>
          <w:bdr w:val="none" w:sz="0" w:space="0" w:color="auto" w:frame="1"/>
          <w:shd w:val="clear" w:color="auto" w:fill="EFF0F1"/>
        </w:rPr>
        <w:t>Cannot</w:t>
      </w:r>
      <w:r w:rsidRPr="002B2159">
        <w:rPr>
          <w:rFonts w:ascii="inherit" w:eastAsia="Times New Roman" w:hAnsi="inherit" w:cs="Courier New"/>
          <w:color w:val="303336"/>
          <w:sz w:val="18"/>
          <w:szCs w:val="20"/>
          <w:bdr w:val="none" w:sz="0" w:space="0" w:color="auto" w:frame="1"/>
          <w:shd w:val="clear" w:color="auto" w:fill="EFF0F1"/>
        </w:rPr>
        <w:t xml:space="preserve"> find module </w:t>
      </w:r>
      <w:r w:rsidRPr="002B2159">
        <w:rPr>
          <w:rFonts w:ascii="inherit" w:eastAsia="Times New Roman" w:hAnsi="inherit" w:cs="Courier New"/>
          <w:color w:val="7D2727"/>
          <w:sz w:val="18"/>
          <w:szCs w:val="20"/>
          <w:bdr w:val="none" w:sz="0" w:space="0" w:color="auto" w:frame="1"/>
          <w:shd w:val="clear" w:color="auto" w:fill="EFF0F1"/>
        </w:rPr>
        <w:t>'async'</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Function</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._resolveFilename (module.js:</w:t>
      </w:r>
      <w:r w:rsidRPr="002B2159">
        <w:rPr>
          <w:rFonts w:ascii="inherit" w:eastAsia="Times New Roman" w:hAnsi="inherit" w:cs="Courier New"/>
          <w:color w:val="7D2727"/>
          <w:sz w:val="18"/>
          <w:szCs w:val="20"/>
          <w:bdr w:val="none" w:sz="0" w:space="0" w:color="auto" w:frame="1"/>
          <w:shd w:val="clear" w:color="auto" w:fill="EFF0F1"/>
        </w:rPr>
        <w:t>336</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15</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Function</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._load (module.js:</w:t>
      </w:r>
      <w:r w:rsidRPr="002B2159">
        <w:rPr>
          <w:rFonts w:ascii="inherit" w:eastAsia="Times New Roman" w:hAnsi="inherit" w:cs="Courier New"/>
          <w:color w:val="7D2727"/>
          <w:sz w:val="18"/>
          <w:szCs w:val="20"/>
          <w:bdr w:val="none" w:sz="0" w:space="0" w:color="auto" w:frame="1"/>
          <w:shd w:val="clear" w:color="auto" w:fill="EFF0F1"/>
        </w:rPr>
        <w:t>278</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25</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.require (module.js:</w:t>
      </w:r>
      <w:r w:rsidRPr="002B2159">
        <w:rPr>
          <w:rFonts w:ascii="inherit" w:eastAsia="Times New Roman" w:hAnsi="inherit" w:cs="Courier New"/>
          <w:color w:val="7D2727"/>
          <w:sz w:val="18"/>
          <w:szCs w:val="20"/>
          <w:bdr w:val="none" w:sz="0" w:space="0" w:color="auto" w:frame="1"/>
          <w:shd w:val="clear" w:color="auto" w:fill="EFF0F1"/>
        </w:rPr>
        <w:t>365</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17</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worker_1 |     at require (module.js:</w:t>
      </w:r>
      <w:r w:rsidRPr="002B2159">
        <w:rPr>
          <w:rFonts w:ascii="inherit" w:eastAsia="Times New Roman" w:hAnsi="inherit" w:cs="Courier New"/>
          <w:color w:val="7D2727"/>
          <w:sz w:val="18"/>
          <w:szCs w:val="20"/>
          <w:bdr w:val="none" w:sz="0" w:space="0" w:color="auto" w:frame="1"/>
          <w:shd w:val="clear" w:color="auto" w:fill="EFF0F1"/>
        </w:rPr>
        <w:t>384</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17</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Object</w:t>
      </w:r>
      <w:r w:rsidRPr="002B2159">
        <w:rPr>
          <w:rFonts w:ascii="inherit" w:eastAsia="Times New Roman" w:hAnsi="inherit" w:cs="Courier New"/>
          <w:color w:val="303336"/>
          <w:sz w:val="18"/>
          <w:szCs w:val="20"/>
          <w:bdr w:val="none" w:sz="0" w:space="0" w:color="auto" w:frame="1"/>
          <w:shd w:val="clear" w:color="auto" w:fill="EFF0F1"/>
        </w:rPr>
        <w:t>.&lt;anonymous&gt; (</w:t>
      </w:r>
      <w:r w:rsidRPr="002B2159">
        <w:rPr>
          <w:rFonts w:ascii="inherit" w:eastAsia="Times New Roman" w:hAnsi="inherit" w:cs="Courier New"/>
          <w:color w:val="7D2727"/>
          <w:sz w:val="18"/>
          <w:szCs w:val="20"/>
          <w:bdr w:val="none" w:sz="0" w:space="0" w:color="auto" w:frame="1"/>
          <w:shd w:val="clear" w:color="auto" w:fill="EFF0F1"/>
        </w:rPr>
        <w:t>/worker/</w:t>
      </w:r>
      <w:r w:rsidRPr="002B2159">
        <w:rPr>
          <w:rFonts w:ascii="inherit" w:eastAsia="Times New Roman" w:hAnsi="inherit" w:cs="Courier New"/>
          <w:color w:val="303336"/>
          <w:sz w:val="18"/>
          <w:szCs w:val="20"/>
          <w:bdr w:val="none" w:sz="0" w:space="0" w:color="auto" w:frame="1"/>
          <w:shd w:val="clear" w:color="auto" w:fill="EFF0F1"/>
        </w:rPr>
        <w:t>index.js:</w:t>
      </w:r>
      <w:r w:rsidRPr="002B2159">
        <w:rPr>
          <w:rFonts w:ascii="inherit" w:eastAsia="Times New Roman" w:hAnsi="inherit" w:cs="Courier New"/>
          <w:color w:val="7D2727"/>
          <w:sz w:val="18"/>
          <w:szCs w:val="20"/>
          <w:bdr w:val="none" w:sz="0" w:space="0" w:color="auto" w:frame="1"/>
          <w:shd w:val="clear" w:color="auto" w:fill="EFF0F1"/>
        </w:rPr>
        <w:t>1</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75</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._compile (module.js:</w:t>
      </w:r>
      <w:r w:rsidRPr="002B2159">
        <w:rPr>
          <w:rFonts w:ascii="inherit" w:eastAsia="Times New Roman" w:hAnsi="inherit" w:cs="Courier New"/>
          <w:color w:val="7D2727"/>
          <w:sz w:val="18"/>
          <w:szCs w:val="20"/>
          <w:bdr w:val="none" w:sz="0" w:space="0" w:color="auto" w:frame="1"/>
          <w:shd w:val="clear" w:color="auto" w:fill="EFF0F1"/>
        </w:rPr>
        <w:t>460</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26</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Object</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._extensions..js (module.js:</w:t>
      </w:r>
      <w:r w:rsidRPr="002B2159">
        <w:rPr>
          <w:rFonts w:ascii="inherit" w:eastAsia="Times New Roman" w:hAnsi="inherit" w:cs="Courier New"/>
          <w:color w:val="7D2727"/>
          <w:sz w:val="18"/>
          <w:szCs w:val="20"/>
          <w:bdr w:val="none" w:sz="0" w:space="0" w:color="auto" w:frame="1"/>
          <w:shd w:val="clear" w:color="auto" w:fill="EFF0F1"/>
        </w:rPr>
        <w:t>478</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10</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.load (module.js:</w:t>
      </w:r>
      <w:r w:rsidRPr="002B2159">
        <w:rPr>
          <w:rFonts w:ascii="inherit" w:eastAsia="Times New Roman" w:hAnsi="inherit" w:cs="Courier New"/>
          <w:color w:val="7D2727"/>
          <w:sz w:val="18"/>
          <w:szCs w:val="20"/>
          <w:bdr w:val="none" w:sz="0" w:space="0" w:color="auto" w:frame="1"/>
          <w:shd w:val="clear" w:color="auto" w:fill="EFF0F1"/>
        </w:rPr>
        <w:t>355</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32</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Function</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._load (module.js:</w:t>
      </w:r>
      <w:r w:rsidRPr="002B2159">
        <w:rPr>
          <w:rFonts w:ascii="inherit" w:eastAsia="Times New Roman" w:hAnsi="inherit" w:cs="Courier New"/>
          <w:color w:val="7D2727"/>
          <w:sz w:val="18"/>
          <w:szCs w:val="20"/>
          <w:bdr w:val="none" w:sz="0" w:space="0" w:color="auto" w:frame="1"/>
          <w:shd w:val="clear" w:color="auto" w:fill="EFF0F1"/>
        </w:rPr>
        <w:t>310</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12</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2B2159">
        <w:rPr>
          <w:rFonts w:ascii="inherit" w:eastAsia="Times New Roman" w:hAnsi="inherit" w:cs="Courier New"/>
          <w:color w:val="303336"/>
          <w:sz w:val="18"/>
          <w:szCs w:val="20"/>
          <w:bdr w:val="none" w:sz="0" w:space="0" w:color="auto" w:frame="1"/>
          <w:shd w:val="clear" w:color="auto" w:fill="EFF0F1"/>
        </w:rPr>
        <w:t xml:space="preserve">worker_1 |     at </w:t>
      </w:r>
      <w:r w:rsidRPr="002B2159">
        <w:rPr>
          <w:rFonts w:ascii="inherit" w:eastAsia="Times New Roman" w:hAnsi="inherit" w:cs="Courier New"/>
          <w:color w:val="2B91AF"/>
          <w:sz w:val="18"/>
          <w:szCs w:val="20"/>
          <w:bdr w:val="none" w:sz="0" w:space="0" w:color="auto" w:frame="1"/>
          <w:shd w:val="clear" w:color="auto" w:fill="EFF0F1"/>
        </w:rPr>
        <w:t>Function</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2B91AF"/>
          <w:sz w:val="18"/>
          <w:szCs w:val="20"/>
          <w:bdr w:val="none" w:sz="0" w:space="0" w:color="auto" w:frame="1"/>
          <w:shd w:val="clear" w:color="auto" w:fill="EFF0F1"/>
        </w:rPr>
        <w:t>Module</w:t>
      </w:r>
      <w:r w:rsidRPr="002B2159">
        <w:rPr>
          <w:rFonts w:ascii="inherit" w:eastAsia="Times New Roman" w:hAnsi="inherit" w:cs="Courier New"/>
          <w:color w:val="303336"/>
          <w:sz w:val="18"/>
          <w:szCs w:val="20"/>
          <w:bdr w:val="none" w:sz="0" w:space="0" w:color="auto" w:frame="1"/>
          <w:shd w:val="clear" w:color="auto" w:fill="EFF0F1"/>
        </w:rPr>
        <w:t>.runMain (module.js:</w:t>
      </w:r>
      <w:r w:rsidRPr="002B2159">
        <w:rPr>
          <w:rFonts w:ascii="inherit" w:eastAsia="Times New Roman" w:hAnsi="inherit" w:cs="Courier New"/>
          <w:color w:val="7D2727"/>
          <w:sz w:val="18"/>
          <w:szCs w:val="20"/>
          <w:bdr w:val="none" w:sz="0" w:space="0" w:color="auto" w:frame="1"/>
          <w:shd w:val="clear" w:color="auto" w:fill="EFF0F1"/>
        </w:rPr>
        <w:t>501</w:t>
      </w:r>
      <w:r w:rsidRPr="002B2159">
        <w:rPr>
          <w:rFonts w:ascii="inherit" w:eastAsia="Times New Roman" w:hAnsi="inherit" w:cs="Courier New"/>
          <w:color w:val="303336"/>
          <w:sz w:val="18"/>
          <w:szCs w:val="20"/>
          <w:bdr w:val="none" w:sz="0" w:space="0" w:color="auto" w:frame="1"/>
          <w:shd w:val="clear" w:color="auto" w:fill="EFF0F1"/>
        </w:rPr>
        <w:t>:</w:t>
      </w:r>
      <w:r w:rsidRPr="002B2159">
        <w:rPr>
          <w:rFonts w:ascii="inherit" w:eastAsia="Times New Roman" w:hAnsi="inherit" w:cs="Courier New"/>
          <w:color w:val="7D2727"/>
          <w:sz w:val="18"/>
          <w:szCs w:val="20"/>
          <w:bdr w:val="none" w:sz="0" w:space="0" w:color="auto" w:frame="1"/>
          <w:shd w:val="clear" w:color="auto" w:fill="EFF0F1"/>
        </w:rPr>
        <w:t>10</w:t>
      </w:r>
      <w:r w:rsidRPr="002B2159">
        <w:rPr>
          <w:rFonts w:ascii="inherit" w:eastAsia="Times New Roman" w:hAnsi="inherit" w:cs="Courier New"/>
          <w:color w:val="303336"/>
          <w:sz w:val="18"/>
          <w:szCs w:val="20"/>
          <w:bdr w:val="none" w:sz="0" w:space="0" w:color="auto" w:frame="1"/>
          <w:shd w:val="clear" w:color="auto" w:fill="EFF0F1"/>
        </w:rPr>
        <w:t>)</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Turns out none of the modules are present in </w:t>
      </w:r>
      <w:r w:rsidRPr="002B2159">
        <w:rPr>
          <w:rFonts w:ascii="Consolas" w:eastAsia="Times New Roman" w:hAnsi="Consolas" w:cs="Courier New"/>
          <w:color w:val="242729"/>
          <w:sz w:val="18"/>
          <w:szCs w:val="20"/>
          <w:bdr w:val="none" w:sz="0" w:space="0" w:color="auto" w:frame="1"/>
          <w:shd w:val="clear" w:color="auto" w:fill="EFF0F1"/>
        </w:rPr>
        <w:t>/worker/node_modules</w:t>
      </w:r>
      <w:r w:rsidRPr="002B2159">
        <w:rPr>
          <w:rFonts w:ascii="Arial" w:eastAsia="Times New Roman" w:hAnsi="Arial" w:cs="Arial"/>
          <w:color w:val="242729"/>
          <w:szCs w:val="23"/>
        </w:rPr>
        <w:t> (on host or in the container).</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If on the host, I </w:t>
      </w:r>
      <w:r w:rsidRPr="002B2159">
        <w:rPr>
          <w:rFonts w:ascii="Consolas" w:eastAsia="Times New Roman" w:hAnsi="Consolas" w:cs="Courier New"/>
          <w:color w:val="242729"/>
          <w:sz w:val="18"/>
          <w:szCs w:val="20"/>
          <w:bdr w:val="none" w:sz="0" w:space="0" w:color="auto" w:frame="1"/>
          <w:shd w:val="clear" w:color="auto" w:fill="EFF0F1"/>
        </w:rPr>
        <w:t>npm install</w:t>
      </w:r>
      <w:r w:rsidRPr="002B2159">
        <w:rPr>
          <w:rFonts w:ascii="Arial" w:eastAsia="Times New Roman" w:hAnsi="Arial" w:cs="Arial"/>
          <w:color w:val="242729"/>
          <w:szCs w:val="23"/>
        </w:rPr>
        <w:t>, then everything works just fine. But I don't want to do that. I want the container to handle dependencies.</w:t>
      </w:r>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What's going wrong here?</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Cs w:val="23"/>
        </w:rPr>
      </w:pPr>
      <w:r w:rsidRPr="002B2159">
        <w:rPr>
          <w:rFonts w:ascii="Arial" w:eastAsia="Times New Roman" w:hAnsi="Arial" w:cs="Arial"/>
          <w:color w:val="242729"/>
          <w:szCs w:val="23"/>
        </w:rPr>
        <w:t>(Needless to say, all packages are in </w:t>
      </w:r>
      <w:r w:rsidRPr="002B2159">
        <w:rPr>
          <w:rFonts w:ascii="Consolas" w:eastAsia="Times New Roman" w:hAnsi="Consolas" w:cs="Courier New"/>
          <w:color w:val="242729"/>
          <w:sz w:val="18"/>
          <w:szCs w:val="20"/>
          <w:bdr w:val="none" w:sz="0" w:space="0" w:color="auto" w:frame="1"/>
          <w:shd w:val="clear" w:color="auto" w:fill="EFF0F1"/>
        </w:rPr>
        <w:t>package.json</w:t>
      </w:r>
      <w:r w:rsidRPr="002B2159">
        <w:rPr>
          <w:rFonts w:ascii="Arial" w:eastAsia="Times New Roman" w:hAnsi="Arial" w:cs="Arial"/>
          <w:color w:val="242729"/>
          <w:szCs w:val="23"/>
        </w:rPr>
        <w:t>.)</w:t>
      </w:r>
    </w:p>
    <w:p w:rsidR="002B2159" w:rsidRPr="002B2159" w:rsidRDefault="002B2159" w:rsidP="002B215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t>--</w:t>
      </w:r>
      <w:r w:rsidRPr="002B2159">
        <w:rPr>
          <w:rFonts w:ascii="Arial" w:hAnsi="Arial" w:cs="Arial"/>
          <w:color w:val="242729"/>
          <w:sz w:val="18"/>
          <w:szCs w:val="23"/>
        </w:rPr>
        <w:sym w:font="Wingdings" w:char="F0E0"/>
      </w:r>
      <w:r w:rsidRPr="002B2159">
        <w:rPr>
          <w:rFonts w:ascii="Arial" w:hAnsi="Arial" w:cs="Arial"/>
          <w:color w:val="242729"/>
          <w:sz w:val="23"/>
          <w:szCs w:val="23"/>
        </w:rPr>
        <w:t xml:space="preserve"> This happens because you have added your </w:t>
      </w:r>
      <w:r w:rsidRPr="002B2159">
        <w:rPr>
          <w:rFonts w:ascii="Consolas" w:hAnsi="Consolas" w:cs="Courier New"/>
          <w:color w:val="242729"/>
          <w:sz w:val="20"/>
          <w:szCs w:val="20"/>
          <w:bdr w:val="none" w:sz="0" w:space="0" w:color="auto" w:frame="1"/>
          <w:shd w:val="clear" w:color="auto" w:fill="EFF0F1"/>
        </w:rPr>
        <w:t>worker</w:t>
      </w:r>
      <w:r w:rsidRPr="002B2159">
        <w:rPr>
          <w:rFonts w:ascii="Arial" w:hAnsi="Arial" w:cs="Arial"/>
          <w:color w:val="242729"/>
          <w:sz w:val="23"/>
          <w:szCs w:val="23"/>
        </w:rPr>
        <w:t> directory as a volume to your </w:t>
      </w:r>
      <w:r w:rsidRPr="002B2159">
        <w:rPr>
          <w:rFonts w:ascii="Consolas" w:hAnsi="Consolas" w:cs="Courier New"/>
          <w:color w:val="242729"/>
          <w:sz w:val="20"/>
          <w:szCs w:val="20"/>
          <w:bdr w:val="none" w:sz="0" w:space="0" w:color="auto" w:frame="1"/>
          <w:shd w:val="clear" w:color="auto" w:fill="EFF0F1"/>
        </w:rPr>
        <w:t>docker-compose.yml</w:t>
      </w:r>
      <w:r w:rsidRPr="002B2159">
        <w:rPr>
          <w:rFonts w:ascii="Arial" w:hAnsi="Arial" w:cs="Arial"/>
          <w:color w:val="242729"/>
          <w:sz w:val="23"/>
          <w:szCs w:val="23"/>
        </w:rPr>
        <w:t>, as the volume is not mounted during the build.</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When docker builds the image, the </w:t>
      </w:r>
      <w:r w:rsidRPr="002B2159">
        <w:rPr>
          <w:rFonts w:ascii="Consolas" w:eastAsia="Times New Roman" w:hAnsi="Consolas" w:cs="Courier New"/>
          <w:color w:val="242729"/>
          <w:sz w:val="20"/>
          <w:szCs w:val="20"/>
          <w:bdr w:val="none" w:sz="0" w:space="0" w:color="auto" w:frame="1"/>
          <w:shd w:val="clear" w:color="auto" w:fill="EFF0F1"/>
        </w:rPr>
        <w:t>node_modules</w:t>
      </w:r>
      <w:r w:rsidRPr="002B2159">
        <w:rPr>
          <w:rFonts w:ascii="Arial" w:eastAsia="Times New Roman" w:hAnsi="Arial" w:cs="Arial"/>
          <w:color w:val="242729"/>
          <w:sz w:val="23"/>
          <w:szCs w:val="23"/>
        </w:rPr>
        <w:t> directory is created within the </w:t>
      </w:r>
      <w:r w:rsidRPr="002B2159">
        <w:rPr>
          <w:rFonts w:ascii="Consolas" w:eastAsia="Times New Roman" w:hAnsi="Consolas" w:cs="Courier New"/>
          <w:color w:val="242729"/>
          <w:sz w:val="20"/>
          <w:szCs w:val="20"/>
          <w:bdr w:val="none" w:sz="0" w:space="0" w:color="auto" w:frame="1"/>
          <w:shd w:val="clear" w:color="auto" w:fill="EFF0F1"/>
        </w:rPr>
        <w:t>worker</w:t>
      </w:r>
      <w:r w:rsidRPr="002B2159">
        <w:rPr>
          <w:rFonts w:ascii="Arial" w:eastAsia="Times New Roman" w:hAnsi="Arial" w:cs="Arial"/>
          <w:color w:val="242729"/>
          <w:sz w:val="23"/>
          <w:szCs w:val="23"/>
        </w:rPr>
        <w:t> directory, and all the dependencies are installed there. Then on runtime the </w:t>
      </w:r>
      <w:r w:rsidRPr="002B2159">
        <w:rPr>
          <w:rFonts w:ascii="Consolas" w:eastAsia="Times New Roman" w:hAnsi="Consolas" w:cs="Courier New"/>
          <w:color w:val="242729"/>
          <w:sz w:val="20"/>
          <w:szCs w:val="20"/>
          <w:bdr w:val="none" w:sz="0" w:space="0" w:color="auto" w:frame="1"/>
          <w:shd w:val="clear" w:color="auto" w:fill="EFF0F1"/>
        </w:rPr>
        <w:t>worker</w:t>
      </w:r>
      <w:r w:rsidRPr="002B2159">
        <w:rPr>
          <w:rFonts w:ascii="Arial" w:eastAsia="Times New Roman" w:hAnsi="Arial" w:cs="Arial"/>
          <w:color w:val="242729"/>
          <w:sz w:val="23"/>
          <w:szCs w:val="23"/>
        </w:rPr>
        <w:t> directory from outside docker is mounted into the docker instance (which does not have the installed </w:t>
      </w:r>
      <w:r w:rsidRPr="002B2159">
        <w:rPr>
          <w:rFonts w:ascii="Consolas" w:eastAsia="Times New Roman" w:hAnsi="Consolas" w:cs="Courier New"/>
          <w:color w:val="242729"/>
          <w:sz w:val="20"/>
          <w:szCs w:val="20"/>
          <w:bdr w:val="none" w:sz="0" w:space="0" w:color="auto" w:frame="1"/>
          <w:shd w:val="clear" w:color="auto" w:fill="EFF0F1"/>
        </w:rPr>
        <w:t>node_modules</w:t>
      </w:r>
      <w:r w:rsidRPr="002B2159">
        <w:rPr>
          <w:rFonts w:ascii="Arial" w:eastAsia="Times New Roman" w:hAnsi="Arial" w:cs="Arial"/>
          <w:color w:val="242729"/>
          <w:sz w:val="23"/>
          <w:szCs w:val="23"/>
        </w:rPr>
        <w:t>), hiding the </w:t>
      </w:r>
      <w:r w:rsidRPr="002B2159">
        <w:rPr>
          <w:rFonts w:ascii="Consolas" w:eastAsia="Times New Roman" w:hAnsi="Consolas" w:cs="Courier New"/>
          <w:color w:val="242729"/>
          <w:sz w:val="20"/>
          <w:szCs w:val="20"/>
          <w:bdr w:val="none" w:sz="0" w:space="0" w:color="auto" w:frame="1"/>
          <w:shd w:val="clear" w:color="auto" w:fill="EFF0F1"/>
        </w:rPr>
        <w:t>node_modules</w:t>
      </w:r>
      <w:r w:rsidRPr="002B2159">
        <w:rPr>
          <w:rFonts w:ascii="Arial" w:eastAsia="Times New Roman" w:hAnsi="Arial" w:cs="Arial"/>
          <w:color w:val="242729"/>
          <w:sz w:val="23"/>
          <w:szCs w:val="23"/>
        </w:rPr>
        <w:t> you just installed. You can verify this by removing the mounted volume from your </w:t>
      </w:r>
      <w:r w:rsidRPr="002B2159">
        <w:rPr>
          <w:rFonts w:ascii="Consolas" w:eastAsia="Times New Roman" w:hAnsi="Consolas" w:cs="Courier New"/>
          <w:color w:val="242729"/>
          <w:sz w:val="20"/>
          <w:szCs w:val="20"/>
          <w:bdr w:val="none" w:sz="0" w:space="0" w:color="auto" w:frame="1"/>
          <w:shd w:val="clear" w:color="auto" w:fill="EFF0F1"/>
        </w:rPr>
        <w:t>docker-compose.yml</w:t>
      </w:r>
      <w:r w:rsidRPr="002B2159">
        <w:rPr>
          <w:rFonts w:ascii="Arial" w:eastAsia="Times New Roman" w:hAnsi="Arial" w:cs="Arial"/>
          <w:color w:val="242729"/>
          <w:sz w:val="23"/>
          <w:szCs w:val="23"/>
        </w:rPr>
        <w:t>.</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A workaround is to use a data volume to store all the </w:t>
      </w:r>
      <w:r w:rsidRPr="002B2159">
        <w:rPr>
          <w:rFonts w:ascii="Consolas" w:eastAsia="Times New Roman" w:hAnsi="Consolas" w:cs="Courier New"/>
          <w:color w:val="242729"/>
          <w:sz w:val="20"/>
          <w:szCs w:val="20"/>
          <w:bdr w:val="none" w:sz="0" w:space="0" w:color="auto" w:frame="1"/>
          <w:shd w:val="clear" w:color="auto" w:fill="EFF0F1"/>
        </w:rPr>
        <w:t>node_modules</w:t>
      </w:r>
      <w:r w:rsidRPr="002B2159">
        <w:rPr>
          <w:rFonts w:ascii="Arial" w:eastAsia="Times New Roman" w:hAnsi="Arial" w:cs="Arial"/>
          <w:color w:val="242729"/>
          <w:sz w:val="23"/>
          <w:szCs w:val="23"/>
        </w:rPr>
        <w:t>, as data volumes copy in the data from the built docker image before the </w:t>
      </w:r>
      <w:r w:rsidRPr="002B2159">
        <w:rPr>
          <w:rFonts w:ascii="Consolas" w:eastAsia="Times New Roman" w:hAnsi="Consolas" w:cs="Courier New"/>
          <w:color w:val="242729"/>
          <w:sz w:val="20"/>
          <w:szCs w:val="20"/>
          <w:bdr w:val="none" w:sz="0" w:space="0" w:color="auto" w:frame="1"/>
          <w:shd w:val="clear" w:color="auto" w:fill="EFF0F1"/>
        </w:rPr>
        <w:t>worker</w:t>
      </w:r>
      <w:r w:rsidRPr="002B2159">
        <w:rPr>
          <w:rFonts w:ascii="Arial" w:eastAsia="Times New Roman" w:hAnsi="Arial" w:cs="Arial"/>
          <w:color w:val="242729"/>
          <w:sz w:val="23"/>
          <w:szCs w:val="23"/>
        </w:rPr>
        <w:t> directory is mounted. This can be done in the </w:t>
      </w:r>
      <w:r w:rsidRPr="002B2159">
        <w:rPr>
          <w:rFonts w:ascii="Consolas" w:eastAsia="Times New Roman" w:hAnsi="Consolas" w:cs="Courier New"/>
          <w:color w:val="242729"/>
          <w:sz w:val="20"/>
          <w:szCs w:val="20"/>
          <w:bdr w:val="none" w:sz="0" w:space="0" w:color="auto" w:frame="1"/>
          <w:shd w:val="clear" w:color="auto" w:fill="EFF0F1"/>
        </w:rPr>
        <w:t>docker-compose.yml</w:t>
      </w:r>
      <w:r w:rsidRPr="002B2159">
        <w:rPr>
          <w:rFonts w:ascii="Arial" w:eastAsia="Times New Roman" w:hAnsi="Arial" w:cs="Arial"/>
          <w:color w:val="242729"/>
          <w:sz w:val="23"/>
          <w:szCs w:val="23"/>
        </w:rPr>
        <w:t> like this: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image: 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build: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command: npm start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"9730:9730"</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volumes: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worker/:</w:t>
      </w:r>
      <w:r w:rsidRPr="002B2159">
        <w:rPr>
          <w:rFonts w:ascii="inherit" w:eastAsia="Times New Roman" w:hAnsi="inherit" w:cs="Courier New"/>
          <w:color w:val="7D2727"/>
          <w:sz w:val="20"/>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/worker/</w:t>
      </w:r>
      <w:r w:rsidRPr="002B2159">
        <w:rPr>
          <w:rFonts w:ascii="inherit" w:eastAsia="Times New Roman" w:hAnsi="inherit" w:cs="Courier New"/>
          <w:color w:val="303336"/>
          <w:sz w:val="20"/>
          <w:szCs w:val="20"/>
          <w:bdr w:val="none" w:sz="0" w:space="0" w:color="auto" w:frame="1"/>
          <w:shd w:val="clear" w:color="auto" w:fill="EFF0F1"/>
        </w:rPr>
        <w:t>node_modules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links: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 xml:space="preserve">        - redis</w:t>
      </w:r>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I'm not entirely certain whether this imposes any issues for the portability of the image, but as it seems you are primarily using docker to provide a runtime environment, this should not be an issue.</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If you want to read more about volumes, there is a nice user guide available here: </w:t>
      </w:r>
      <w:hyperlink r:id="rId261" w:history="1">
        <w:r w:rsidRPr="002B2159">
          <w:rPr>
            <w:rFonts w:ascii="inherit" w:eastAsia="Times New Roman" w:hAnsi="inherit" w:cs="Arial"/>
            <w:color w:val="005999"/>
            <w:sz w:val="23"/>
            <w:szCs w:val="23"/>
            <w:u w:val="single"/>
            <w:bdr w:val="none" w:sz="0" w:space="0" w:color="auto" w:frame="1"/>
          </w:rPr>
          <w:t>https://docs.docker.com/userguide/dockervolumes/</w:t>
        </w:r>
      </w:hyperlink>
    </w:p>
    <w:p w:rsidR="002B2159" w:rsidRPr="002B2159" w:rsidRDefault="002B2159" w:rsidP="002B215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lastRenderedPageBreak/>
        <w:t>-</w:t>
      </w:r>
      <w:r w:rsidRPr="002B2159">
        <w:rPr>
          <w:rFonts w:ascii="Arial" w:hAnsi="Arial" w:cs="Arial"/>
          <w:color w:val="242729"/>
          <w:sz w:val="18"/>
          <w:szCs w:val="23"/>
        </w:rPr>
        <w:sym w:font="Wingdings" w:char="F0E0"/>
      </w:r>
      <w:r w:rsidRPr="002B2159">
        <w:rPr>
          <w:rFonts w:ascii="Arial" w:hAnsi="Arial" w:cs="Arial"/>
          <w:color w:val="242729"/>
          <w:sz w:val="23"/>
          <w:szCs w:val="23"/>
        </w:rPr>
        <w:t xml:space="preserve"> I recently had a similar problem. You can install </w:t>
      </w:r>
      <w:r w:rsidRPr="002B2159">
        <w:rPr>
          <w:rFonts w:ascii="Consolas" w:hAnsi="Consolas" w:cs="Courier New"/>
          <w:color w:val="242729"/>
          <w:sz w:val="20"/>
          <w:szCs w:val="20"/>
          <w:bdr w:val="none" w:sz="0" w:space="0" w:color="auto" w:frame="1"/>
          <w:shd w:val="clear" w:color="auto" w:fill="EFF0F1"/>
        </w:rPr>
        <w:t>node_modules</w:t>
      </w:r>
      <w:r w:rsidRPr="002B2159">
        <w:rPr>
          <w:rFonts w:ascii="Arial" w:hAnsi="Arial" w:cs="Arial"/>
          <w:color w:val="242729"/>
          <w:sz w:val="23"/>
          <w:szCs w:val="23"/>
        </w:rPr>
        <w:t> elsewhere and set the </w:t>
      </w:r>
      <w:r w:rsidRPr="002B2159">
        <w:rPr>
          <w:rFonts w:ascii="Consolas" w:hAnsi="Consolas" w:cs="Courier New"/>
          <w:color w:val="242729"/>
          <w:sz w:val="20"/>
          <w:szCs w:val="20"/>
          <w:bdr w:val="none" w:sz="0" w:space="0" w:color="auto" w:frame="1"/>
          <w:shd w:val="clear" w:color="auto" w:fill="EFF0F1"/>
        </w:rPr>
        <w:t>NODE_PATH</w:t>
      </w:r>
      <w:r w:rsidRPr="002B2159">
        <w:rPr>
          <w:rFonts w:ascii="Arial" w:hAnsi="Arial" w:cs="Arial"/>
          <w:color w:val="242729"/>
          <w:sz w:val="23"/>
          <w:szCs w:val="23"/>
        </w:rPr>
        <w:t>environment variable.</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In the example below I installed </w:t>
      </w:r>
      <w:r w:rsidRPr="002B2159">
        <w:rPr>
          <w:rFonts w:ascii="Consolas" w:eastAsia="Times New Roman" w:hAnsi="Consolas" w:cs="Courier New"/>
          <w:color w:val="242729"/>
          <w:sz w:val="20"/>
          <w:szCs w:val="20"/>
          <w:bdr w:val="none" w:sz="0" w:space="0" w:color="auto" w:frame="1"/>
          <w:shd w:val="clear" w:color="auto" w:fill="EFF0F1"/>
        </w:rPr>
        <w:t>node_modules</w:t>
      </w:r>
      <w:r w:rsidRPr="002B2159">
        <w:rPr>
          <w:rFonts w:ascii="Arial" w:eastAsia="Times New Roman" w:hAnsi="Arial" w:cs="Arial"/>
          <w:color w:val="242729"/>
          <w:sz w:val="23"/>
          <w:szCs w:val="23"/>
        </w:rPr>
        <w:t> into </w:t>
      </w:r>
      <w:r w:rsidRPr="002B2159">
        <w:rPr>
          <w:rFonts w:ascii="Consolas" w:eastAsia="Times New Roman" w:hAnsi="Consolas" w:cs="Courier New"/>
          <w:color w:val="242729"/>
          <w:sz w:val="20"/>
          <w:szCs w:val="20"/>
          <w:bdr w:val="none" w:sz="0" w:space="0" w:color="auto" w:frame="1"/>
          <w:shd w:val="clear" w:color="auto" w:fill="EFF0F1"/>
        </w:rPr>
        <w:t>/install</w:t>
      </w:r>
    </w:p>
    <w:p w:rsidR="002B2159" w:rsidRPr="002B2159" w:rsidRDefault="002B2159" w:rsidP="002B2159">
      <w:pPr>
        <w:shd w:val="clear" w:color="auto" w:fill="FFFFFF"/>
        <w:spacing w:after="240" w:line="240" w:lineRule="auto"/>
        <w:textAlignment w:val="baseline"/>
        <w:outlineLvl w:val="1"/>
        <w:rPr>
          <w:rFonts w:ascii="Arial" w:eastAsia="Times New Roman" w:hAnsi="Arial" w:cs="Arial"/>
          <w:color w:val="242729"/>
          <w:sz w:val="29"/>
          <w:szCs w:val="29"/>
        </w:rPr>
      </w:pPr>
      <w:r w:rsidRPr="002B2159">
        <w:rPr>
          <w:rFonts w:ascii="Arial" w:eastAsia="Times New Roman" w:hAnsi="Arial" w:cs="Arial"/>
          <w:color w:val="242729"/>
          <w:sz w:val="29"/>
          <w:szCs w:val="29"/>
        </w:rPr>
        <w:t>worker/Dockerfile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FROM node:</w:t>
      </w:r>
      <w:r w:rsidRPr="002B2159">
        <w:rPr>
          <w:rFonts w:ascii="inherit" w:eastAsia="Times New Roman" w:hAnsi="inherit" w:cs="Courier New"/>
          <w:color w:val="7D2727"/>
          <w:sz w:val="20"/>
          <w:szCs w:val="20"/>
          <w:bdr w:val="none" w:sz="0" w:space="0" w:color="auto" w:frame="1"/>
          <w:shd w:val="clear" w:color="auto" w:fill="EFF0F1"/>
        </w:rPr>
        <w:t>0.12</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RUN [</w:t>
      </w:r>
      <w:r w:rsidRPr="002B2159">
        <w:rPr>
          <w:rFonts w:ascii="inherit" w:eastAsia="Times New Roman" w:hAnsi="inherit" w:cs="Courier New"/>
          <w:color w:val="7D2727"/>
          <w:sz w:val="20"/>
          <w:szCs w:val="20"/>
          <w:bdr w:val="none" w:sz="0" w:space="0" w:color="auto" w:frame="1"/>
          <w:shd w:val="clear" w:color="auto" w:fill="EFF0F1"/>
        </w:rPr>
        <w:t>"mkdir"</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"/install"</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ADD [</w:t>
      </w:r>
      <w:r w:rsidRPr="002B2159">
        <w:rPr>
          <w:rFonts w:ascii="inherit" w:eastAsia="Times New Roman" w:hAnsi="inherit" w:cs="Courier New"/>
          <w:color w:val="7D2727"/>
          <w:sz w:val="20"/>
          <w:szCs w:val="20"/>
          <w:bdr w:val="none" w:sz="0" w:space="0" w:color="auto" w:frame="1"/>
          <w:shd w:val="clear" w:color="auto" w:fill="EFF0F1"/>
        </w:rPr>
        <w:t>"./package.json"</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"/install"</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WORKDIR /install</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RUN npm install --verbose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ENV NODE_PATH=</w:t>
      </w:r>
      <w:r w:rsidRPr="002B2159">
        <w:rPr>
          <w:rFonts w:ascii="inherit" w:eastAsia="Times New Roman" w:hAnsi="inherit" w:cs="Courier New"/>
          <w:color w:val="7D2727"/>
          <w:sz w:val="20"/>
          <w:szCs w:val="20"/>
          <w:bdr w:val="none" w:sz="0" w:space="0" w:color="auto" w:frame="1"/>
          <w:shd w:val="clear" w:color="auto" w:fill="EFF0F1"/>
        </w:rPr>
        <w:t>/install/</w:t>
      </w:r>
      <w:r w:rsidRPr="002B2159">
        <w:rPr>
          <w:rFonts w:ascii="inherit" w:eastAsia="Times New Roman" w:hAnsi="inherit" w:cs="Courier New"/>
          <w:color w:val="303336"/>
          <w:sz w:val="20"/>
          <w:szCs w:val="20"/>
          <w:bdr w:val="none" w:sz="0" w:space="0" w:color="auto" w:frame="1"/>
          <w:shd w:val="clear" w:color="auto" w:fill="EFF0F1"/>
        </w:rPr>
        <w:t>node_modules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WORKDIR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COPY . /worker/</w:t>
      </w:r>
    </w:p>
    <w:p w:rsidR="002B2159" w:rsidRPr="002B2159" w:rsidRDefault="002B2159" w:rsidP="002B2159">
      <w:pPr>
        <w:shd w:val="clear" w:color="auto" w:fill="FFFFFF"/>
        <w:spacing w:after="240" w:line="240" w:lineRule="auto"/>
        <w:textAlignment w:val="baseline"/>
        <w:outlineLvl w:val="1"/>
        <w:rPr>
          <w:rFonts w:ascii="Arial" w:eastAsia="Times New Roman" w:hAnsi="Arial" w:cs="Arial"/>
          <w:color w:val="242729"/>
          <w:sz w:val="29"/>
          <w:szCs w:val="29"/>
        </w:rPr>
      </w:pPr>
      <w:r w:rsidRPr="002B2159">
        <w:rPr>
          <w:rFonts w:ascii="Arial" w:eastAsia="Times New Roman" w:hAnsi="Arial" w:cs="Arial"/>
          <w:color w:val="242729"/>
          <w:sz w:val="29"/>
          <w:szCs w:val="29"/>
        </w:rPr>
        <w:t>docker-compose.yml</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image: redis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build: ./worker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command: npm start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"9730:9730"</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volumes: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worker/:</w:t>
      </w:r>
      <w:r w:rsidRPr="002B2159">
        <w:rPr>
          <w:rFonts w:ascii="inherit" w:eastAsia="Times New Roman" w:hAnsi="inherit" w:cs="Courier New"/>
          <w:color w:val="7D2727"/>
          <w:sz w:val="20"/>
          <w:szCs w:val="20"/>
          <w:bdr w:val="none" w:sz="0" w:space="0" w:color="auto" w:frame="1"/>
          <w:shd w:val="clear" w:color="auto" w:fill="EFF0F1"/>
        </w:rPr>
        <w:t>/worker/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links: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 xml:space="preserve">        - redis</w:t>
      </w:r>
    </w:p>
    <w:p w:rsidR="002B2159" w:rsidRPr="002B2159" w:rsidRDefault="002B2159" w:rsidP="002B2159">
      <w:pPr>
        <w:pStyle w:val="Heading1"/>
        <w:shd w:val="clear" w:color="auto" w:fill="FFFFFF"/>
        <w:spacing w:before="0" w:beforeAutospacing="0" w:after="0" w:afterAutospacing="0"/>
        <w:textAlignment w:val="baseline"/>
        <w:rPr>
          <w:rFonts w:ascii="Arial" w:hAnsi="Arial" w:cs="Arial"/>
          <w:color w:val="242729"/>
          <w:sz w:val="32"/>
          <w:szCs w:val="33"/>
        </w:rPr>
      </w:pPr>
      <w:r w:rsidRPr="002B2159">
        <w:rPr>
          <w:rFonts w:ascii="Arial" w:hAnsi="Arial" w:cs="Arial"/>
          <w:color w:val="242729"/>
          <w:sz w:val="16"/>
          <w:szCs w:val="23"/>
          <w:highlight w:val="yellow"/>
        </w:rPr>
        <w:t>55.)</w:t>
      </w:r>
      <w:r w:rsidRPr="002B2159">
        <w:rPr>
          <w:rFonts w:ascii="Arial" w:hAnsi="Arial" w:cs="Arial"/>
          <w:color w:val="242729"/>
          <w:sz w:val="32"/>
          <w:szCs w:val="33"/>
          <w:highlight w:val="yellow"/>
        </w:rPr>
        <w:t xml:space="preserve"> </w:t>
      </w:r>
      <w:hyperlink r:id="rId262" w:history="1">
        <w:r w:rsidRPr="002B2159">
          <w:rPr>
            <w:rStyle w:val="Hyperlink"/>
            <w:rFonts w:ascii="inherit" w:eastAsiaTheme="majorEastAsia" w:hAnsi="inherit" w:cs="Arial"/>
            <w:b w:val="0"/>
            <w:bCs w:val="0"/>
            <w:color w:val="242729"/>
            <w:sz w:val="34"/>
            <w:szCs w:val="36"/>
            <w:highlight w:val="yellow"/>
            <w:bdr w:val="none" w:sz="0" w:space="0" w:color="auto" w:frame="1"/>
          </w:rPr>
          <w:t>How do I seed a mongo database using docker-compose?</w:t>
        </w:r>
      </w:hyperlink>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 am trying to distribute a set of connected applications running in several linked containers that includes a mongo database that is required to:</w:t>
      </w:r>
    </w:p>
    <w:p w:rsidR="002B2159" w:rsidRPr="002B2159" w:rsidRDefault="002B2159" w:rsidP="002B2159">
      <w:pPr>
        <w:numPr>
          <w:ilvl w:val="0"/>
          <w:numId w:val="35"/>
        </w:numPr>
        <w:shd w:val="clear" w:color="auto" w:fill="FFFFFF"/>
        <w:spacing w:line="240" w:lineRule="auto"/>
        <w:ind w:left="450"/>
        <w:textAlignment w:val="baseline"/>
        <w:rPr>
          <w:rFonts w:ascii="inherit" w:eastAsia="Times New Roman" w:hAnsi="inherit" w:cs="Arial"/>
          <w:color w:val="242729"/>
          <w:sz w:val="23"/>
          <w:szCs w:val="23"/>
        </w:rPr>
      </w:pPr>
      <w:r w:rsidRPr="002B2159">
        <w:rPr>
          <w:rFonts w:ascii="inherit" w:eastAsia="Times New Roman" w:hAnsi="inherit" w:cs="Arial"/>
          <w:color w:val="242729"/>
          <w:sz w:val="23"/>
          <w:szCs w:val="23"/>
        </w:rPr>
        <w:t>be distributed containing some seed data;</w:t>
      </w:r>
    </w:p>
    <w:p w:rsidR="002B2159" w:rsidRPr="002B2159" w:rsidRDefault="002B2159" w:rsidP="002B2159">
      <w:pPr>
        <w:numPr>
          <w:ilvl w:val="0"/>
          <w:numId w:val="35"/>
        </w:numPr>
        <w:shd w:val="clear" w:color="auto" w:fill="FFFFFF"/>
        <w:spacing w:after="0" w:line="240" w:lineRule="auto"/>
        <w:ind w:left="450"/>
        <w:textAlignment w:val="baseline"/>
        <w:rPr>
          <w:rFonts w:ascii="inherit" w:eastAsia="Times New Roman" w:hAnsi="inherit" w:cs="Arial"/>
          <w:color w:val="242729"/>
          <w:sz w:val="23"/>
          <w:szCs w:val="23"/>
        </w:rPr>
      </w:pPr>
      <w:r w:rsidRPr="002B2159">
        <w:rPr>
          <w:rFonts w:ascii="inherit" w:eastAsia="Times New Roman" w:hAnsi="inherit" w:cs="Arial"/>
          <w:color w:val="242729"/>
          <w:sz w:val="23"/>
          <w:szCs w:val="23"/>
        </w:rPr>
        <w:t>allow users to add additional data.</w:t>
      </w:r>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Ideally the data will also be persisted in a linked data volume container.</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I can get the data into the </w:t>
      </w:r>
      <w:r w:rsidRPr="002B2159">
        <w:rPr>
          <w:rFonts w:ascii="Consolas" w:eastAsia="Times New Roman" w:hAnsi="Consolas" w:cs="Courier New"/>
          <w:color w:val="242729"/>
          <w:sz w:val="20"/>
          <w:szCs w:val="20"/>
          <w:bdr w:val="none" w:sz="0" w:space="0" w:color="auto" w:frame="1"/>
          <w:shd w:val="clear" w:color="auto" w:fill="EFF0F1"/>
        </w:rPr>
        <w:t>mongo</w:t>
      </w:r>
      <w:r w:rsidRPr="002B2159">
        <w:rPr>
          <w:rFonts w:ascii="Arial" w:eastAsia="Times New Roman" w:hAnsi="Arial" w:cs="Arial"/>
          <w:color w:val="242729"/>
          <w:sz w:val="23"/>
          <w:szCs w:val="23"/>
        </w:rPr>
        <w:t> container using a </w:t>
      </w:r>
      <w:r w:rsidRPr="002B2159">
        <w:rPr>
          <w:rFonts w:ascii="Consolas" w:eastAsia="Times New Roman" w:hAnsi="Consolas" w:cs="Courier New"/>
          <w:color w:val="242729"/>
          <w:sz w:val="20"/>
          <w:szCs w:val="20"/>
          <w:bdr w:val="none" w:sz="0" w:space="0" w:color="auto" w:frame="1"/>
          <w:shd w:val="clear" w:color="auto" w:fill="EFF0F1"/>
        </w:rPr>
        <w:t>mongo</w:t>
      </w:r>
      <w:r w:rsidRPr="002B2159">
        <w:rPr>
          <w:rFonts w:ascii="Arial" w:eastAsia="Times New Roman" w:hAnsi="Arial" w:cs="Arial"/>
          <w:color w:val="242729"/>
          <w:sz w:val="23"/>
          <w:szCs w:val="23"/>
        </w:rPr>
        <w:t> base instance that doesn't mount any volumes (dockerhub image: </w:t>
      </w:r>
      <w:r w:rsidRPr="002B2159">
        <w:rPr>
          <w:rFonts w:ascii="Consolas" w:eastAsia="Times New Roman" w:hAnsi="Consolas" w:cs="Courier New"/>
          <w:color w:val="242729"/>
          <w:sz w:val="20"/>
          <w:szCs w:val="20"/>
          <w:bdr w:val="none" w:sz="0" w:space="0" w:color="auto" w:frame="1"/>
          <w:shd w:val="clear" w:color="auto" w:fill="EFF0F1"/>
        </w:rPr>
        <w:t>psychemedia/mongo_nomount</w:t>
      </w:r>
      <w:r w:rsidRPr="002B2159">
        <w:rPr>
          <w:rFonts w:ascii="Arial" w:eastAsia="Times New Roman" w:hAnsi="Arial" w:cs="Arial"/>
          <w:color w:val="242729"/>
          <w:sz w:val="23"/>
          <w:szCs w:val="23"/>
        </w:rPr>
        <w:t> - this is essentially the base mongo Dockerfile without the </w:t>
      </w:r>
      <w:r w:rsidRPr="002B2159">
        <w:rPr>
          <w:rFonts w:ascii="Consolas" w:eastAsia="Times New Roman" w:hAnsi="Consolas" w:cs="Courier New"/>
          <w:color w:val="242729"/>
          <w:sz w:val="20"/>
          <w:szCs w:val="20"/>
          <w:bdr w:val="none" w:sz="0" w:space="0" w:color="auto" w:frame="1"/>
          <w:shd w:val="clear" w:color="auto" w:fill="EFF0F1"/>
        </w:rPr>
        <w:t>VOLUME /data/db</w:t>
      </w:r>
      <w:r w:rsidRPr="002B2159">
        <w:rPr>
          <w:rFonts w:ascii="Arial" w:eastAsia="Times New Roman" w:hAnsi="Arial" w:cs="Arial"/>
          <w:color w:val="242729"/>
          <w:sz w:val="23"/>
          <w:szCs w:val="23"/>
        </w:rPr>
        <w:t> statement) and a </w:t>
      </w:r>
      <w:r w:rsidRPr="002B2159">
        <w:rPr>
          <w:rFonts w:ascii="Consolas" w:eastAsia="Times New Roman" w:hAnsi="Consolas" w:cs="Courier New"/>
          <w:color w:val="242729"/>
          <w:sz w:val="20"/>
          <w:szCs w:val="20"/>
          <w:bdr w:val="none" w:sz="0" w:space="0" w:color="auto" w:frame="1"/>
          <w:shd w:val="clear" w:color="auto" w:fill="EFF0F1"/>
        </w:rPr>
        <w:t>Dockerfile</w:t>
      </w:r>
      <w:r w:rsidRPr="002B2159">
        <w:rPr>
          <w:rFonts w:ascii="Arial" w:eastAsia="Times New Roman" w:hAnsi="Arial" w:cs="Arial"/>
          <w:color w:val="242729"/>
          <w:sz w:val="23"/>
          <w:szCs w:val="23"/>
        </w:rPr>
        <w:t> config along the lines of:</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ADD . /files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WORKDIR /files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RUN mkdir -p /data/db &amp;&amp; mongod --fork --logpath=</w:t>
      </w:r>
      <w:r w:rsidRPr="002B2159">
        <w:rPr>
          <w:rFonts w:ascii="inherit" w:eastAsia="Times New Roman" w:hAnsi="inherit" w:cs="Courier New"/>
          <w:color w:val="7D2727"/>
          <w:sz w:val="20"/>
          <w:szCs w:val="20"/>
          <w:bdr w:val="none" w:sz="0" w:space="0" w:color="auto" w:frame="1"/>
          <w:shd w:val="clear" w:color="auto" w:fill="EFF0F1"/>
        </w:rPr>
        <w:t>/tmp/</w:t>
      </w:r>
      <w:r w:rsidRPr="002B2159">
        <w:rPr>
          <w:rFonts w:ascii="inherit" w:eastAsia="Times New Roman" w:hAnsi="inherit" w:cs="Courier New"/>
          <w:color w:val="303336"/>
          <w:sz w:val="20"/>
          <w:szCs w:val="20"/>
          <w:bdr w:val="none" w:sz="0" w:space="0" w:color="auto" w:frame="1"/>
          <w:shd w:val="clear" w:color="auto" w:fill="EFF0F1"/>
        </w:rPr>
        <w:t xml:space="preserve">mongodb.log &amp;&amp; sleep </w:t>
      </w:r>
      <w:r w:rsidRPr="002B2159">
        <w:rPr>
          <w:rFonts w:ascii="inherit" w:eastAsia="Times New Roman" w:hAnsi="inherit" w:cs="Courier New"/>
          <w:color w:val="7D2727"/>
          <w:sz w:val="20"/>
          <w:szCs w:val="20"/>
          <w:bdr w:val="none" w:sz="0" w:space="0" w:color="auto" w:frame="1"/>
          <w:shd w:val="clear" w:color="auto" w:fill="EFF0F1"/>
        </w:rPr>
        <w:t>20</w:t>
      </w:r>
      <w:r w:rsidRPr="002B2159">
        <w:rPr>
          <w:rFonts w:ascii="inherit" w:eastAsia="Times New Roman" w:hAnsi="inherit" w:cs="Courier New"/>
          <w:color w:val="303336"/>
          <w:sz w:val="20"/>
          <w:szCs w:val="20"/>
          <w:bdr w:val="none" w:sz="0" w:space="0" w:color="auto" w:frame="1"/>
          <w:shd w:val="clear" w:color="auto" w:fill="EFF0F1"/>
        </w:rPr>
        <w:t xml:space="preserve"> &amp;&amp;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mongoimport  --db testdb --collection testcoll  --type csv --headerline --file ./testdata.csv  #&amp;&amp; mongod --shutdown</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where </w:t>
      </w:r>
      <w:r w:rsidRPr="002B2159">
        <w:rPr>
          <w:rFonts w:ascii="Consolas" w:eastAsia="Times New Roman" w:hAnsi="Consolas" w:cs="Courier New"/>
          <w:color w:val="242729"/>
          <w:sz w:val="20"/>
          <w:szCs w:val="20"/>
          <w:bdr w:val="none" w:sz="0" w:space="0" w:color="auto" w:frame="1"/>
          <w:shd w:val="clear" w:color="auto" w:fill="EFF0F1"/>
        </w:rPr>
        <w:t>./testdata.csv</w:t>
      </w:r>
      <w:r w:rsidRPr="002B2159">
        <w:rPr>
          <w:rFonts w:ascii="Arial" w:eastAsia="Times New Roman" w:hAnsi="Arial" w:cs="Arial"/>
          <w:color w:val="242729"/>
          <w:sz w:val="23"/>
          <w:szCs w:val="23"/>
        </w:rPr>
        <w:t> is in the same directory (</w:t>
      </w:r>
      <w:r w:rsidRPr="002B2159">
        <w:rPr>
          <w:rFonts w:ascii="Consolas" w:eastAsia="Times New Roman" w:hAnsi="Consolas" w:cs="Courier New"/>
          <w:color w:val="242729"/>
          <w:sz w:val="20"/>
          <w:szCs w:val="20"/>
          <w:bdr w:val="none" w:sz="0" w:space="0" w:color="auto" w:frame="1"/>
          <w:shd w:val="clear" w:color="auto" w:fill="EFF0F1"/>
        </w:rPr>
        <w:t>./mongo-with-data</w:t>
      </w:r>
      <w:r w:rsidRPr="002B2159">
        <w:rPr>
          <w:rFonts w:ascii="Arial" w:eastAsia="Times New Roman" w:hAnsi="Arial" w:cs="Arial"/>
          <w:color w:val="242729"/>
          <w:sz w:val="23"/>
          <w:szCs w:val="23"/>
        </w:rPr>
        <w:t>) as the Dockerfile.</w:t>
      </w:r>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My docker-compose config file includes the following:</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mongo:</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#image: mongo</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build: ./mongo-</w:t>
      </w:r>
      <w:r w:rsidRPr="002B2159">
        <w:rPr>
          <w:rFonts w:ascii="inherit" w:eastAsia="Times New Roman" w:hAnsi="inherit" w:cs="Courier New"/>
          <w:color w:val="101094"/>
          <w:sz w:val="20"/>
          <w:szCs w:val="20"/>
          <w:bdr w:val="none" w:sz="0" w:space="0" w:color="auto" w:frame="1"/>
          <w:shd w:val="clear" w:color="auto" w:fill="EFF0F1"/>
        </w:rPr>
        <w:t>with</w:t>
      </w:r>
      <w:r w:rsidRPr="002B2159">
        <w:rPr>
          <w:rFonts w:ascii="inherit" w:eastAsia="Times New Roman" w:hAnsi="inherit" w:cs="Courier New"/>
          <w:color w:val="303336"/>
          <w:sz w:val="20"/>
          <w:szCs w:val="20"/>
          <w:bdr w:val="none" w:sz="0" w:space="0" w:color="auto" w:frame="1"/>
          <w:shd w:val="clear" w:color="auto" w:fill="EFF0F1"/>
        </w:rPr>
        <w:t>-data</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"27017:27017"</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2B91AF"/>
          <w:sz w:val="20"/>
          <w:szCs w:val="20"/>
          <w:bdr w:val="none" w:sz="0" w:space="0" w:color="auto" w:frame="1"/>
          <w:shd w:val="clear" w:color="auto" w:fill="EFF0F1"/>
        </w:rPr>
        <w:t>Ideally</w:t>
      </w:r>
      <w:r w:rsidRPr="002B2159">
        <w:rPr>
          <w:rFonts w:ascii="inherit" w:eastAsia="Times New Roman" w:hAnsi="inherit" w:cs="Courier New"/>
          <w:color w:val="303336"/>
          <w:sz w:val="20"/>
          <w:szCs w:val="20"/>
          <w:bdr w:val="none" w:sz="0" w:space="0" w:color="auto" w:frame="1"/>
          <w:shd w:val="clear" w:color="auto" w:fill="EFF0F1"/>
        </w:rPr>
        <w:t xml:space="preserve"> we should be able to mount </w:t>
      </w:r>
      <w:r w:rsidRPr="002B2159">
        <w:rPr>
          <w:rFonts w:ascii="inherit" w:eastAsia="Times New Roman" w:hAnsi="inherit" w:cs="Courier New"/>
          <w:color w:val="101094"/>
          <w:sz w:val="20"/>
          <w:szCs w:val="20"/>
          <w:bdr w:val="none" w:sz="0" w:space="0" w:color="auto" w:frame="1"/>
          <w:shd w:val="clear" w:color="auto" w:fill="EFF0F1"/>
        </w:rPr>
        <w:t>this</w:t>
      </w:r>
      <w:r w:rsidRPr="002B2159">
        <w:rPr>
          <w:rFonts w:ascii="inherit" w:eastAsia="Times New Roman" w:hAnsi="inherit" w:cs="Courier New"/>
          <w:color w:val="303336"/>
          <w:sz w:val="20"/>
          <w:szCs w:val="20"/>
          <w:bdr w:val="none" w:sz="0" w:space="0" w:color="auto" w:frame="1"/>
          <w:shd w:val="clear" w:color="auto" w:fill="EFF0F1"/>
        </w:rPr>
        <w:t xml:space="preserve"> against a host directory</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lastRenderedPageBreak/>
        <w:t xml:space="preserve">  #volumes: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 ./db/mongo/:</w:t>
      </w:r>
      <w:r w:rsidRPr="002B2159">
        <w:rPr>
          <w:rFonts w:ascii="inherit" w:eastAsia="Times New Roman" w:hAnsi="inherit" w:cs="Courier New"/>
          <w:color w:val="7D2727"/>
          <w:sz w:val="20"/>
          <w:szCs w:val="20"/>
          <w:bdr w:val="none" w:sz="0" w:space="0" w:color="auto" w:frame="1"/>
          <w:shd w:val="clear" w:color="auto" w:fill="EFF0F1"/>
        </w:rPr>
        <w:t>/data/</w:t>
      </w:r>
      <w:r w:rsidRPr="002B2159">
        <w:rPr>
          <w:rFonts w:ascii="inherit" w:eastAsia="Times New Roman" w:hAnsi="inherit" w:cs="Courier New"/>
          <w:color w:val="303336"/>
          <w:sz w:val="20"/>
          <w:szCs w:val="20"/>
          <w:bdr w:val="none" w:sz="0" w:space="0" w:color="auto" w:frame="1"/>
          <w:shd w:val="clear" w:color="auto" w:fill="EFF0F1"/>
        </w:rPr>
        <w:t>db</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#volumes_from:</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 devmongodata</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#devmongodata:</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command: echo created</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image: busybox</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volumes: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/data/</w:t>
      </w:r>
      <w:r w:rsidRPr="002B2159">
        <w:rPr>
          <w:rFonts w:ascii="inherit" w:eastAsia="Times New Roman" w:hAnsi="inherit" w:cs="Courier New"/>
          <w:color w:val="303336"/>
          <w:sz w:val="20"/>
          <w:szCs w:val="20"/>
          <w:bdr w:val="none" w:sz="0" w:space="0" w:color="auto" w:frame="1"/>
          <w:shd w:val="clear" w:color="auto" w:fill="EFF0F1"/>
        </w:rPr>
        <w:t>db</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Whenever I try to mount a VOLUME it seems as if the original seeded data - which is stored in </w:t>
      </w:r>
      <w:r w:rsidRPr="002B2159">
        <w:rPr>
          <w:rFonts w:ascii="Consolas" w:eastAsia="Times New Roman" w:hAnsi="Consolas" w:cs="Courier New"/>
          <w:color w:val="242729"/>
          <w:sz w:val="20"/>
          <w:szCs w:val="20"/>
          <w:bdr w:val="none" w:sz="0" w:space="0" w:color="auto" w:frame="1"/>
          <w:shd w:val="clear" w:color="auto" w:fill="EFF0F1"/>
        </w:rPr>
        <w:t>/data/db</w:t>
      </w:r>
      <w:r w:rsidRPr="002B2159">
        <w:rPr>
          <w:rFonts w:ascii="Arial" w:eastAsia="Times New Roman" w:hAnsi="Arial" w:cs="Arial"/>
          <w:color w:val="242729"/>
          <w:sz w:val="23"/>
          <w:szCs w:val="23"/>
        </w:rPr>
        <w:t> - is deleted. I guess that when a volume is mounted to </w:t>
      </w:r>
      <w:r w:rsidRPr="002B2159">
        <w:rPr>
          <w:rFonts w:ascii="Consolas" w:eastAsia="Times New Roman" w:hAnsi="Consolas" w:cs="Courier New"/>
          <w:color w:val="242729"/>
          <w:sz w:val="20"/>
          <w:szCs w:val="20"/>
          <w:bdr w:val="none" w:sz="0" w:space="0" w:color="auto" w:frame="1"/>
          <w:shd w:val="clear" w:color="auto" w:fill="EFF0F1"/>
        </w:rPr>
        <w:t>/data/db</w:t>
      </w:r>
      <w:r w:rsidRPr="002B2159">
        <w:rPr>
          <w:rFonts w:ascii="Arial" w:eastAsia="Times New Roman" w:hAnsi="Arial" w:cs="Arial"/>
          <w:color w:val="242729"/>
          <w:sz w:val="23"/>
          <w:szCs w:val="23"/>
        </w:rPr>
        <w:t> it replaces whatever is there currently.</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That said, the </w:t>
      </w:r>
      <w:hyperlink r:id="rId263" w:history="1">
        <w:r w:rsidRPr="002B2159">
          <w:rPr>
            <w:rFonts w:ascii="inherit" w:eastAsia="Times New Roman" w:hAnsi="inherit" w:cs="Arial"/>
            <w:color w:val="005999"/>
            <w:sz w:val="23"/>
            <w:szCs w:val="23"/>
            <w:u w:val="single"/>
            <w:bdr w:val="none" w:sz="0" w:space="0" w:color="auto" w:frame="1"/>
          </w:rPr>
          <w:t>docker userguide</w:t>
        </w:r>
      </w:hyperlink>
      <w:r w:rsidRPr="002B2159">
        <w:rPr>
          <w:rFonts w:ascii="Arial" w:eastAsia="Times New Roman" w:hAnsi="Arial" w:cs="Arial"/>
          <w:color w:val="242729"/>
          <w:sz w:val="23"/>
          <w:szCs w:val="23"/>
        </w:rPr>
        <w:t> suggests that: </w:t>
      </w:r>
      <w:r w:rsidRPr="002B2159">
        <w:rPr>
          <w:rFonts w:ascii="inherit" w:eastAsia="Times New Roman" w:hAnsi="inherit" w:cs="Arial"/>
          <w:i/>
          <w:iCs/>
          <w:color w:val="242729"/>
          <w:sz w:val="23"/>
          <w:szCs w:val="23"/>
          <w:bdr w:val="none" w:sz="0" w:space="0" w:color="auto" w:frame="1"/>
        </w:rPr>
        <w:t>Volumes are initialized when a container is created. If the container’s base image contains data at the specified mount point, that existing data is copied into the new volume upon volume initialization</w:t>
      </w:r>
      <w:r w:rsidRPr="002B2159">
        <w:rPr>
          <w:rFonts w:ascii="Arial" w:eastAsia="Times New Roman" w:hAnsi="Arial" w:cs="Arial"/>
          <w:color w:val="242729"/>
          <w:sz w:val="23"/>
          <w:szCs w:val="23"/>
        </w:rPr>
        <w:t>? So I expected the data to persist if I placed the VOLUME command after the seeding </w:t>
      </w:r>
      <w:r w:rsidRPr="002B2159">
        <w:rPr>
          <w:rFonts w:ascii="Consolas" w:eastAsia="Times New Roman" w:hAnsi="Consolas" w:cs="Courier New"/>
          <w:color w:val="242729"/>
          <w:sz w:val="20"/>
          <w:szCs w:val="20"/>
          <w:bdr w:val="none" w:sz="0" w:space="0" w:color="auto" w:frame="1"/>
          <w:shd w:val="clear" w:color="auto" w:fill="EFF0F1"/>
        </w:rPr>
        <w:t>RUN</w:t>
      </w:r>
      <w:r w:rsidRPr="002B2159">
        <w:rPr>
          <w:rFonts w:ascii="Arial" w:eastAsia="Times New Roman" w:hAnsi="Arial" w:cs="Arial"/>
          <w:color w:val="242729"/>
          <w:sz w:val="23"/>
          <w:szCs w:val="23"/>
        </w:rPr>
        <w:t> command?</w:t>
      </w:r>
    </w:p>
    <w:p w:rsidR="002B2159" w:rsidRPr="002B2159" w:rsidRDefault="002B2159" w:rsidP="002B2159">
      <w:pPr>
        <w:shd w:val="clear" w:color="auto" w:fill="FFFFFF"/>
        <w:spacing w:after="24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So what am I doing wrong?</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Arial" w:eastAsia="Times New Roman" w:hAnsi="Arial" w:cs="Arial"/>
          <w:color w:val="242729"/>
          <w:sz w:val="23"/>
          <w:szCs w:val="23"/>
        </w:rPr>
        <w:t>The long view is that I want to automate the build of several linked containers, and then distribute a </w:t>
      </w:r>
      <w:r w:rsidRPr="002B2159">
        <w:rPr>
          <w:rFonts w:ascii="Consolas" w:eastAsia="Times New Roman" w:hAnsi="Consolas" w:cs="Courier New"/>
          <w:color w:val="242729"/>
          <w:sz w:val="20"/>
          <w:szCs w:val="20"/>
          <w:bdr w:val="none" w:sz="0" w:space="0" w:color="auto" w:frame="1"/>
          <w:shd w:val="clear" w:color="auto" w:fill="EFF0F1"/>
        </w:rPr>
        <w:t>Vagrantfile</w:t>
      </w:r>
      <w:r w:rsidRPr="002B2159">
        <w:rPr>
          <w:rFonts w:ascii="Arial" w:eastAsia="Times New Roman" w:hAnsi="Arial" w:cs="Arial"/>
          <w:color w:val="242729"/>
          <w:sz w:val="23"/>
          <w:szCs w:val="23"/>
        </w:rPr>
        <w:t>/docker-compose YAML file that will fire up a set of linked apps, that includes a pre-seeded </w:t>
      </w:r>
      <w:r w:rsidRPr="002B2159">
        <w:rPr>
          <w:rFonts w:ascii="Consolas" w:eastAsia="Times New Roman" w:hAnsi="Consolas" w:cs="Courier New"/>
          <w:color w:val="242729"/>
          <w:sz w:val="20"/>
          <w:szCs w:val="20"/>
          <w:bdr w:val="none" w:sz="0" w:space="0" w:color="auto" w:frame="1"/>
          <w:shd w:val="clear" w:color="auto" w:fill="EFF0F1"/>
        </w:rPr>
        <w:t>mongo</w:t>
      </w:r>
      <w:r w:rsidRPr="002B2159">
        <w:rPr>
          <w:rFonts w:ascii="Arial" w:eastAsia="Times New Roman" w:hAnsi="Arial" w:cs="Arial"/>
          <w:color w:val="242729"/>
          <w:sz w:val="23"/>
          <w:szCs w:val="23"/>
        </w:rPr>
        <w:t> database with a (partially pre-populated) persistent data container.</w:t>
      </w:r>
    </w:p>
    <w:p w:rsidR="002B2159" w:rsidRPr="002B2159" w:rsidRDefault="002B2159" w:rsidP="002B2159">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18"/>
          <w:szCs w:val="23"/>
        </w:rPr>
        <w:t>--</w:t>
      </w:r>
      <w:r w:rsidRPr="002B2159">
        <w:rPr>
          <w:rFonts w:ascii="Arial" w:hAnsi="Arial" w:cs="Arial"/>
          <w:color w:val="242729"/>
          <w:sz w:val="18"/>
          <w:szCs w:val="23"/>
        </w:rPr>
        <w:sym w:font="Wingdings" w:char="F0E0"/>
      </w:r>
      <w:r w:rsidRPr="002B2159">
        <w:rPr>
          <w:rFonts w:ascii="Arial" w:hAnsi="Arial" w:cs="Arial"/>
          <w:color w:val="242729"/>
          <w:sz w:val="23"/>
          <w:szCs w:val="23"/>
        </w:rPr>
        <w:t xml:space="preserve"> I do this using another docker container whose only purpose is to seed mongo, then exit. I suspect this is the same idea as </w:t>
      </w:r>
      <w:hyperlink r:id="rId264" w:history="1">
        <w:r w:rsidRPr="002B2159">
          <w:rPr>
            <w:rFonts w:ascii="inherit" w:hAnsi="inherit" w:cs="Arial"/>
            <w:color w:val="005999"/>
            <w:sz w:val="23"/>
            <w:szCs w:val="23"/>
            <w:u w:val="single"/>
            <w:bdr w:val="none" w:sz="0" w:space="0" w:color="auto" w:frame="1"/>
          </w:rPr>
          <w:t>ebaxt</w:t>
        </w:r>
      </w:hyperlink>
      <w:r w:rsidRPr="002B2159">
        <w:rPr>
          <w:rFonts w:ascii="Arial" w:hAnsi="Arial" w:cs="Arial"/>
          <w:color w:val="242729"/>
          <w:sz w:val="23"/>
          <w:szCs w:val="23"/>
        </w:rPr>
        <w:t>'s, but when I was looking for an answer to this, I just wanted to see a quick-and-dirty, yet straightforward, example. So here is mine:</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inherit" w:eastAsia="Times New Roman" w:hAnsi="inherit" w:cs="Arial"/>
          <w:b/>
          <w:bCs/>
          <w:color w:val="242729"/>
          <w:sz w:val="23"/>
          <w:szCs w:val="23"/>
          <w:bdr w:val="none" w:sz="0" w:space="0" w:color="auto" w:frame="1"/>
        </w:rPr>
        <w:t>docker-compose.yml</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mongodb:</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image: mongo</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"27017:27017"</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mongo-seed:</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build: ./mongo-seed</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links: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mongodb</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858C93"/>
          <w:sz w:val="20"/>
          <w:szCs w:val="20"/>
          <w:bdr w:val="none" w:sz="0" w:space="0" w:color="auto" w:frame="1"/>
          <w:shd w:val="clear" w:color="auto" w:fill="EFF0F1"/>
        </w:rPr>
        <w:t># my webserver which uses mongo (not shown in example)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webserver: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build: ./webserver</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ports: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 </w:t>
      </w:r>
      <w:r w:rsidRPr="002B2159">
        <w:rPr>
          <w:rFonts w:ascii="inherit" w:eastAsia="Times New Roman" w:hAnsi="inherit" w:cs="Courier New"/>
          <w:color w:val="7D2727"/>
          <w:sz w:val="20"/>
          <w:szCs w:val="20"/>
          <w:bdr w:val="none" w:sz="0" w:space="0" w:color="auto" w:frame="1"/>
          <w:shd w:val="clear" w:color="auto" w:fill="EFF0F1"/>
        </w:rPr>
        <w:t>"80:80"</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links:</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 xml:space="preserve">    - mongodb</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inherit" w:eastAsia="Times New Roman" w:hAnsi="inherit" w:cs="Arial"/>
          <w:b/>
          <w:bCs/>
          <w:color w:val="242729"/>
          <w:sz w:val="23"/>
          <w:szCs w:val="23"/>
          <w:bdr w:val="none" w:sz="0" w:space="0" w:color="auto" w:frame="1"/>
        </w:rPr>
        <w:t>mongo-seed/Dockerfile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FROM mongo</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COPY init.json /init.json</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CMD mongoimport --host mongodb --db reach-engine --collection MyDummyCollection --type json --file /init.json --jsonArray</w:t>
      </w:r>
    </w:p>
    <w:p w:rsidR="002B2159" w:rsidRPr="002B2159" w:rsidRDefault="002B2159" w:rsidP="002B2159">
      <w:pPr>
        <w:shd w:val="clear" w:color="auto" w:fill="FFFFFF"/>
        <w:spacing w:after="0" w:line="240" w:lineRule="auto"/>
        <w:textAlignment w:val="baseline"/>
        <w:rPr>
          <w:rFonts w:ascii="Arial" w:eastAsia="Times New Roman" w:hAnsi="Arial" w:cs="Arial"/>
          <w:color w:val="242729"/>
          <w:sz w:val="23"/>
          <w:szCs w:val="23"/>
        </w:rPr>
      </w:pPr>
      <w:r w:rsidRPr="002B2159">
        <w:rPr>
          <w:rFonts w:ascii="inherit" w:eastAsia="Times New Roman" w:hAnsi="inherit" w:cs="Arial"/>
          <w:b/>
          <w:bCs/>
          <w:color w:val="242729"/>
          <w:sz w:val="23"/>
          <w:szCs w:val="23"/>
          <w:bdr w:val="none" w:sz="0" w:space="0" w:color="auto" w:frame="1"/>
        </w:rPr>
        <w:t>mongo-seed/init.json</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"name"</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"Joe Smith"</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"email"</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"jsmith@gmail.com"</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"age"</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40</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"admin"</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101094"/>
          <w:sz w:val="20"/>
          <w:szCs w:val="20"/>
          <w:bdr w:val="none" w:sz="0" w:space="0" w:color="auto" w:frame="1"/>
          <w:shd w:val="clear" w:color="auto" w:fill="EFF0F1"/>
        </w:rPr>
        <w:t>false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lastRenderedPageBreak/>
        <w:t xml:space="preserve">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"name"</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"Jen Ford"</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"email"</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"jford@gmail.com"</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"age"</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45</w:t>
      </w:r>
      <w:r w:rsidRPr="002B2159">
        <w:rPr>
          <w:rFonts w:ascii="inherit" w:eastAsia="Times New Roman" w:hAnsi="inherit" w:cs="Courier New"/>
          <w:color w:val="303336"/>
          <w:sz w:val="20"/>
          <w:szCs w:val="20"/>
          <w:bdr w:val="none" w:sz="0" w:space="0" w:color="auto" w:frame="1"/>
          <w:shd w:val="clear" w:color="auto" w:fill="EFF0F1"/>
        </w:rPr>
        <w:t>,</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7D2727"/>
          <w:sz w:val="20"/>
          <w:szCs w:val="20"/>
          <w:bdr w:val="none" w:sz="0" w:space="0" w:color="auto" w:frame="1"/>
          <w:shd w:val="clear" w:color="auto" w:fill="EFF0F1"/>
        </w:rPr>
        <w:t>"admin"</w:t>
      </w:r>
      <w:r w:rsidRPr="002B2159">
        <w:rPr>
          <w:rFonts w:ascii="inherit" w:eastAsia="Times New Roman" w:hAnsi="inherit" w:cs="Courier New"/>
          <w:color w:val="303336"/>
          <w:sz w:val="20"/>
          <w:szCs w:val="20"/>
          <w:bdr w:val="none" w:sz="0" w:space="0" w:color="auto" w:frame="1"/>
          <w:shd w:val="clear" w:color="auto" w:fill="EFF0F1"/>
        </w:rPr>
        <w:t xml:space="preserve">: </w:t>
      </w:r>
      <w:r w:rsidRPr="002B2159">
        <w:rPr>
          <w:rFonts w:ascii="inherit" w:eastAsia="Times New Roman" w:hAnsi="inherit" w:cs="Courier New"/>
          <w:color w:val="101094"/>
          <w:sz w:val="20"/>
          <w:szCs w:val="20"/>
          <w:bdr w:val="none" w:sz="0" w:space="0" w:color="auto" w:frame="1"/>
          <w:shd w:val="clear" w:color="auto" w:fill="EFF0F1"/>
        </w:rPr>
        <w:t>true</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2B2159">
        <w:rPr>
          <w:rFonts w:ascii="inherit" w:eastAsia="Times New Roman" w:hAnsi="inherit" w:cs="Courier New"/>
          <w:color w:val="303336"/>
          <w:sz w:val="20"/>
          <w:szCs w:val="20"/>
          <w:bdr w:val="none" w:sz="0" w:space="0" w:color="auto" w:frame="1"/>
          <w:shd w:val="clear" w:color="auto" w:fill="EFF0F1"/>
        </w:rPr>
        <w:t xml:space="preserve">  }</w:t>
      </w:r>
    </w:p>
    <w:p w:rsidR="002B2159" w:rsidRPr="002B2159" w:rsidRDefault="002B2159" w:rsidP="002B215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2B2159">
        <w:rPr>
          <w:rFonts w:ascii="inherit" w:eastAsia="Times New Roman" w:hAnsi="inherit" w:cs="Courier New"/>
          <w:color w:val="303336"/>
          <w:sz w:val="20"/>
          <w:szCs w:val="20"/>
          <w:bdr w:val="none" w:sz="0" w:space="0" w:color="auto" w:frame="1"/>
          <w:shd w:val="clear" w:color="auto" w:fill="EFF0F1"/>
        </w:rPr>
        <w:t>]</w:t>
      </w:r>
    </w:p>
    <w:p w:rsidR="00400212" w:rsidRPr="00400212" w:rsidRDefault="00ED2DD3" w:rsidP="00400212">
      <w:pPr>
        <w:pStyle w:val="Heading1"/>
        <w:shd w:val="clear" w:color="auto" w:fill="FFFFFF"/>
        <w:spacing w:before="0" w:beforeAutospacing="0" w:after="0" w:afterAutospacing="0"/>
        <w:textAlignment w:val="baseline"/>
        <w:rPr>
          <w:rFonts w:ascii="Arial" w:hAnsi="Arial" w:cs="Arial"/>
          <w:color w:val="242729"/>
          <w:sz w:val="32"/>
          <w:szCs w:val="33"/>
        </w:rPr>
      </w:pPr>
      <w:r w:rsidRPr="00400212">
        <w:rPr>
          <w:rFonts w:ascii="Arial" w:hAnsi="Arial" w:cs="Arial"/>
          <w:color w:val="242729"/>
          <w:sz w:val="16"/>
          <w:szCs w:val="23"/>
        </w:rPr>
        <w:t>56.)</w:t>
      </w:r>
      <w:r w:rsidR="00400212" w:rsidRPr="00400212">
        <w:rPr>
          <w:rFonts w:ascii="Arial" w:hAnsi="Arial" w:cs="Arial"/>
          <w:color w:val="242729"/>
          <w:sz w:val="32"/>
          <w:szCs w:val="33"/>
        </w:rPr>
        <w:t xml:space="preserve"> </w:t>
      </w:r>
      <w:hyperlink r:id="rId265" w:history="1">
        <w:r w:rsidR="00400212" w:rsidRPr="00400212">
          <w:rPr>
            <w:rFonts w:ascii="inherit" w:hAnsi="inherit" w:cs="Arial"/>
            <w:b w:val="0"/>
            <w:bCs w:val="0"/>
            <w:color w:val="242729"/>
            <w:sz w:val="28"/>
            <w:szCs w:val="36"/>
            <w:highlight w:val="yellow"/>
            <w:u w:val="single"/>
            <w:bdr w:val="none" w:sz="0" w:space="0" w:color="auto" w:frame="1"/>
          </w:rPr>
          <w:t>How to get docker-compose to always re-create containers from fresh images?</w:t>
        </w:r>
      </w:hyperlink>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My docker images are built on a Jenkins CI server and are pushed to our private Docker Registry. My goal is to provision environments with docker-compose which always start the originally built state of the images.</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I am currently using docker-compose 1.3.2 as well as 1.4.0 on different machines but we also used older versions previously.</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I always used the </w:t>
      </w:r>
      <w:r w:rsidRPr="00400212">
        <w:rPr>
          <w:rFonts w:ascii="Consolas" w:eastAsia="Times New Roman" w:hAnsi="Consolas" w:cs="Courier New"/>
          <w:color w:val="242729"/>
          <w:sz w:val="18"/>
          <w:szCs w:val="20"/>
          <w:bdr w:val="none" w:sz="0" w:space="0" w:color="auto" w:frame="1"/>
          <w:shd w:val="clear" w:color="auto" w:fill="EFF0F1"/>
        </w:rPr>
        <w:t>docker-compose pull &amp;&amp; docker-compose up -d</w:t>
      </w:r>
      <w:r w:rsidRPr="00400212">
        <w:rPr>
          <w:rFonts w:ascii="Arial" w:eastAsia="Times New Roman" w:hAnsi="Arial" w:cs="Arial"/>
          <w:color w:val="242729"/>
          <w:szCs w:val="23"/>
        </w:rPr>
        <w:t> commands to fetch the fresh images from the registry and start them up. I believe my preferred behaviour was working as expected up to a certain point in time, but since then </w:t>
      </w:r>
      <w:r w:rsidRPr="00400212">
        <w:rPr>
          <w:rFonts w:ascii="Consolas" w:eastAsia="Times New Roman" w:hAnsi="Consolas" w:cs="Courier New"/>
          <w:color w:val="242729"/>
          <w:sz w:val="18"/>
          <w:szCs w:val="20"/>
          <w:bdr w:val="none" w:sz="0" w:space="0" w:color="auto" w:frame="1"/>
          <w:shd w:val="clear" w:color="auto" w:fill="EFF0F1"/>
        </w:rPr>
        <w:t>docker-compose up</w:t>
      </w:r>
      <w:r w:rsidRPr="00400212">
        <w:rPr>
          <w:rFonts w:ascii="Arial" w:eastAsia="Times New Roman" w:hAnsi="Arial" w:cs="Arial"/>
          <w:color w:val="242729"/>
          <w:szCs w:val="23"/>
        </w:rPr>
        <w:t> started to re-run previously stopped containers instead of starting the originally built images every time.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Is there a way to get rid of this behaviour? Could that way be one which is wired in the docker-compose.yml configuration file to not depend "not forgetting" something on the command line upon every invocation?</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ps. Besides finding a way to achieve my goal, I would also love to know a bit more about the background of this behaviour. I think the basic idea of Docker is to build an immutable infrastructure. The current behaviour of docker-compose just seem to plain clash with this approach.. or do I miss some points here?</w:t>
      </w:r>
    </w:p>
    <w:p w:rsidR="00400212" w:rsidRPr="00400212" w:rsidRDefault="00400212" w:rsidP="00400212">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Consolas" w:hAnsi="Consolas" w:cs="Courier New"/>
          <w:color w:val="242729"/>
          <w:sz w:val="20"/>
          <w:szCs w:val="20"/>
          <w:bdr w:val="none" w:sz="0" w:space="0" w:color="auto" w:frame="1"/>
          <w:shd w:val="clear" w:color="auto" w:fill="EFF0F1"/>
        </w:rPr>
        <w:t xml:space="preserve"> docker-compose up --force-recreate</w:t>
      </w:r>
      <w:r w:rsidRPr="00400212">
        <w:rPr>
          <w:rFonts w:ascii="Arial" w:hAnsi="Arial" w:cs="Arial"/>
          <w:color w:val="242729"/>
          <w:sz w:val="23"/>
          <w:szCs w:val="23"/>
        </w:rPr>
        <w:t> is one option, but if you're using it for CI, I would start the build with </w:t>
      </w:r>
      <w:r w:rsidRPr="00400212">
        <w:rPr>
          <w:rFonts w:ascii="Consolas" w:hAnsi="Consolas" w:cs="Courier New"/>
          <w:color w:val="242729"/>
          <w:sz w:val="20"/>
          <w:szCs w:val="20"/>
          <w:bdr w:val="none" w:sz="0" w:space="0" w:color="auto" w:frame="1"/>
          <w:shd w:val="clear" w:color="auto" w:fill="EFF0F1"/>
        </w:rPr>
        <w:t>docker-compose rm -f</w:t>
      </w:r>
      <w:r w:rsidRPr="00400212">
        <w:rPr>
          <w:rFonts w:ascii="Arial" w:hAnsi="Arial" w:cs="Arial"/>
          <w:color w:val="242729"/>
          <w:sz w:val="23"/>
          <w:szCs w:val="23"/>
        </w:rPr>
        <w:t> to stop and remove the containers and volumes (then follow it with pull and up).</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This is what I use: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rm -f</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pull</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up --build -d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Run some tests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./tests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stop -t 1</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The reason containers are recreated is to preserve any data volumes that might be used (and it also happens to make </w:t>
      </w:r>
      <w:r w:rsidRPr="00400212">
        <w:rPr>
          <w:rFonts w:ascii="Consolas" w:eastAsia="Times New Roman" w:hAnsi="Consolas" w:cs="Courier New"/>
          <w:color w:val="242729"/>
          <w:sz w:val="20"/>
          <w:szCs w:val="20"/>
          <w:bdr w:val="none" w:sz="0" w:space="0" w:color="auto" w:frame="1"/>
          <w:shd w:val="clear" w:color="auto" w:fill="EFF0F1"/>
        </w:rPr>
        <w:t>up</w:t>
      </w:r>
      <w:r w:rsidRPr="00400212">
        <w:rPr>
          <w:rFonts w:ascii="Arial" w:eastAsia="Times New Roman" w:hAnsi="Arial" w:cs="Arial"/>
          <w:color w:val="242729"/>
          <w:sz w:val="23"/>
          <w:szCs w:val="23"/>
        </w:rPr>
        <w:t> a lot faster).</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If you're doing CI you don't want that, so just removing everything should get you want you want.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Update: use </w:t>
      </w:r>
      <w:r w:rsidRPr="00400212">
        <w:rPr>
          <w:rFonts w:ascii="Consolas" w:eastAsia="Times New Roman" w:hAnsi="Consolas" w:cs="Courier New"/>
          <w:color w:val="242729"/>
          <w:sz w:val="20"/>
          <w:szCs w:val="20"/>
          <w:bdr w:val="none" w:sz="0" w:space="0" w:color="auto" w:frame="1"/>
          <w:shd w:val="clear" w:color="auto" w:fill="EFF0F1"/>
        </w:rPr>
        <w:t>up --build</w:t>
      </w:r>
      <w:r w:rsidRPr="00400212">
        <w:rPr>
          <w:rFonts w:ascii="Arial" w:eastAsia="Times New Roman" w:hAnsi="Arial" w:cs="Arial"/>
          <w:color w:val="242729"/>
          <w:sz w:val="23"/>
          <w:szCs w:val="23"/>
        </w:rPr>
        <w:t> which was added in </w:t>
      </w:r>
      <w:r w:rsidRPr="00400212">
        <w:rPr>
          <w:rFonts w:ascii="Consolas" w:eastAsia="Times New Roman" w:hAnsi="Consolas" w:cs="Courier New"/>
          <w:color w:val="242729"/>
          <w:sz w:val="20"/>
          <w:szCs w:val="20"/>
          <w:bdr w:val="none" w:sz="0" w:space="0" w:color="auto" w:frame="1"/>
          <w:shd w:val="clear" w:color="auto" w:fill="EFF0F1"/>
        </w:rPr>
        <w:t>docker-compose</w:t>
      </w:r>
      <w:r w:rsidRPr="00400212">
        <w:rPr>
          <w:rFonts w:ascii="Arial" w:eastAsia="Times New Roman" w:hAnsi="Arial" w:cs="Arial"/>
          <w:color w:val="242729"/>
          <w:sz w:val="23"/>
          <w:szCs w:val="23"/>
        </w:rPr>
        <w:t> 1.7</w:t>
      </w:r>
    </w:p>
    <w:p w:rsidR="00400212" w:rsidRPr="00400212" w:rsidRDefault="00400212" w:rsidP="00400212">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Arial" w:hAnsi="Arial" w:cs="Arial"/>
          <w:color w:val="242729"/>
          <w:sz w:val="23"/>
          <w:szCs w:val="23"/>
        </w:rPr>
        <w:t xml:space="preserve"> By current official </w:t>
      </w:r>
      <w:hyperlink r:id="rId266" w:history="1">
        <w:r w:rsidRPr="00400212">
          <w:rPr>
            <w:rFonts w:ascii="inherit" w:hAnsi="inherit" w:cs="Arial"/>
            <w:color w:val="005999"/>
            <w:sz w:val="23"/>
            <w:szCs w:val="23"/>
            <w:u w:val="single"/>
            <w:bdr w:val="none" w:sz="0" w:space="0" w:color="auto" w:frame="1"/>
          </w:rPr>
          <w:t>documentation</w:t>
        </w:r>
      </w:hyperlink>
      <w:r w:rsidRPr="00400212">
        <w:rPr>
          <w:rFonts w:ascii="Arial" w:hAnsi="Arial" w:cs="Arial"/>
          <w:color w:val="242729"/>
          <w:sz w:val="23"/>
          <w:szCs w:val="23"/>
        </w:rPr>
        <w:t> there is a short cut that stops and removes containers, networks, volumes, and images created by up, if they are already stopped or partially removed and so on, then it will do the trick too:</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down</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Then if you have new changes on your images or Dockerfiles use: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build --no-cache</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Finally:</w:t>
      </w:r>
      <w:r w:rsidRPr="00400212">
        <w:rPr>
          <w:rFonts w:ascii="Consolas" w:eastAsia="Times New Roman" w:hAnsi="Consolas" w:cs="Courier New"/>
          <w:color w:val="242729"/>
          <w:sz w:val="20"/>
          <w:szCs w:val="20"/>
          <w:bdr w:val="none" w:sz="0" w:space="0" w:color="auto" w:frame="1"/>
          <w:shd w:val="clear" w:color="auto" w:fill="EFF0F1"/>
        </w:rPr>
        <w:t>docker-compose up</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In one command:</w:t>
      </w:r>
      <w:r w:rsidRPr="00400212">
        <w:rPr>
          <w:rFonts w:ascii="Consolas" w:eastAsia="Times New Roman" w:hAnsi="Consolas" w:cs="Courier New"/>
          <w:color w:val="242729"/>
          <w:sz w:val="20"/>
          <w:szCs w:val="20"/>
          <w:bdr w:val="none" w:sz="0" w:space="0" w:color="auto" w:frame="1"/>
          <w:shd w:val="clear" w:color="auto" w:fill="EFF0F1"/>
        </w:rPr>
        <w:t xml:space="preserve"> docker-compose down &amp;&amp; docker-compose build --no-cache &amp;&amp; docker-compose up</w:t>
      </w:r>
    </w:p>
    <w:p w:rsidR="00400212" w:rsidRPr="00400212" w:rsidRDefault="00400212" w:rsidP="0040021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Arial" w:hAnsi="Arial" w:cs="Arial"/>
          <w:color w:val="242729"/>
          <w:sz w:val="23"/>
          <w:szCs w:val="23"/>
        </w:rPr>
        <w:t xml:space="preserve"> he only solution that worked for me was this command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docker-compose build --no-cache</w:t>
      </w:r>
    </w:p>
    <w:p w:rsid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lastRenderedPageBreak/>
        <w:t>This will automatically pull fresh image from repo and won't use the cache version that is prebuild with any parameters you've been using before</w:t>
      </w:r>
    </w:p>
    <w:p w:rsidR="00400212" w:rsidRPr="00400212" w:rsidRDefault="00400212" w:rsidP="00400212">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Arial" w:hAnsi="Arial" w:cs="Arial"/>
          <w:color w:val="242729"/>
          <w:sz w:val="23"/>
          <w:szCs w:val="23"/>
        </w:rPr>
        <w:t xml:space="preserve"> You can pass </w:t>
      </w:r>
      <w:r w:rsidRPr="00400212">
        <w:rPr>
          <w:rFonts w:ascii="Consolas" w:hAnsi="Consolas" w:cs="Courier New"/>
          <w:color w:val="242729"/>
          <w:sz w:val="20"/>
          <w:szCs w:val="20"/>
          <w:bdr w:val="none" w:sz="0" w:space="0" w:color="auto" w:frame="1"/>
          <w:shd w:val="clear" w:color="auto" w:fill="EFF0F1"/>
        </w:rPr>
        <w:t>--force-recreate</w:t>
      </w:r>
      <w:r w:rsidRPr="00400212">
        <w:rPr>
          <w:rFonts w:ascii="Arial" w:hAnsi="Arial" w:cs="Arial"/>
          <w:color w:val="242729"/>
          <w:sz w:val="23"/>
          <w:szCs w:val="23"/>
        </w:rPr>
        <w:t> to </w:t>
      </w:r>
      <w:r w:rsidRPr="00400212">
        <w:rPr>
          <w:rFonts w:ascii="Consolas" w:hAnsi="Consolas" w:cs="Courier New"/>
          <w:color w:val="242729"/>
          <w:sz w:val="20"/>
          <w:szCs w:val="20"/>
          <w:bdr w:val="none" w:sz="0" w:space="0" w:color="auto" w:frame="1"/>
          <w:shd w:val="clear" w:color="auto" w:fill="EFF0F1"/>
        </w:rPr>
        <w:t>docker compose up</w:t>
      </w:r>
      <w:r w:rsidRPr="00400212">
        <w:rPr>
          <w:rFonts w:ascii="Arial" w:hAnsi="Arial" w:cs="Arial"/>
          <w:color w:val="242729"/>
          <w:sz w:val="23"/>
          <w:szCs w:val="23"/>
        </w:rPr>
        <w:t>, which should use fresh containers.</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I think the reasoning behind reusing containers is to preserve any changes during development. Note that Compose does something similar with volumes, which will also persist between container recreation (a recreated container will attach to its predecessor's volumes). This can be helpful, for example, if you have a Redis container used as a cache and you don't want to lose the cache each time you make a small change. At other times it's just confusing.</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I don't believe there is any way you can force this from the Compose file.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Arguably it does clash with immutable infrastructure principles. The counter-argument is probably that you don't use Compose in production (yet). Also, I'm not sure I agree that immutable infra is the basic idea of Docker, although it's certainly a good use case/selling point.</w:t>
      </w:r>
    </w:p>
    <w:p w:rsidR="00400212" w:rsidRPr="00400212" w:rsidRDefault="00400212" w:rsidP="00400212">
      <w:pPr>
        <w:pStyle w:val="Heading1"/>
        <w:shd w:val="clear" w:color="auto" w:fill="FFFFFF"/>
        <w:spacing w:before="0" w:beforeAutospacing="0" w:after="0" w:afterAutospacing="0"/>
        <w:textAlignment w:val="baseline"/>
        <w:rPr>
          <w:rFonts w:ascii="Arial" w:hAnsi="Arial" w:cs="Arial"/>
          <w:color w:val="242729"/>
          <w:sz w:val="20"/>
          <w:szCs w:val="33"/>
        </w:rPr>
      </w:pPr>
      <w:r w:rsidRPr="00400212">
        <w:rPr>
          <w:rFonts w:ascii="Arial" w:hAnsi="Arial" w:cs="Arial"/>
          <w:color w:val="242729"/>
          <w:sz w:val="20"/>
          <w:szCs w:val="23"/>
        </w:rPr>
        <w:t>57.)</w:t>
      </w:r>
      <w:r w:rsidRPr="00400212">
        <w:rPr>
          <w:rFonts w:ascii="Arial" w:hAnsi="Arial" w:cs="Arial"/>
          <w:color w:val="242729"/>
          <w:sz w:val="28"/>
          <w:szCs w:val="33"/>
        </w:rPr>
        <w:t xml:space="preserve"> </w:t>
      </w:r>
      <w:hyperlink r:id="rId267" w:history="1">
        <w:r w:rsidRPr="00400212">
          <w:rPr>
            <w:rStyle w:val="Hyperlink"/>
            <w:rFonts w:ascii="inherit" w:eastAsiaTheme="majorEastAsia" w:hAnsi="inherit" w:cs="Arial"/>
            <w:b w:val="0"/>
            <w:bCs w:val="0"/>
            <w:color w:val="242729"/>
            <w:sz w:val="26"/>
            <w:szCs w:val="36"/>
            <w:highlight w:val="yellow"/>
            <w:bdr w:val="none" w:sz="0" w:space="0" w:color="auto" w:frame="1"/>
          </w:rPr>
          <w:t>How to install docker-compose on Windows</w:t>
        </w:r>
      </w:hyperlink>
    </w:p>
    <w:p w:rsidR="00400212" w:rsidRDefault="00400212" w:rsidP="00400212">
      <w:pPr>
        <w:numPr>
          <w:ilvl w:val="0"/>
          <w:numId w:val="36"/>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install </w:t>
      </w:r>
      <w:hyperlink r:id="rId268" w:history="1">
        <w:r>
          <w:rPr>
            <w:rStyle w:val="Hyperlink"/>
            <w:rFonts w:ascii="inherit" w:hAnsi="inherit" w:cs="Arial"/>
            <w:color w:val="005999"/>
            <w:sz w:val="23"/>
            <w:szCs w:val="23"/>
            <w:bdr w:val="none" w:sz="0" w:space="0" w:color="auto" w:frame="1"/>
          </w:rPr>
          <w:t>docker-machine</w:t>
        </w:r>
      </w:hyperlink>
      <w:r>
        <w:rPr>
          <w:rFonts w:ascii="inherit" w:hAnsi="inherit" w:cs="Arial"/>
          <w:color w:val="242729"/>
          <w:sz w:val="23"/>
          <w:szCs w:val="23"/>
        </w:rPr>
        <w:t>;</w:t>
      </w:r>
    </w:p>
    <w:p w:rsidR="00400212" w:rsidRDefault="00400212" w:rsidP="00400212">
      <w:pPr>
        <w:numPr>
          <w:ilvl w:val="0"/>
          <w:numId w:val="36"/>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install </w:t>
      </w:r>
      <w:hyperlink r:id="rId269" w:history="1">
        <w:r>
          <w:rPr>
            <w:rStyle w:val="Hyperlink"/>
            <w:rFonts w:ascii="inherit" w:hAnsi="inherit" w:cs="Arial"/>
            <w:color w:val="005999"/>
            <w:sz w:val="23"/>
            <w:szCs w:val="23"/>
            <w:bdr w:val="none" w:sz="0" w:space="0" w:color="auto" w:frame="1"/>
          </w:rPr>
          <w:t>python</w:t>
        </w:r>
      </w:hyperlink>
      <w:r>
        <w:rPr>
          <w:rFonts w:ascii="inherit" w:hAnsi="inherit" w:cs="Arial"/>
          <w:color w:val="242729"/>
          <w:sz w:val="23"/>
          <w:szCs w:val="23"/>
        </w:rPr>
        <w:t> (3.4.3 worked fine)</w:t>
      </w:r>
    </w:p>
    <w:p w:rsidR="00400212" w:rsidRDefault="00400212" w:rsidP="00400212">
      <w:pPr>
        <w:numPr>
          <w:ilvl w:val="0"/>
          <w:numId w:val="36"/>
        </w:numPr>
        <w:shd w:val="clear" w:color="auto" w:fill="FFFFFF"/>
        <w:spacing w:after="0" w:line="240" w:lineRule="auto"/>
        <w:ind w:left="450"/>
        <w:textAlignment w:val="baseline"/>
        <w:rPr>
          <w:rFonts w:ascii="inherit" w:hAnsi="inherit" w:cs="Arial"/>
          <w:color w:val="242729"/>
          <w:sz w:val="23"/>
          <w:szCs w:val="23"/>
        </w:rPr>
      </w:pPr>
      <w:r>
        <w:rPr>
          <w:rFonts w:ascii="inherit" w:hAnsi="inherit" w:cs="Arial"/>
          <w:color w:val="242729"/>
          <w:sz w:val="23"/>
          <w:szCs w:val="23"/>
        </w:rPr>
        <w:t>install </w:t>
      </w:r>
      <w:hyperlink r:id="rId270" w:history="1">
        <w:r>
          <w:rPr>
            <w:rStyle w:val="Hyperlink"/>
            <w:rFonts w:ascii="inherit" w:hAnsi="inherit" w:cs="Arial"/>
            <w:color w:val="005999"/>
            <w:sz w:val="23"/>
            <w:szCs w:val="23"/>
            <w:bdr w:val="none" w:sz="0" w:space="0" w:color="auto" w:frame="1"/>
          </w:rPr>
          <w:t>pip</w:t>
        </w:r>
      </w:hyperlink>
      <w:r>
        <w:rPr>
          <w:rFonts w:ascii="inherit" w:hAnsi="inherit" w:cs="Arial"/>
          <w:color w:val="242729"/>
          <w:sz w:val="23"/>
          <w:szCs w:val="23"/>
        </w:rPr>
        <w:t>;</w:t>
      </w:r>
    </w:p>
    <w:p w:rsidR="00400212" w:rsidRDefault="00400212" w:rsidP="00400212">
      <w:pPr>
        <w:pStyle w:val="NormalWeb"/>
        <w:numPr>
          <w:ilvl w:val="0"/>
          <w:numId w:val="36"/>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after pip... run this command to install docker-compose:</w:t>
      </w:r>
    </w:p>
    <w:p w:rsidR="00400212" w:rsidRDefault="00400212" w:rsidP="00400212">
      <w:pPr>
        <w:pStyle w:val="HTMLPreformatted"/>
        <w:shd w:val="clear" w:color="auto" w:fill="EFF0F1"/>
        <w:ind w:left="450"/>
        <w:textAlignment w:val="baseline"/>
        <w:rPr>
          <w:rFonts w:ascii="Consolas" w:hAnsi="Consolas"/>
          <w:color w:val="242729"/>
        </w:rPr>
      </w:pPr>
      <w:r>
        <w:rPr>
          <w:rStyle w:val="HTMLCode"/>
          <w:rFonts w:ascii="Consolas" w:hAnsi="Consolas"/>
          <w:color w:val="242729"/>
          <w:bdr w:val="none" w:sz="0" w:space="0" w:color="auto" w:frame="1"/>
          <w:shd w:val="clear" w:color="auto" w:fill="EFF0F1"/>
        </w:rPr>
        <w:t>`pip install git+git://github.com/docker/compose.git`</w:t>
      </w:r>
    </w:p>
    <w:p w:rsidR="00400212" w:rsidRPr="00400212" w:rsidRDefault="00400212" w:rsidP="00400212">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23"/>
          <w:szCs w:val="23"/>
        </w:rPr>
        <w:t>58.)</w:t>
      </w:r>
      <w:r w:rsidRPr="00400212">
        <w:rPr>
          <w:rFonts w:ascii="Arial" w:hAnsi="Arial" w:cs="Arial"/>
          <w:color w:val="242729"/>
          <w:sz w:val="33"/>
          <w:szCs w:val="33"/>
        </w:rPr>
        <w:t xml:space="preserve"> </w:t>
      </w:r>
      <w:hyperlink r:id="rId271" w:history="1">
        <w:r w:rsidRPr="00400212">
          <w:rPr>
            <w:rFonts w:ascii="inherit" w:hAnsi="inherit" w:cs="Arial"/>
            <w:b w:val="0"/>
            <w:bCs w:val="0"/>
            <w:color w:val="242729"/>
            <w:sz w:val="28"/>
            <w:szCs w:val="36"/>
            <w:highlight w:val="yellow"/>
            <w:u w:val="single"/>
            <w:bdr w:val="none" w:sz="0" w:space="0" w:color="auto" w:frame="1"/>
          </w:rPr>
          <w:t>How to use environment variables in docker compose</w:t>
        </w:r>
      </w:hyperlink>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I would like to be able to use env variables inside docker-compose.yml, with values passed in at the time of docker-compose up. This is the example. I am doing this today with basic docker run command, which is wrapped around my own script. Is there a way to achieve it with compose, without any such bash wrappers?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proxy:</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xml:space="preserve">  hostname: $hostname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xml:space="preserve">  volumes: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xml:space="preserve">    - /mnt/data/logs/$hostname:/logs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rPr>
      </w:pPr>
      <w:r w:rsidRPr="00400212">
        <w:rPr>
          <w:rFonts w:ascii="Consolas" w:eastAsia="Times New Roman" w:hAnsi="Consolas" w:cs="Courier New"/>
          <w:color w:val="242729"/>
          <w:sz w:val="16"/>
          <w:szCs w:val="20"/>
          <w:bdr w:val="none" w:sz="0" w:space="0" w:color="auto" w:frame="1"/>
          <w:shd w:val="clear" w:color="auto" w:fill="EFF0F1"/>
        </w:rPr>
        <w:t xml:space="preserve">    - /mnt/data/$hostname:/data</w:t>
      </w:r>
    </w:p>
    <w:p w:rsidR="00400212" w:rsidRPr="00400212" w:rsidRDefault="00400212" w:rsidP="00400212">
      <w:pPr>
        <w:numPr>
          <w:ilvl w:val="0"/>
          <w:numId w:val="37"/>
        </w:numPr>
        <w:shd w:val="clear" w:color="auto" w:fill="FFFFFF"/>
        <w:spacing w:after="0" w:line="240" w:lineRule="auto"/>
        <w:ind w:left="450"/>
        <w:textAlignment w:val="baseline"/>
        <w:rPr>
          <w:rFonts w:ascii="inherit" w:eastAsia="Times New Roman" w:hAnsi="inherit" w:cs="Arial"/>
          <w:color w:val="242729"/>
          <w:sz w:val="23"/>
          <w:szCs w:val="23"/>
        </w:rPr>
      </w:pPr>
      <w:r>
        <w:rPr>
          <w:rFonts w:ascii="Arial" w:eastAsia="Times New Roman" w:hAnsi="Arial" w:cs="Arial"/>
          <w:color w:val="242729"/>
          <w:sz w:val="23"/>
          <w:szCs w:val="23"/>
        </w:rPr>
        <w:t>-</w:t>
      </w:r>
      <w:r w:rsidRPr="00400212">
        <w:rPr>
          <w:rFonts w:ascii="Arial" w:eastAsia="Times New Roman" w:hAnsi="Arial" w:cs="Arial"/>
          <w:color w:val="242729"/>
          <w:sz w:val="23"/>
          <w:szCs w:val="23"/>
        </w:rPr>
        <w:sym w:font="Wingdings" w:char="F0E0"/>
      </w:r>
      <w:r w:rsidRPr="00400212">
        <w:rPr>
          <w:rFonts w:ascii="inherit" w:eastAsia="Times New Roman" w:hAnsi="inherit" w:cs="Arial"/>
          <w:color w:val="242729"/>
          <w:sz w:val="23"/>
          <w:szCs w:val="23"/>
        </w:rPr>
        <w:t xml:space="preserve"> Create a </w:t>
      </w:r>
      <w:r w:rsidRPr="00400212">
        <w:rPr>
          <w:rFonts w:ascii="Consolas" w:eastAsia="Times New Roman" w:hAnsi="Consolas" w:cs="Courier New"/>
          <w:color w:val="242729"/>
          <w:sz w:val="20"/>
          <w:szCs w:val="20"/>
          <w:bdr w:val="none" w:sz="0" w:space="0" w:color="auto" w:frame="1"/>
          <w:shd w:val="clear" w:color="auto" w:fill="EFF0F1"/>
        </w:rPr>
        <w:t>template.yml</w:t>
      </w:r>
      <w:r w:rsidRPr="00400212">
        <w:rPr>
          <w:rFonts w:ascii="inherit" w:eastAsia="Times New Roman" w:hAnsi="inherit" w:cs="Arial"/>
          <w:color w:val="242729"/>
          <w:sz w:val="23"/>
          <w:szCs w:val="23"/>
        </w:rPr>
        <w:t>, which is your </w:t>
      </w:r>
      <w:r w:rsidRPr="00400212">
        <w:rPr>
          <w:rFonts w:ascii="Consolas" w:eastAsia="Times New Roman" w:hAnsi="Consolas" w:cs="Courier New"/>
          <w:color w:val="242729"/>
          <w:sz w:val="20"/>
          <w:szCs w:val="20"/>
          <w:bdr w:val="none" w:sz="0" w:space="0" w:color="auto" w:frame="1"/>
          <w:shd w:val="clear" w:color="auto" w:fill="EFF0F1"/>
        </w:rPr>
        <w:t>docker-compose.yml</w:t>
      </w:r>
      <w:r w:rsidRPr="00400212">
        <w:rPr>
          <w:rFonts w:ascii="inherit" w:eastAsia="Times New Roman" w:hAnsi="inherit" w:cs="Arial"/>
          <w:color w:val="242729"/>
          <w:sz w:val="23"/>
          <w:szCs w:val="23"/>
        </w:rPr>
        <w:t> with environment variable.</w:t>
      </w:r>
    </w:p>
    <w:p w:rsidR="00400212" w:rsidRPr="00400212" w:rsidRDefault="00400212" w:rsidP="00400212">
      <w:pPr>
        <w:numPr>
          <w:ilvl w:val="0"/>
          <w:numId w:val="37"/>
        </w:numPr>
        <w:shd w:val="clear" w:color="auto" w:fill="FFFFFF"/>
        <w:spacing w:line="240" w:lineRule="auto"/>
        <w:ind w:left="450"/>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Suppose your environment variables are in a file 'env.sh'</w:t>
      </w:r>
    </w:p>
    <w:p w:rsidR="00400212" w:rsidRPr="00400212" w:rsidRDefault="00400212" w:rsidP="00400212">
      <w:pPr>
        <w:numPr>
          <w:ilvl w:val="0"/>
          <w:numId w:val="37"/>
        </w:numPr>
        <w:shd w:val="clear" w:color="auto" w:fill="FFFFFF"/>
        <w:spacing w:after="0" w:line="240" w:lineRule="auto"/>
        <w:ind w:left="450"/>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Put the below piece of code in a sh file and run it.</w:t>
      </w:r>
    </w:p>
    <w:p w:rsidR="00400212" w:rsidRPr="00400212" w:rsidRDefault="00400212" w:rsidP="00400212">
      <w:pPr>
        <w:shd w:val="clear" w:color="auto" w:fill="FFF8DC"/>
        <w:spacing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source env.sh; rm -rf docker-compose.yml; envsubst &lt; "template.yml" &gt; "docker-compose.yml";</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A new file </w:t>
      </w:r>
      <w:r w:rsidRPr="00400212">
        <w:rPr>
          <w:rFonts w:ascii="Consolas" w:eastAsia="Times New Roman" w:hAnsi="Consolas" w:cs="Courier New"/>
          <w:color w:val="242729"/>
          <w:sz w:val="20"/>
          <w:szCs w:val="20"/>
          <w:bdr w:val="none" w:sz="0" w:space="0" w:color="auto" w:frame="1"/>
          <w:shd w:val="clear" w:color="auto" w:fill="EFF0F1"/>
        </w:rPr>
        <w:t>docker-compose.yml</w:t>
      </w:r>
      <w:r w:rsidRPr="00400212">
        <w:rPr>
          <w:rFonts w:ascii="Arial" w:eastAsia="Times New Roman" w:hAnsi="Arial" w:cs="Arial"/>
          <w:color w:val="242729"/>
          <w:sz w:val="23"/>
          <w:szCs w:val="23"/>
        </w:rPr>
        <w:t> will be generated with the correct values of environment variables.</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Sample template.yml file: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oracledb:</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image: ${ORACLE_DB_IMAGE}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privileged: true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cpuset: "0"</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 "${ORACLE_DB_PORT}:${ORACLE_DB_PORT}"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command: /bin/sh -c "chmod 777 /tmp/start; /tmp/start"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        container_name: ${ORACLE_DB_CONTAINER_NAME}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Sample env.sh file: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#!/bin/bash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export ORACLE_DB_IMAGE=&lt;image-name&gt;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rPr>
      </w:pPr>
      <w:r w:rsidRPr="00400212">
        <w:rPr>
          <w:rFonts w:ascii="Consolas" w:eastAsia="Times New Roman" w:hAnsi="Consolas" w:cs="Courier New"/>
          <w:color w:val="242729"/>
          <w:sz w:val="20"/>
          <w:szCs w:val="20"/>
          <w:bdr w:val="none" w:sz="0" w:space="0" w:color="auto" w:frame="1"/>
          <w:shd w:val="clear" w:color="auto" w:fill="EFF0F1"/>
        </w:rPr>
        <w:t xml:space="preserve">export ORACLE_DB_PORT=&lt;port to be exposed&gt;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00212">
        <w:rPr>
          <w:rFonts w:ascii="Consolas" w:eastAsia="Times New Roman" w:hAnsi="Consolas" w:cs="Courier New"/>
          <w:color w:val="242729"/>
          <w:sz w:val="20"/>
          <w:szCs w:val="20"/>
          <w:bdr w:val="none" w:sz="0" w:space="0" w:color="auto" w:frame="1"/>
          <w:shd w:val="clear" w:color="auto" w:fill="EFF0F1"/>
        </w:rPr>
        <w:t>export ORACLE_DB_CONTAINER_NAME=ORACLE_DB_SERVER</w:t>
      </w:r>
    </w:p>
    <w:p w:rsidR="00400212" w:rsidRPr="00400212" w:rsidRDefault="00400212" w:rsidP="00400212">
      <w:pPr>
        <w:pStyle w:val="Heading1"/>
        <w:shd w:val="clear" w:color="auto" w:fill="FFFFFF"/>
        <w:spacing w:before="0" w:beforeAutospacing="0" w:after="240" w:afterAutospacing="0"/>
        <w:textAlignment w:val="baseline"/>
        <w:rPr>
          <w:rFonts w:ascii="Arial" w:hAnsi="Arial" w:cs="Arial"/>
          <w:color w:val="242729"/>
          <w:sz w:val="24"/>
          <w:szCs w:val="32"/>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Arial" w:hAnsi="Arial" w:cs="Arial"/>
          <w:color w:val="242729"/>
          <w:sz w:val="32"/>
          <w:szCs w:val="32"/>
        </w:rPr>
        <w:t xml:space="preserve"> </w:t>
      </w:r>
      <w:r w:rsidRPr="00400212">
        <w:rPr>
          <w:rFonts w:ascii="Arial" w:hAnsi="Arial" w:cs="Arial"/>
          <w:color w:val="242729"/>
          <w:sz w:val="24"/>
          <w:szCs w:val="32"/>
        </w:rPr>
        <w:t>The DOCKER solution:</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lastRenderedPageBreak/>
        <w:t>It looks like docker-compose 1.5+ has enabled variables substitution: </w:t>
      </w:r>
      <w:hyperlink r:id="rId272" w:history="1">
        <w:r w:rsidRPr="00400212">
          <w:rPr>
            <w:rFonts w:ascii="inherit" w:eastAsia="Times New Roman" w:hAnsi="inherit" w:cs="Arial"/>
            <w:color w:val="005999"/>
            <w:sz w:val="19"/>
            <w:szCs w:val="23"/>
            <w:u w:val="single"/>
            <w:bdr w:val="none" w:sz="0" w:space="0" w:color="auto" w:frame="1"/>
          </w:rPr>
          <w:t>https://github.com/docker/compose/releases</w:t>
        </w:r>
      </w:hyperlink>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The latest Docker Compose allows you to access environment variables from your compose file. So you can source your environment variables, then run Compose like so:</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set -a</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source .my-env</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docker-compose up -d</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Then you can reference the variables in docker-compose.yml using ${VARIABLE}, like so:</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db:</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xml:space="preserve">  image: "postgres:${POSTGRES_VERSION}"</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And here is more info from the docs, taken here: </w:t>
      </w:r>
      <w:hyperlink r:id="rId273" w:anchor="variable-substitution" w:history="1">
        <w:r w:rsidRPr="00400212">
          <w:rPr>
            <w:rFonts w:ascii="inherit" w:eastAsia="Times New Roman" w:hAnsi="inherit" w:cs="Arial"/>
            <w:color w:val="005999"/>
            <w:sz w:val="19"/>
            <w:szCs w:val="23"/>
            <w:u w:val="single"/>
            <w:bdr w:val="none" w:sz="0" w:space="0" w:color="auto" w:frame="1"/>
          </w:rPr>
          <w:t>https://docs.docker.com/compose/compose-file/#variable-substitution</w:t>
        </w:r>
      </w:hyperlink>
    </w:p>
    <w:p w:rsidR="00400212" w:rsidRPr="00400212" w:rsidRDefault="00400212" w:rsidP="00400212">
      <w:pPr>
        <w:shd w:val="clear" w:color="auto" w:fill="FFF8DC"/>
        <w:spacing w:after="240" w:line="240" w:lineRule="auto"/>
        <w:textAlignment w:val="baseline"/>
        <w:rPr>
          <w:rFonts w:ascii="inherit" w:eastAsia="Times New Roman" w:hAnsi="inherit" w:cs="Arial"/>
          <w:color w:val="242729"/>
          <w:sz w:val="19"/>
          <w:szCs w:val="23"/>
        </w:rPr>
      </w:pPr>
      <w:r w:rsidRPr="00400212">
        <w:rPr>
          <w:rFonts w:ascii="inherit" w:eastAsia="Times New Roman" w:hAnsi="inherit" w:cs="Arial"/>
          <w:color w:val="242729"/>
          <w:sz w:val="19"/>
          <w:szCs w:val="23"/>
        </w:rPr>
        <w:t>When you run docker-compose up with this configuration, Compose looks for the POSTGRES_VERSION environment variable in the shell and substitutes its value in. For this example, Compose resolves the image to postgres:9.3 before running the configuration.</w:t>
      </w:r>
    </w:p>
    <w:p w:rsidR="00400212" w:rsidRPr="00400212" w:rsidRDefault="00400212" w:rsidP="00400212">
      <w:pPr>
        <w:shd w:val="clear" w:color="auto" w:fill="FFF8DC"/>
        <w:spacing w:after="240" w:line="240" w:lineRule="auto"/>
        <w:textAlignment w:val="baseline"/>
        <w:rPr>
          <w:rFonts w:ascii="inherit" w:eastAsia="Times New Roman" w:hAnsi="inherit" w:cs="Arial"/>
          <w:color w:val="242729"/>
          <w:sz w:val="19"/>
          <w:szCs w:val="23"/>
        </w:rPr>
      </w:pPr>
      <w:r w:rsidRPr="00400212">
        <w:rPr>
          <w:rFonts w:ascii="inherit" w:eastAsia="Times New Roman" w:hAnsi="inherit" w:cs="Arial"/>
          <w:color w:val="242729"/>
          <w:sz w:val="19"/>
          <w:szCs w:val="23"/>
        </w:rPr>
        <w:t>If an environment variable is not set, Compose substitutes with an empty string. In the example above, if POSTGRES_VERSION is not set, the value for the image option is postgres:.</w:t>
      </w:r>
    </w:p>
    <w:p w:rsidR="00400212" w:rsidRPr="00400212" w:rsidRDefault="00400212" w:rsidP="00400212">
      <w:pPr>
        <w:shd w:val="clear" w:color="auto" w:fill="FFF8DC"/>
        <w:spacing w:after="240" w:line="240" w:lineRule="auto"/>
        <w:textAlignment w:val="baseline"/>
        <w:rPr>
          <w:rFonts w:ascii="inherit" w:eastAsia="Times New Roman" w:hAnsi="inherit" w:cs="Arial"/>
          <w:color w:val="242729"/>
          <w:sz w:val="19"/>
          <w:szCs w:val="23"/>
        </w:rPr>
      </w:pPr>
      <w:r w:rsidRPr="00400212">
        <w:rPr>
          <w:rFonts w:ascii="inherit" w:eastAsia="Times New Roman" w:hAnsi="inherit" w:cs="Arial"/>
          <w:color w:val="242729"/>
          <w:sz w:val="19"/>
          <w:szCs w:val="23"/>
        </w:rPr>
        <w:t>Both $VARIABLE and ${VARIABLE} syntax are supported. Extended shell-style features, such as ${VARIABLE-default} and ${VARIABLE/foo/bar}, are not supported.</w:t>
      </w:r>
    </w:p>
    <w:p w:rsidR="00400212" w:rsidRPr="00400212" w:rsidRDefault="00400212" w:rsidP="00400212">
      <w:pPr>
        <w:shd w:val="clear" w:color="auto" w:fill="FFF8DC"/>
        <w:spacing w:line="240" w:lineRule="auto"/>
        <w:textAlignment w:val="baseline"/>
        <w:rPr>
          <w:rFonts w:ascii="inherit" w:eastAsia="Times New Roman" w:hAnsi="inherit" w:cs="Arial"/>
          <w:color w:val="242729"/>
          <w:sz w:val="19"/>
          <w:szCs w:val="23"/>
        </w:rPr>
      </w:pPr>
      <w:r w:rsidRPr="00400212">
        <w:rPr>
          <w:rFonts w:ascii="inherit" w:eastAsia="Times New Roman" w:hAnsi="inherit" w:cs="Arial"/>
          <w:color w:val="242729"/>
          <w:sz w:val="19"/>
          <w:szCs w:val="23"/>
        </w:rPr>
        <w:t>If you need to put a literal dollar sign in a configuration value, use a double dollar sign ($$).</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And I believe this feature was added in this pull request: </w:t>
      </w:r>
      <w:hyperlink r:id="rId274" w:history="1">
        <w:r w:rsidRPr="00400212">
          <w:rPr>
            <w:rFonts w:ascii="inherit" w:eastAsia="Times New Roman" w:hAnsi="inherit" w:cs="Arial"/>
            <w:color w:val="005999"/>
            <w:sz w:val="19"/>
            <w:szCs w:val="23"/>
            <w:u w:val="single"/>
            <w:bdr w:val="none" w:sz="0" w:space="0" w:color="auto" w:frame="1"/>
          </w:rPr>
          <w:t>https://github.com/docker/compose/pull/1765</w:t>
        </w:r>
      </w:hyperlink>
    </w:p>
    <w:p w:rsidR="00400212" w:rsidRPr="00400212" w:rsidRDefault="00400212" w:rsidP="00400212">
      <w:pPr>
        <w:shd w:val="clear" w:color="auto" w:fill="FFFFFF"/>
        <w:spacing w:after="240" w:line="240" w:lineRule="auto"/>
        <w:textAlignment w:val="baseline"/>
        <w:outlineLvl w:val="0"/>
        <w:rPr>
          <w:rFonts w:ascii="Arial" w:eastAsia="Times New Roman" w:hAnsi="Arial" w:cs="Arial"/>
          <w:b/>
          <w:bCs/>
          <w:color w:val="242729"/>
          <w:kern w:val="36"/>
          <w:sz w:val="24"/>
          <w:szCs w:val="32"/>
        </w:rPr>
      </w:pPr>
      <w:r w:rsidRPr="00400212">
        <w:rPr>
          <w:rFonts w:ascii="Arial" w:eastAsia="Times New Roman" w:hAnsi="Arial" w:cs="Arial"/>
          <w:b/>
          <w:bCs/>
          <w:color w:val="242729"/>
          <w:kern w:val="36"/>
          <w:sz w:val="24"/>
          <w:szCs w:val="32"/>
        </w:rPr>
        <w:t>The BASH solution:</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I notice folks have issues with Docker's environment variables support. Instead of dealing with environment variables in Docker, let's go back to basics, like bash! Here is a more flexible method using a bash script and a </w:t>
      </w:r>
      <w:r w:rsidRPr="00400212">
        <w:rPr>
          <w:rFonts w:ascii="Consolas" w:eastAsia="Times New Roman" w:hAnsi="Consolas" w:cs="Courier New"/>
          <w:color w:val="242729"/>
          <w:sz w:val="16"/>
          <w:szCs w:val="20"/>
          <w:bdr w:val="none" w:sz="0" w:space="0" w:color="auto" w:frame="1"/>
          <w:shd w:val="clear" w:color="auto" w:fill="EFF0F1"/>
        </w:rPr>
        <w:t>.env</w:t>
      </w:r>
      <w:r w:rsidRPr="00400212">
        <w:rPr>
          <w:rFonts w:ascii="Arial" w:eastAsia="Times New Roman" w:hAnsi="Arial" w:cs="Arial"/>
          <w:color w:val="242729"/>
          <w:sz w:val="20"/>
          <w:szCs w:val="23"/>
        </w:rPr>
        <w:t> file.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An example .env file: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EXAMPLE_URL=http://example.com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Note that the variable below is commented out and will not be used: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xml:space="preserve"># EXAMPLE_URL=http://example2.com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SECRET_KEY=ABDFWEDFSADFWWEFSFSDFM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You can even define the compose file in an env variable like so:</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COMPOSE_CONFIG=my-compose-file.yml</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You can define other compose files, and just comment them out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when not needed: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 COMPOSE_CONFIG=another-compose-file.yml</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then run this bash script in the same directory, which should deploy everything properly:</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#!/bin/bash</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docker rm -f `docker ps -aq -f name=myproject_*`</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set -a</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source .env</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16"/>
          <w:szCs w:val="20"/>
          <w:bdr w:val="none" w:sz="0" w:space="0" w:color="auto" w:frame="1"/>
          <w:shd w:val="clear" w:color="auto" w:fill="EFF0F1"/>
        </w:rPr>
      </w:pPr>
      <w:r w:rsidRPr="00400212">
        <w:rPr>
          <w:rFonts w:ascii="Consolas" w:eastAsia="Times New Roman" w:hAnsi="Consolas" w:cs="Courier New"/>
          <w:color w:val="242729"/>
          <w:sz w:val="16"/>
          <w:szCs w:val="20"/>
          <w:bdr w:val="none" w:sz="0" w:space="0" w:color="auto" w:frame="1"/>
          <w:shd w:val="clear" w:color="auto" w:fill="EFF0F1"/>
        </w:rPr>
        <w:t>cat ${COMPOSE_CONFIG} | envsubst | docker-compose -f - -p "myproject" up -d</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Just reference your env variables in your compose file with the usual bash syntax (ie </w:t>
      </w:r>
      <w:r w:rsidRPr="00400212">
        <w:rPr>
          <w:rFonts w:ascii="Consolas" w:eastAsia="Times New Roman" w:hAnsi="Consolas" w:cs="Courier New"/>
          <w:color w:val="242729"/>
          <w:sz w:val="16"/>
          <w:szCs w:val="20"/>
          <w:bdr w:val="none" w:sz="0" w:space="0" w:color="auto" w:frame="1"/>
          <w:shd w:val="clear" w:color="auto" w:fill="EFF0F1"/>
        </w:rPr>
        <w:t>${SECRET_KEY}</w:t>
      </w:r>
      <w:r w:rsidRPr="00400212">
        <w:rPr>
          <w:rFonts w:ascii="Arial" w:eastAsia="Times New Roman" w:hAnsi="Arial" w:cs="Arial"/>
          <w:color w:val="242729"/>
          <w:sz w:val="20"/>
          <w:szCs w:val="23"/>
        </w:rPr>
        <w:t> to insert the </w:t>
      </w:r>
      <w:r w:rsidRPr="00400212">
        <w:rPr>
          <w:rFonts w:ascii="Consolas" w:eastAsia="Times New Roman" w:hAnsi="Consolas" w:cs="Courier New"/>
          <w:color w:val="242729"/>
          <w:sz w:val="16"/>
          <w:szCs w:val="20"/>
          <w:bdr w:val="none" w:sz="0" w:space="0" w:color="auto" w:frame="1"/>
          <w:shd w:val="clear" w:color="auto" w:fill="EFF0F1"/>
        </w:rPr>
        <w:t>SECRET_KEY</w:t>
      </w:r>
      <w:r w:rsidRPr="00400212">
        <w:rPr>
          <w:rFonts w:ascii="Arial" w:eastAsia="Times New Roman" w:hAnsi="Arial" w:cs="Arial"/>
          <w:color w:val="242729"/>
          <w:sz w:val="20"/>
          <w:szCs w:val="23"/>
        </w:rPr>
        <w:t> from the </w:t>
      </w:r>
      <w:r w:rsidRPr="00400212">
        <w:rPr>
          <w:rFonts w:ascii="Consolas" w:eastAsia="Times New Roman" w:hAnsi="Consolas" w:cs="Courier New"/>
          <w:color w:val="242729"/>
          <w:sz w:val="16"/>
          <w:szCs w:val="20"/>
          <w:bdr w:val="none" w:sz="0" w:space="0" w:color="auto" w:frame="1"/>
          <w:shd w:val="clear" w:color="auto" w:fill="EFF0F1"/>
        </w:rPr>
        <w:t>.env</w:t>
      </w:r>
      <w:r w:rsidRPr="00400212">
        <w:rPr>
          <w:rFonts w:ascii="Arial" w:eastAsia="Times New Roman" w:hAnsi="Arial" w:cs="Arial"/>
          <w:color w:val="242729"/>
          <w:sz w:val="20"/>
          <w:szCs w:val="23"/>
        </w:rPr>
        <w:t> file).</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Note the </w:t>
      </w:r>
      <w:r w:rsidRPr="00400212">
        <w:rPr>
          <w:rFonts w:ascii="Consolas" w:eastAsia="Times New Roman" w:hAnsi="Consolas" w:cs="Courier New"/>
          <w:color w:val="242729"/>
          <w:sz w:val="16"/>
          <w:szCs w:val="20"/>
          <w:bdr w:val="none" w:sz="0" w:space="0" w:color="auto" w:frame="1"/>
          <w:shd w:val="clear" w:color="auto" w:fill="EFF0F1"/>
        </w:rPr>
        <w:t>COMPOSE_CONFIG</w:t>
      </w:r>
      <w:r w:rsidRPr="00400212">
        <w:rPr>
          <w:rFonts w:ascii="Arial" w:eastAsia="Times New Roman" w:hAnsi="Arial" w:cs="Arial"/>
          <w:color w:val="242729"/>
          <w:sz w:val="20"/>
          <w:szCs w:val="23"/>
        </w:rPr>
        <w:t> is defined in my </w:t>
      </w:r>
      <w:r w:rsidRPr="00400212">
        <w:rPr>
          <w:rFonts w:ascii="Consolas" w:eastAsia="Times New Roman" w:hAnsi="Consolas" w:cs="Courier New"/>
          <w:color w:val="242729"/>
          <w:sz w:val="16"/>
          <w:szCs w:val="20"/>
          <w:bdr w:val="none" w:sz="0" w:space="0" w:color="auto" w:frame="1"/>
          <w:shd w:val="clear" w:color="auto" w:fill="EFF0F1"/>
        </w:rPr>
        <w:t>.env</w:t>
      </w:r>
      <w:r w:rsidRPr="00400212">
        <w:rPr>
          <w:rFonts w:ascii="Arial" w:eastAsia="Times New Roman" w:hAnsi="Arial" w:cs="Arial"/>
          <w:color w:val="242729"/>
          <w:sz w:val="20"/>
          <w:szCs w:val="23"/>
        </w:rPr>
        <w:t> file and used in my bash script, but you can easily just replace </w:t>
      </w:r>
      <w:r w:rsidRPr="00400212">
        <w:rPr>
          <w:rFonts w:ascii="Consolas" w:eastAsia="Times New Roman" w:hAnsi="Consolas" w:cs="Courier New"/>
          <w:color w:val="242729"/>
          <w:sz w:val="16"/>
          <w:szCs w:val="20"/>
          <w:bdr w:val="none" w:sz="0" w:space="0" w:color="auto" w:frame="1"/>
          <w:shd w:val="clear" w:color="auto" w:fill="EFF0F1"/>
        </w:rPr>
        <w:t>{$COMPOSE_CONFIG}</w:t>
      </w:r>
      <w:r w:rsidRPr="00400212">
        <w:rPr>
          <w:rFonts w:ascii="Arial" w:eastAsia="Times New Roman" w:hAnsi="Arial" w:cs="Arial"/>
          <w:color w:val="242729"/>
          <w:sz w:val="20"/>
          <w:szCs w:val="23"/>
        </w:rPr>
        <w:t> with the </w:t>
      </w:r>
      <w:r w:rsidRPr="00400212">
        <w:rPr>
          <w:rFonts w:ascii="Consolas" w:eastAsia="Times New Roman" w:hAnsi="Consolas" w:cs="Courier New"/>
          <w:color w:val="242729"/>
          <w:sz w:val="16"/>
          <w:szCs w:val="20"/>
          <w:bdr w:val="none" w:sz="0" w:space="0" w:color="auto" w:frame="1"/>
          <w:shd w:val="clear" w:color="auto" w:fill="EFF0F1"/>
        </w:rPr>
        <w:t>my-compose-file.yml</w:t>
      </w:r>
      <w:r w:rsidRPr="00400212">
        <w:rPr>
          <w:rFonts w:ascii="Arial" w:eastAsia="Times New Roman" w:hAnsi="Arial" w:cs="Arial"/>
          <w:color w:val="242729"/>
          <w:sz w:val="20"/>
          <w:szCs w:val="23"/>
        </w:rPr>
        <w:t> in the bash script.</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0"/>
          <w:szCs w:val="23"/>
        </w:rPr>
      </w:pPr>
      <w:r w:rsidRPr="00400212">
        <w:rPr>
          <w:rFonts w:ascii="Arial" w:eastAsia="Times New Roman" w:hAnsi="Arial" w:cs="Arial"/>
          <w:color w:val="242729"/>
          <w:sz w:val="20"/>
          <w:szCs w:val="23"/>
        </w:rPr>
        <w:t>Also note that I labeled this deployment by naming all of my containers with the "myproject" prefix. You can use any name you want, but it helps identify your containers so you can easily reference them later. Assuming that your containers are stateless, as they should be, this script will quickly remove and redeploy your containers according to your .env file params and your compose YAML file.</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0"/>
          <w:szCs w:val="23"/>
        </w:rPr>
      </w:pPr>
      <w:r w:rsidRPr="00400212">
        <w:rPr>
          <w:rFonts w:ascii="inherit" w:eastAsia="Times New Roman" w:hAnsi="inherit" w:cs="Arial"/>
          <w:b/>
          <w:bCs/>
          <w:color w:val="242729"/>
          <w:sz w:val="19"/>
          <w:szCs w:val="23"/>
          <w:bdr w:val="none" w:sz="0" w:space="0" w:color="auto" w:frame="1"/>
        </w:rPr>
        <w:t>Update</w:t>
      </w:r>
      <w:r w:rsidRPr="00400212">
        <w:rPr>
          <w:rFonts w:ascii="Arial" w:eastAsia="Times New Roman" w:hAnsi="Arial" w:cs="Arial"/>
          <w:color w:val="242729"/>
          <w:sz w:val="20"/>
          <w:szCs w:val="23"/>
        </w:rPr>
        <w:t> Since this answer seems pretty popular, I wrote a blog post that describes my Docker deployment workflow in more depth: </w:t>
      </w:r>
      <w:hyperlink r:id="rId275" w:history="1">
        <w:r w:rsidRPr="00400212">
          <w:rPr>
            <w:rFonts w:ascii="inherit" w:eastAsia="Times New Roman" w:hAnsi="inherit" w:cs="Arial"/>
            <w:color w:val="005999"/>
            <w:sz w:val="19"/>
            <w:szCs w:val="23"/>
            <w:u w:val="single"/>
            <w:bdr w:val="none" w:sz="0" w:space="0" w:color="auto" w:frame="1"/>
          </w:rPr>
          <w:t>http://lukeswart.net/2016/03/lets-deploy-part-1/</w:t>
        </w:r>
      </w:hyperlink>
      <w:r w:rsidRPr="00400212">
        <w:rPr>
          <w:rFonts w:ascii="Arial" w:eastAsia="Times New Roman" w:hAnsi="Arial" w:cs="Arial"/>
          <w:color w:val="242729"/>
          <w:sz w:val="20"/>
          <w:szCs w:val="23"/>
        </w:rPr>
        <w:t> This might be helpful when you add more complexity to a deployment configuration, like nginx configs, LetsEncrypt certs, and linked containers.</w:t>
      </w:r>
    </w:p>
    <w:p w:rsidR="00400212" w:rsidRPr="00400212" w:rsidRDefault="00400212" w:rsidP="00400212">
      <w:pPr>
        <w:pStyle w:val="Heading1"/>
        <w:shd w:val="clear" w:color="auto" w:fill="FFFFFF"/>
        <w:spacing w:before="0" w:beforeAutospacing="0" w:after="0" w:afterAutospacing="0"/>
        <w:textAlignment w:val="baseline"/>
        <w:rPr>
          <w:rFonts w:ascii="Arial" w:hAnsi="Arial" w:cs="Arial"/>
          <w:color w:val="242729"/>
          <w:sz w:val="28"/>
          <w:szCs w:val="33"/>
        </w:rPr>
      </w:pPr>
      <w:r w:rsidRPr="00400212">
        <w:rPr>
          <w:rFonts w:ascii="Arial" w:hAnsi="Arial" w:cs="Arial"/>
          <w:color w:val="242729"/>
          <w:sz w:val="20"/>
          <w:szCs w:val="23"/>
          <w:highlight w:val="yellow"/>
        </w:rPr>
        <w:t>59.)</w:t>
      </w:r>
      <w:r w:rsidRPr="00400212">
        <w:rPr>
          <w:rFonts w:ascii="Arial" w:hAnsi="Arial" w:cs="Arial"/>
          <w:color w:val="242729"/>
          <w:sz w:val="28"/>
          <w:szCs w:val="33"/>
          <w:highlight w:val="yellow"/>
        </w:rPr>
        <w:t xml:space="preserve"> </w:t>
      </w:r>
      <w:hyperlink r:id="rId276" w:history="1">
        <w:r w:rsidRPr="00400212">
          <w:rPr>
            <w:rFonts w:ascii="inherit" w:hAnsi="inherit" w:cs="Arial"/>
            <w:b w:val="0"/>
            <w:bCs w:val="0"/>
            <w:color w:val="242729"/>
            <w:sz w:val="32"/>
            <w:szCs w:val="36"/>
            <w:highlight w:val="yellow"/>
            <w:u w:val="single"/>
            <w:bdr w:val="none" w:sz="0" w:space="0" w:color="auto" w:frame="1"/>
          </w:rPr>
          <w:t>How to correctly link php-fpm and Nginx Docker containers?</w:t>
        </w:r>
      </w:hyperlink>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I am trying to link 2 separate containers:</w:t>
      </w:r>
    </w:p>
    <w:p w:rsidR="00400212" w:rsidRPr="00400212" w:rsidRDefault="00400212" w:rsidP="00400212">
      <w:pPr>
        <w:numPr>
          <w:ilvl w:val="0"/>
          <w:numId w:val="38"/>
        </w:numPr>
        <w:shd w:val="clear" w:color="auto" w:fill="FFFFFF"/>
        <w:spacing w:after="0" w:line="240" w:lineRule="auto"/>
        <w:ind w:left="450"/>
        <w:textAlignment w:val="baseline"/>
        <w:rPr>
          <w:rFonts w:ascii="inherit" w:eastAsia="Times New Roman" w:hAnsi="inherit" w:cs="Arial"/>
          <w:color w:val="242729"/>
          <w:sz w:val="23"/>
          <w:szCs w:val="23"/>
        </w:rPr>
      </w:pPr>
      <w:hyperlink r:id="rId277" w:history="1">
        <w:r w:rsidRPr="00400212">
          <w:rPr>
            <w:rFonts w:ascii="inherit" w:eastAsia="Times New Roman" w:hAnsi="inherit" w:cs="Arial"/>
            <w:color w:val="005999"/>
            <w:sz w:val="23"/>
            <w:szCs w:val="23"/>
            <w:u w:val="single"/>
            <w:bdr w:val="none" w:sz="0" w:space="0" w:color="auto" w:frame="1"/>
          </w:rPr>
          <w:t>nginx:latest</w:t>
        </w:r>
      </w:hyperlink>
    </w:p>
    <w:p w:rsidR="00400212" w:rsidRPr="00400212" w:rsidRDefault="00400212" w:rsidP="00400212">
      <w:pPr>
        <w:numPr>
          <w:ilvl w:val="0"/>
          <w:numId w:val="38"/>
        </w:numPr>
        <w:shd w:val="clear" w:color="auto" w:fill="FFFFFF"/>
        <w:spacing w:after="0" w:line="240" w:lineRule="auto"/>
        <w:ind w:left="450"/>
        <w:textAlignment w:val="baseline"/>
        <w:rPr>
          <w:rFonts w:ascii="inherit" w:eastAsia="Times New Roman" w:hAnsi="inherit" w:cs="Arial"/>
          <w:color w:val="242729"/>
          <w:sz w:val="23"/>
          <w:szCs w:val="23"/>
        </w:rPr>
      </w:pPr>
      <w:hyperlink r:id="rId278" w:history="1">
        <w:r w:rsidRPr="00400212">
          <w:rPr>
            <w:rFonts w:ascii="inherit" w:eastAsia="Times New Roman" w:hAnsi="inherit" w:cs="Arial"/>
            <w:color w:val="005999"/>
            <w:sz w:val="23"/>
            <w:szCs w:val="23"/>
            <w:u w:val="single"/>
            <w:bdr w:val="none" w:sz="0" w:space="0" w:color="auto" w:frame="1"/>
          </w:rPr>
          <w:t>php:fpm</w:t>
        </w:r>
      </w:hyperlink>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The problem is that php scripts do not work. Perhaps the php-fpm configuration is incorrect. Here is the source code, which is in my </w:t>
      </w:r>
      <w:hyperlink r:id="rId279" w:history="1">
        <w:r w:rsidRPr="00400212">
          <w:rPr>
            <w:rFonts w:ascii="inherit" w:eastAsia="Times New Roman" w:hAnsi="inherit" w:cs="Arial"/>
            <w:color w:val="005999"/>
            <w:sz w:val="23"/>
            <w:szCs w:val="23"/>
            <w:u w:val="single"/>
            <w:bdr w:val="none" w:sz="0" w:space="0" w:color="auto" w:frame="1"/>
          </w:rPr>
          <w:t>repository</w:t>
        </w:r>
      </w:hyperlink>
      <w:r w:rsidRPr="00400212">
        <w:rPr>
          <w:rFonts w:ascii="Arial" w:eastAsia="Times New Roman" w:hAnsi="Arial" w:cs="Arial"/>
          <w:color w:val="242729"/>
          <w:sz w:val="23"/>
          <w:szCs w:val="23"/>
        </w:rPr>
        <w:t>. Here is the file </w:t>
      </w:r>
      <w:r w:rsidRPr="00400212">
        <w:rPr>
          <w:rFonts w:ascii="Consolas" w:eastAsia="Times New Roman" w:hAnsi="Consolas" w:cs="Courier New"/>
          <w:color w:val="242729"/>
          <w:sz w:val="20"/>
          <w:szCs w:val="20"/>
          <w:bdr w:val="none" w:sz="0" w:space="0" w:color="auto" w:frame="1"/>
          <w:shd w:val="clear" w:color="auto" w:fill="EFF0F1"/>
        </w:rPr>
        <w:t>docker-compose.yml</w:t>
      </w:r>
      <w:r w:rsidRPr="00400212">
        <w:rPr>
          <w:rFonts w:ascii="Arial" w:eastAsia="Times New Roman" w:hAnsi="Arial" w:cs="Arial"/>
          <w:color w:val="242729"/>
          <w:sz w:val="23"/>
          <w:szCs w:val="23"/>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nginx:</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build: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w:t>
      </w:r>
      <w:r w:rsidRPr="00400212">
        <w:rPr>
          <w:rFonts w:ascii="inherit" w:eastAsia="Times New Roman" w:hAnsi="inherit" w:cs="Courier New"/>
          <w:color w:val="7D2727"/>
          <w:sz w:val="20"/>
          <w:szCs w:val="20"/>
          <w:bdr w:val="none" w:sz="0" w:space="0" w:color="auto" w:frame="1"/>
          <w:shd w:val="clear" w:color="auto" w:fill="EFF0F1"/>
        </w:rPr>
        <w:t>"80:80"</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w:t>
      </w:r>
      <w:r w:rsidRPr="00400212">
        <w:rPr>
          <w:rFonts w:ascii="inherit" w:eastAsia="Times New Roman" w:hAnsi="inherit" w:cs="Courier New"/>
          <w:color w:val="7D2727"/>
          <w:sz w:val="20"/>
          <w:szCs w:val="20"/>
          <w:bdr w:val="none" w:sz="0" w:space="0" w:color="auto" w:frame="1"/>
          <w:shd w:val="clear" w:color="auto" w:fill="EFF0F1"/>
        </w:rPr>
        <w:t>"443:443"</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volumes: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w:t>
      </w:r>
      <w:r w:rsidRPr="00400212">
        <w:rPr>
          <w:rFonts w:ascii="inherit" w:eastAsia="Times New Roman" w:hAnsi="inherit" w:cs="Courier New"/>
          <w:color w:val="7D2727"/>
          <w:sz w:val="20"/>
          <w:szCs w:val="20"/>
          <w:bdr w:val="none" w:sz="0" w:space="0" w:color="auto" w:frame="1"/>
          <w:shd w:val="clear" w:color="auto" w:fill="EFF0F1"/>
        </w:rPr>
        <w:t>/var/</w:t>
      </w:r>
      <w:r w:rsidRPr="00400212">
        <w:rPr>
          <w:rFonts w:ascii="inherit" w:eastAsia="Times New Roman" w:hAnsi="inherit" w:cs="Courier New"/>
          <w:color w:val="303336"/>
          <w:sz w:val="20"/>
          <w:szCs w:val="20"/>
          <w:bdr w:val="none" w:sz="0" w:space="0" w:color="auto" w:frame="1"/>
          <w:shd w:val="clear" w:color="auto" w:fill="EFF0F1"/>
        </w:rPr>
        <w:t>www/test/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links: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fpm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fpm: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image: php:fpm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00212">
        <w:rPr>
          <w:rFonts w:ascii="inherit" w:eastAsia="Times New Roman" w:hAnsi="inherit" w:cs="Courier New"/>
          <w:color w:val="303336"/>
          <w:sz w:val="20"/>
          <w:szCs w:val="20"/>
          <w:bdr w:val="none" w:sz="0" w:space="0" w:color="auto" w:frame="1"/>
          <w:shd w:val="clear" w:color="auto" w:fill="EFF0F1"/>
        </w:rPr>
        <w:t xml:space="preserve">        - </w:t>
      </w:r>
      <w:r w:rsidRPr="00400212">
        <w:rPr>
          <w:rFonts w:ascii="inherit" w:eastAsia="Times New Roman" w:hAnsi="inherit" w:cs="Courier New"/>
          <w:color w:val="7D2727"/>
          <w:sz w:val="20"/>
          <w:szCs w:val="20"/>
          <w:bdr w:val="none" w:sz="0" w:space="0" w:color="auto" w:frame="1"/>
          <w:shd w:val="clear" w:color="auto" w:fill="EFF0F1"/>
        </w:rPr>
        <w:t>"9000:9000"</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and </w:t>
      </w:r>
      <w:r w:rsidRPr="00400212">
        <w:rPr>
          <w:rFonts w:ascii="Consolas" w:eastAsia="Times New Roman" w:hAnsi="Consolas" w:cs="Courier New"/>
          <w:color w:val="242729"/>
          <w:sz w:val="20"/>
          <w:szCs w:val="20"/>
          <w:bdr w:val="none" w:sz="0" w:space="0" w:color="auto" w:frame="1"/>
          <w:shd w:val="clear" w:color="auto" w:fill="EFF0F1"/>
        </w:rPr>
        <w:t>Dockerfile</w:t>
      </w:r>
      <w:r w:rsidRPr="00400212">
        <w:rPr>
          <w:rFonts w:ascii="Arial" w:eastAsia="Times New Roman" w:hAnsi="Arial" w:cs="Arial"/>
          <w:color w:val="242729"/>
          <w:sz w:val="23"/>
          <w:szCs w:val="23"/>
        </w:rPr>
        <w:t> which I used to build a custom image based on the nginx one: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FROM nginx</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858C93"/>
          <w:sz w:val="20"/>
          <w:szCs w:val="20"/>
          <w:bdr w:val="none" w:sz="0" w:space="0" w:color="auto" w:frame="1"/>
          <w:shd w:val="clear" w:color="auto" w:fill="EFF0F1"/>
        </w:rPr>
        <w:t># Change Nginx config here...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RUN rm /etc/nginx/conf.d/</w:t>
      </w:r>
      <w:r w:rsidRPr="00400212">
        <w:rPr>
          <w:rFonts w:ascii="inherit" w:eastAsia="Times New Roman" w:hAnsi="inherit" w:cs="Courier New"/>
          <w:color w:val="101094"/>
          <w:sz w:val="20"/>
          <w:szCs w:val="20"/>
          <w:bdr w:val="none" w:sz="0" w:space="0" w:color="auto" w:frame="1"/>
          <w:shd w:val="clear" w:color="auto" w:fill="EFF0F1"/>
        </w:rPr>
        <w:t>default</w:t>
      </w:r>
      <w:r w:rsidRPr="00400212">
        <w:rPr>
          <w:rFonts w:ascii="inherit" w:eastAsia="Times New Roman" w:hAnsi="inherit" w:cs="Courier New"/>
          <w:color w:val="303336"/>
          <w:sz w:val="20"/>
          <w:szCs w:val="20"/>
          <w:bdr w:val="none" w:sz="0" w:space="0" w:color="auto" w:frame="1"/>
          <w:shd w:val="clear" w:color="auto" w:fill="EFF0F1"/>
        </w:rPr>
        <w:t>.conf</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00212">
        <w:rPr>
          <w:rFonts w:ascii="inherit" w:eastAsia="Times New Roman" w:hAnsi="inherit" w:cs="Courier New"/>
          <w:color w:val="303336"/>
          <w:sz w:val="20"/>
          <w:szCs w:val="20"/>
          <w:bdr w:val="none" w:sz="0" w:space="0" w:color="auto" w:frame="1"/>
          <w:shd w:val="clear" w:color="auto" w:fill="EFF0F1"/>
        </w:rPr>
        <w:t>ADD ./</w:t>
      </w:r>
      <w:r w:rsidRPr="00400212">
        <w:rPr>
          <w:rFonts w:ascii="inherit" w:eastAsia="Times New Roman" w:hAnsi="inherit" w:cs="Courier New"/>
          <w:color w:val="101094"/>
          <w:sz w:val="20"/>
          <w:szCs w:val="20"/>
          <w:bdr w:val="none" w:sz="0" w:space="0" w:color="auto" w:frame="1"/>
          <w:shd w:val="clear" w:color="auto" w:fill="EFF0F1"/>
        </w:rPr>
        <w:t>default</w:t>
      </w:r>
      <w:r w:rsidRPr="00400212">
        <w:rPr>
          <w:rFonts w:ascii="inherit" w:eastAsia="Times New Roman" w:hAnsi="inherit" w:cs="Courier New"/>
          <w:color w:val="303336"/>
          <w:sz w:val="20"/>
          <w:szCs w:val="20"/>
          <w:bdr w:val="none" w:sz="0" w:space="0" w:color="auto" w:frame="1"/>
          <w:shd w:val="clear" w:color="auto" w:fill="EFF0F1"/>
        </w:rPr>
        <w:t>.conf /etc/nginx/conf.d/</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Lastly, here is my custom Nginx virtual host config:</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server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listen  </w:t>
      </w:r>
      <w:r w:rsidRPr="00400212">
        <w:rPr>
          <w:rFonts w:ascii="inherit" w:eastAsia="Times New Roman" w:hAnsi="inherit" w:cs="Courier New"/>
          <w:color w:val="7D2727"/>
          <w:sz w:val="20"/>
          <w:szCs w:val="20"/>
          <w:bdr w:val="none" w:sz="0" w:space="0" w:color="auto" w:frame="1"/>
          <w:shd w:val="clear" w:color="auto" w:fill="EFF0F1"/>
        </w:rPr>
        <w:t>80</w:t>
      </w:r>
      <w:r w:rsidRPr="00400212">
        <w:rPr>
          <w:rFonts w:ascii="inherit" w:eastAsia="Times New Roman" w:hAnsi="inherit" w:cs="Courier New"/>
          <w:color w:val="303336"/>
          <w:sz w:val="20"/>
          <w:szCs w:val="20"/>
          <w:bdr w:val="none" w:sz="0" w:space="0" w:color="auto" w:frame="1"/>
          <w:shd w:val="clear" w:color="auto" w:fill="EFF0F1"/>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server_name localhost;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root /</w:t>
      </w:r>
      <w:r w:rsidRPr="00400212">
        <w:rPr>
          <w:rFonts w:ascii="inherit" w:eastAsia="Times New Roman" w:hAnsi="inherit" w:cs="Courier New"/>
          <w:color w:val="101094"/>
          <w:sz w:val="20"/>
          <w:szCs w:val="20"/>
          <w:bdr w:val="none" w:sz="0" w:space="0" w:color="auto" w:frame="1"/>
          <w:shd w:val="clear" w:color="auto" w:fill="EFF0F1"/>
        </w:rPr>
        <w:t>var</w:t>
      </w:r>
      <w:r w:rsidRPr="00400212">
        <w:rPr>
          <w:rFonts w:ascii="inherit" w:eastAsia="Times New Roman" w:hAnsi="inherit" w:cs="Courier New"/>
          <w:color w:val="303336"/>
          <w:sz w:val="20"/>
          <w:szCs w:val="20"/>
          <w:bdr w:val="none" w:sz="0" w:space="0" w:color="auto" w:frame="1"/>
          <w:shd w:val="clear" w:color="auto" w:fill="EFF0F1"/>
        </w:rPr>
        <w:t>/www/test;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error_log /</w:t>
      </w:r>
      <w:r w:rsidRPr="00400212">
        <w:rPr>
          <w:rFonts w:ascii="inherit" w:eastAsia="Times New Roman" w:hAnsi="inherit" w:cs="Courier New"/>
          <w:color w:val="101094"/>
          <w:sz w:val="20"/>
          <w:szCs w:val="20"/>
          <w:bdr w:val="none" w:sz="0" w:space="0" w:color="auto" w:frame="1"/>
          <w:shd w:val="clear" w:color="auto" w:fill="EFF0F1"/>
        </w:rPr>
        <w:t>var</w:t>
      </w:r>
      <w:r w:rsidRPr="00400212">
        <w:rPr>
          <w:rFonts w:ascii="inherit" w:eastAsia="Times New Roman" w:hAnsi="inherit" w:cs="Courier New"/>
          <w:color w:val="303336"/>
          <w:sz w:val="20"/>
          <w:szCs w:val="20"/>
          <w:bdr w:val="none" w:sz="0" w:space="0" w:color="auto" w:frame="1"/>
          <w:shd w:val="clear" w:color="auto" w:fill="EFF0F1"/>
        </w:rPr>
        <w:t>/log/nginx/localhost.error.log;</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access_log /</w:t>
      </w:r>
      <w:r w:rsidRPr="00400212">
        <w:rPr>
          <w:rFonts w:ascii="inherit" w:eastAsia="Times New Roman" w:hAnsi="inherit" w:cs="Courier New"/>
          <w:color w:val="101094"/>
          <w:sz w:val="20"/>
          <w:szCs w:val="20"/>
          <w:bdr w:val="none" w:sz="0" w:space="0" w:color="auto" w:frame="1"/>
          <w:shd w:val="clear" w:color="auto" w:fill="EFF0F1"/>
        </w:rPr>
        <w:t>var</w:t>
      </w:r>
      <w:r w:rsidRPr="00400212">
        <w:rPr>
          <w:rFonts w:ascii="inherit" w:eastAsia="Times New Roman" w:hAnsi="inherit" w:cs="Courier New"/>
          <w:color w:val="303336"/>
          <w:sz w:val="20"/>
          <w:szCs w:val="20"/>
          <w:bdr w:val="none" w:sz="0" w:space="0" w:color="auto" w:frame="1"/>
          <w:shd w:val="clear" w:color="auto" w:fill="EFF0F1"/>
        </w:rPr>
        <w:t>/log/nginx/localhost.access.log;</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location /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w:t>
      </w:r>
      <w:r w:rsidRPr="00400212">
        <w:rPr>
          <w:rFonts w:ascii="inherit" w:eastAsia="Times New Roman" w:hAnsi="inherit" w:cs="Courier New"/>
          <w:color w:val="858C93"/>
          <w:sz w:val="20"/>
          <w:szCs w:val="20"/>
          <w:bdr w:val="none" w:sz="0" w:space="0" w:color="auto" w:frame="1"/>
          <w:shd w:val="clear" w:color="auto" w:fill="EFF0F1"/>
        </w:rPr>
        <w:t># try to serve file directly, fallback to app.php</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try_files $uri /index.php$is_args$args;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location ~ ^</w:t>
      </w:r>
      <w:r w:rsidRPr="00400212">
        <w:rPr>
          <w:rFonts w:ascii="inherit" w:eastAsia="Times New Roman" w:hAnsi="inherit" w:cs="Courier New"/>
          <w:color w:val="7D2727"/>
          <w:sz w:val="20"/>
          <w:szCs w:val="20"/>
          <w:bdr w:val="none" w:sz="0" w:space="0" w:color="auto" w:frame="1"/>
          <w:shd w:val="clear" w:color="auto" w:fill="EFF0F1"/>
        </w:rPr>
        <w:t>/.+\.php(/</w:t>
      </w:r>
      <w:r w:rsidRPr="00400212">
        <w:rPr>
          <w:rFonts w:ascii="inherit" w:eastAsia="Times New Roman" w:hAnsi="inherit" w:cs="Courier New"/>
          <w:color w:val="303336"/>
          <w:sz w:val="20"/>
          <w:szCs w:val="20"/>
          <w:bdr w:val="none" w:sz="0" w:space="0" w:color="auto" w:frame="1"/>
          <w:shd w:val="clear" w:color="auto" w:fill="EFF0F1"/>
        </w:rPr>
        <w:t>|$)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fastcgi_pass </w:t>
      </w:r>
      <w:r w:rsidRPr="00400212">
        <w:rPr>
          <w:rFonts w:ascii="inherit" w:eastAsia="Times New Roman" w:hAnsi="inherit" w:cs="Courier New"/>
          <w:color w:val="7D2727"/>
          <w:sz w:val="20"/>
          <w:szCs w:val="20"/>
          <w:bdr w:val="none" w:sz="0" w:space="0" w:color="auto" w:frame="1"/>
          <w:shd w:val="clear" w:color="auto" w:fill="EFF0F1"/>
        </w:rPr>
        <w:t>192.168</w:t>
      </w:r>
      <w:r w:rsidRPr="00400212">
        <w:rPr>
          <w:rFonts w:ascii="inherit" w:eastAsia="Times New Roman" w:hAnsi="inherit" w:cs="Courier New"/>
          <w:color w:val="303336"/>
          <w:sz w:val="20"/>
          <w:szCs w:val="20"/>
          <w:bdr w:val="none" w:sz="0" w:space="0" w:color="auto" w:frame="1"/>
          <w:shd w:val="clear" w:color="auto" w:fill="EFF0F1"/>
        </w:rPr>
        <w:t>.</w:t>
      </w:r>
      <w:r w:rsidRPr="00400212">
        <w:rPr>
          <w:rFonts w:ascii="inherit" w:eastAsia="Times New Roman" w:hAnsi="inherit" w:cs="Courier New"/>
          <w:color w:val="7D2727"/>
          <w:sz w:val="20"/>
          <w:szCs w:val="20"/>
          <w:bdr w:val="none" w:sz="0" w:space="0" w:color="auto" w:frame="1"/>
          <w:shd w:val="clear" w:color="auto" w:fill="EFF0F1"/>
        </w:rPr>
        <w:t>59.103</w:t>
      </w:r>
      <w:r w:rsidRPr="00400212">
        <w:rPr>
          <w:rFonts w:ascii="inherit" w:eastAsia="Times New Roman" w:hAnsi="inherit" w:cs="Courier New"/>
          <w:color w:val="303336"/>
          <w:sz w:val="20"/>
          <w:szCs w:val="20"/>
          <w:bdr w:val="none" w:sz="0" w:space="0" w:color="auto" w:frame="1"/>
          <w:shd w:val="clear" w:color="auto" w:fill="EFF0F1"/>
        </w:rPr>
        <w:t>:</w:t>
      </w:r>
      <w:r w:rsidRPr="00400212">
        <w:rPr>
          <w:rFonts w:ascii="inherit" w:eastAsia="Times New Roman" w:hAnsi="inherit" w:cs="Courier New"/>
          <w:color w:val="7D2727"/>
          <w:sz w:val="20"/>
          <w:szCs w:val="20"/>
          <w:bdr w:val="none" w:sz="0" w:space="0" w:color="auto" w:frame="1"/>
          <w:shd w:val="clear" w:color="auto" w:fill="EFF0F1"/>
        </w:rPr>
        <w:t>9000</w:t>
      </w:r>
      <w:r w:rsidRPr="00400212">
        <w:rPr>
          <w:rFonts w:ascii="inherit" w:eastAsia="Times New Roman" w:hAnsi="inherit" w:cs="Courier New"/>
          <w:color w:val="303336"/>
          <w:sz w:val="20"/>
          <w:szCs w:val="20"/>
          <w:bdr w:val="none" w:sz="0" w:space="0" w:color="auto" w:frame="1"/>
          <w:shd w:val="clear" w:color="auto" w:fill="EFF0F1"/>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fastcgi_split_path_info ^(.+\.php)(/.*)$;</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include fastcgi_params;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fastcgi_param SCRIPT_FILENAME $document_root$fastcgi_script_name;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fastcgi_param HTTPS off;</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00212">
        <w:rPr>
          <w:rFonts w:ascii="inherit" w:eastAsia="Times New Roman" w:hAnsi="inherit" w:cs="Courier New"/>
          <w:color w:val="303336"/>
          <w:sz w:val="20"/>
          <w:szCs w:val="20"/>
          <w:bdr w:val="none" w:sz="0" w:space="0" w:color="auto" w:frame="1"/>
          <w:shd w:val="clear" w:color="auto" w:fill="EFF0F1"/>
        </w:rPr>
        <w:t>}</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Could anybody help me configure these containers correctly to execute php scripts?</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inherit" w:eastAsia="Times New Roman" w:hAnsi="inherit" w:cs="Arial"/>
          <w:b/>
          <w:bCs/>
          <w:color w:val="242729"/>
          <w:sz w:val="23"/>
          <w:szCs w:val="23"/>
          <w:bdr w:val="none" w:sz="0" w:space="0" w:color="auto" w:frame="1"/>
        </w:rPr>
        <w:t>P.S.</w:t>
      </w:r>
      <w:r w:rsidRPr="00400212">
        <w:rPr>
          <w:rFonts w:ascii="Arial" w:eastAsia="Times New Roman" w:hAnsi="Arial" w:cs="Arial"/>
          <w:color w:val="242729"/>
          <w:sz w:val="23"/>
          <w:szCs w:val="23"/>
        </w:rPr>
        <w:t> I run containers via docker-composer like this:</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docker-compose up</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from the project root directory.</w:t>
      </w:r>
    </w:p>
    <w:p w:rsidR="00400212" w:rsidRPr="00400212" w:rsidRDefault="00400212" w:rsidP="0040021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t>
      </w:r>
      <w:r w:rsidRPr="00400212">
        <w:rPr>
          <w:rFonts w:ascii="Arial" w:hAnsi="Arial" w:cs="Arial"/>
          <w:color w:val="242729"/>
          <w:sz w:val="23"/>
          <w:szCs w:val="23"/>
        </w:rPr>
        <w:sym w:font="Wingdings" w:char="F0E0"/>
      </w:r>
      <w:r w:rsidRPr="00400212">
        <w:rPr>
          <w:rFonts w:ascii="Arial" w:hAnsi="Arial" w:cs="Arial"/>
          <w:color w:val="242729"/>
          <w:sz w:val="23"/>
          <w:szCs w:val="23"/>
        </w:rPr>
        <w:t xml:space="preserve"> Don't hardcode ip of containers in nginx config, docker link adds the hostname of the linked machine to the hosts file of the container and you should be able to ping by hostname.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lastRenderedPageBreak/>
        <w:t>EDIT: Docker 1.9 Networking no longer requires you to link containers, when multiple containers are connected to the same network, their hosts file will be updated so they can reach each other by hostname.</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Every time a docker container spins up from an image (even stop/start-ing an existing container) the containers get new ip's assigned by the docker host. These ip's are not in the same subnet as your actual machines.</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hyperlink r:id="rId280" w:anchor="container-linking" w:history="1">
        <w:r w:rsidRPr="00400212">
          <w:rPr>
            <w:rFonts w:ascii="inherit" w:eastAsia="Times New Roman" w:hAnsi="inherit" w:cs="Arial"/>
            <w:color w:val="005999"/>
            <w:sz w:val="23"/>
            <w:szCs w:val="23"/>
            <w:u w:val="single"/>
            <w:bdr w:val="none" w:sz="0" w:space="0" w:color="auto" w:frame="1"/>
          </w:rPr>
          <w:t>see docker linking docs</w:t>
        </w:r>
      </w:hyperlink>
      <w:r w:rsidRPr="00400212">
        <w:rPr>
          <w:rFonts w:ascii="Arial" w:eastAsia="Times New Roman" w:hAnsi="Arial" w:cs="Arial"/>
          <w:color w:val="242729"/>
          <w:sz w:val="23"/>
          <w:szCs w:val="23"/>
        </w:rPr>
        <w:t> (this is what compose uses in the background)</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hyperlink r:id="rId281" w:anchor="links" w:history="1">
        <w:r w:rsidRPr="00400212">
          <w:rPr>
            <w:rFonts w:ascii="inherit" w:eastAsia="Times New Roman" w:hAnsi="inherit" w:cs="Arial"/>
            <w:color w:val="005999"/>
            <w:sz w:val="23"/>
            <w:szCs w:val="23"/>
            <w:u w:val="single"/>
            <w:bdr w:val="none" w:sz="0" w:space="0" w:color="auto" w:frame="1"/>
          </w:rPr>
          <w:t>but more clearly explained in the </w:t>
        </w:r>
        <w:r w:rsidRPr="00400212">
          <w:rPr>
            <w:rFonts w:ascii="Consolas" w:eastAsia="Times New Roman" w:hAnsi="Consolas" w:cs="Courier New"/>
            <w:color w:val="005999"/>
            <w:sz w:val="20"/>
            <w:szCs w:val="20"/>
            <w:bdr w:val="none" w:sz="0" w:space="0" w:color="auto" w:frame="1"/>
            <w:shd w:val="clear" w:color="auto" w:fill="EFF0F1"/>
          </w:rPr>
          <w:t>docker-compose</w:t>
        </w:r>
        <w:r w:rsidRPr="00400212">
          <w:rPr>
            <w:rFonts w:ascii="inherit" w:eastAsia="Times New Roman" w:hAnsi="inherit" w:cs="Arial"/>
            <w:color w:val="005999"/>
            <w:sz w:val="23"/>
            <w:szCs w:val="23"/>
            <w:u w:val="single"/>
            <w:bdr w:val="none" w:sz="0" w:space="0" w:color="auto" w:frame="1"/>
          </w:rPr>
          <w:t> docs on links &amp; expose</w:t>
        </w:r>
      </w:hyperlink>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b/>
          <w:bCs/>
          <w:color w:val="242729"/>
          <w:sz w:val="23"/>
          <w:szCs w:val="23"/>
          <w:bdr w:val="none" w:sz="0" w:space="0" w:color="auto" w:frame="1"/>
        </w:rPr>
        <w:t>links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links: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db</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303336"/>
          <w:sz w:val="20"/>
          <w:szCs w:val="20"/>
          <w:bdr w:val="none" w:sz="0" w:space="0" w:color="auto" w:frame="1"/>
          <w:shd w:val="clear" w:color="auto" w:fill="EFF0F1"/>
        </w:rPr>
        <w:t xml:space="preserve"> - db:database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00212">
        <w:rPr>
          <w:rFonts w:ascii="inherit" w:eastAsia="Times New Roman" w:hAnsi="inherit" w:cs="Courier New"/>
          <w:color w:val="303336"/>
          <w:sz w:val="20"/>
          <w:szCs w:val="20"/>
          <w:bdr w:val="none" w:sz="0" w:space="0" w:color="auto" w:frame="1"/>
          <w:shd w:val="clear" w:color="auto" w:fill="EFF0F1"/>
        </w:rPr>
        <w:t xml:space="preserve"> - redis</w:t>
      </w:r>
    </w:p>
    <w:p w:rsidR="00400212" w:rsidRPr="00400212" w:rsidRDefault="00400212" w:rsidP="00400212">
      <w:pPr>
        <w:shd w:val="clear" w:color="auto" w:fill="FFF8DC"/>
        <w:spacing w:after="24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An entry with the alias' name will be created in /etc/hosts inside containers for this service, e.g:</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7D2727"/>
          <w:sz w:val="20"/>
          <w:szCs w:val="20"/>
          <w:bdr w:val="none" w:sz="0" w:space="0" w:color="auto" w:frame="1"/>
          <w:shd w:val="clear" w:color="auto" w:fill="EFF0F1"/>
        </w:rPr>
        <w:t>172.17</w:t>
      </w:r>
      <w:r w:rsidRPr="00400212">
        <w:rPr>
          <w:rFonts w:ascii="inherit" w:eastAsia="Times New Roman" w:hAnsi="inherit" w:cs="Courier New"/>
          <w:color w:val="303336"/>
          <w:sz w:val="20"/>
          <w:szCs w:val="20"/>
          <w:bdr w:val="none" w:sz="0" w:space="0" w:color="auto" w:frame="1"/>
          <w:shd w:val="clear" w:color="auto" w:fill="EFF0F1"/>
        </w:rPr>
        <w:t>.</w:t>
      </w:r>
      <w:r w:rsidRPr="00400212">
        <w:rPr>
          <w:rFonts w:ascii="inherit" w:eastAsia="Times New Roman" w:hAnsi="inherit" w:cs="Courier New"/>
          <w:color w:val="7D2727"/>
          <w:sz w:val="20"/>
          <w:szCs w:val="20"/>
          <w:bdr w:val="none" w:sz="0" w:space="0" w:color="auto" w:frame="1"/>
          <w:shd w:val="clear" w:color="auto" w:fill="EFF0F1"/>
        </w:rPr>
        <w:t>2.186</w:t>
      </w:r>
      <w:r w:rsidRPr="00400212">
        <w:rPr>
          <w:rFonts w:ascii="inherit" w:eastAsia="Times New Roman" w:hAnsi="inherit" w:cs="Courier New"/>
          <w:color w:val="303336"/>
          <w:sz w:val="20"/>
          <w:szCs w:val="20"/>
          <w:bdr w:val="none" w:sz="0" w:space="0" w:color="auto" w:frame="1"/>
          <w:shd w:val="clear" w:color="auto" w:fill="EFF0F1"/>
        </w:rPr>
        <w:t xml:space="preserve">  db</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400212">
        <w:rPr>
          <w:rFonts w:ascii="inherit" w:eastAsia="Times New Roman" w:hAnsi="inherit" w:cs="Courier New"/>
          <w:color w:val="7D2727"/>
          <w:sz w:val="20"/>
          <w:szCs w:val="20"/>
          <w:bdr w:val="none" w:sz="0" w:space="0" w:color="auto" w:frame="1"/>
          <w:shd w:val="clear" w:color="auto" w:fill="EFF0F1"/>
        </w:rPr>
        <w:t>172.17</w:t>
      </w:r>
      <w:r w:rsidRPr="00400212">
        <w:rPr>
          <w:rFonts w:ascii="inherit" w:eastAsia="Times New Roman" w:hAnsi="inherit" w:cs="Courier New"/>
          <w:color w:val="303336"/>
          <w:sz w:val="20"/>
          <w:szCs w:val="20"/>
          <w:bdr w:val="none" w:sz="0" w:space="0" w:color="auto" w:frame="1"/>
          <w:shd w:val="clear" w:color="auto" w:fill="EFF0F1"/>
        </w:rPr>
        <w:t>.</w:t>
      </w:r>
      <w:r w:rsidRPr="00400212">
        <w:rPr>
          <w:rFonts w:ascii="inherit" w:eastAsia="Times New Roman" w:hAnsi="inherit" w:cs="Courier New"/>
          <w:color w:val="7D2727"/>
          <w:sz w:val="20"/>
          <w:szCs w:val="20"/>
          <w:bdr w:val="none" w:sz="0" w:space="0" w:color="auto" w:frame="1"/>
          <w:shd w:val="clear" w:color="auto" w:fill="EFF0F1"/>
        </w:rPr>
        <w:t>2.186</w:t>
      </w:r>
      <w:r w:rsidRPr="00400212">
        <w:rPr>
          <w:rFonts w:ascii="inherit" w:eastAsia="Times New Roman" w:hAnsi="inherit" w:cs="Courier New"/>
          <w:color w:val="303336"/>
          <w:sz w:val="20"/>
          <w:szCs w:val="20"/>
          <w:bdr w:val="none" w:sz="0" w:space="0" w:color="auto" w:frame="1"/>
          <w:shd w:val="clear" w:color="auto" w:fill="EFF0F1"/>
        </w:rPr>
        <w:t xml:space="preserve">  database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400212">
        <w:rPr>
          <w:rFonts w:ascii="inherit" w:eastAsia="Times New Roman" w:hAnsi="inherit" w:cs="Courier New"/>
          <w:color w:val="7D2727"/>
          <w:sz w:val="20"/>
          <w:szCs w:val="20"/>
          <w:bdr w:val="none" w:sz="0" w:space="0" w:color="auto" w:frame="1"/>
          <w:shd w:val="clear" w:color="auto" w:fill="EFF0F1"/>
        </w:rPr>
        <w:t>172.17</w:t>
      </w:r>
      <w:r w:rsidRPr="00400212">
        <w:rPr>
          <w:rFonts w:ascii="inherit" w:eastAsia="Times New Roman" w:hAnsi="inherit" w:cs="Courier New"/>
          <w:color w:val="303336"/>
          <w:sz w:val="20"/>
          <w:szCs w:val="20"/>
          <w:bdr w:val="none" w:sz="0" w:space="0" w:color="auto" w:frame="1"/>
          <w:shd w:val="clear" w:color="auto" w:fill="EFF0F1"/>
        </w:rPr>
        <w:t>.</w:t>
      </w:r>
      <w:r w:rsidRPr="00400212">
        <w:rPr>
          <w:rFonts w:ascii="inherit" w:eastAsia="Times New Roman" w:hAnsi="inherit" w:cs="Courier New"/>
          <w:color w:val="7D2727"/>
          <w:sz w:val="20"/>
          <w:szCs w:val="20"/>
          <w:bdr w:val="none" w:sz="0" w:space="0" w:color="auto" w:frame="1"/>
          <w:shd w:val="clear" w:color="auto" w:fill="EFF0F1"/>
        </w:rPr>
        <w:t>2.187</w:t>
      </w:r>
      <w:r w:rsidRPr="00400212">
        <w:rPr>
          <w:rFonts w:ascii="inherit" w:eastAsia="Times New Roman" w:hAnsi="inherit" w:cs="Courier New"/>
          <w:color w:val="303336"/>
          <w:sz w:val="20"/>
          <w:szCs w:val="20"/>
          <w:bdr w:val="none" w:sz="0" w:space="0" w:color="auto" w:frame="1"/>
          <w:shd w:val="clear" w:color="auto" w:fill="EFF0F1"/>
        </w:rPr>
        <w:t xml:space="preserve">  redis</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b/>
          <w:bCs/>
          <w:color w:val="242729"/>
          <w:sz w:val="23"/>
          <w:szCs w:val="23"/>
          <w:bdr w:val="none" w:sz="0" w:space="0" w:color="auto" w:frame="1"/>
        </w:rPr>
        <w:t>expose</w:t>
      </w:r>
    </w:p>
    <w:p w:rsidR="00400212" w:rsidRPr="00400212" w:rsidRDefault="00400212" w:rsidP="00400212">
      <w:pPr>
        <w:shd w:val="clear" w:color="auto" w:fill="FFF8DC"/>
        <w:spacing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Expose ports </w:t>
      </w:r>
      <w:r w:rsidRPr="00400212">
        <w:rPr>
          <w:rFonts w:ascii="inherit" w:eastAsia="Times New Roman" w:hAnsi="inherit" w:cs="Arial"/>
          <w:b/>
          <w:bCs/>
          <w:color w:val="242729"/>
          <w:sz w:val="23"/>
          <w:szCs w:val="23"/>
          <w:bdr w:val="none" w:sz="0" w:space="0" w:color="auto" w:frame="1"/>
        </w:rPr>
        <w:t>without publishing them to the host machine</w:t>
      </w:r>
      <w:r w:rsidRPr="00400212">
        <w:rPr>
          <w:rFonts w:ascii="inherit" w:eastAsia="Times New Roman" w:hAnsi="inherit" w:cs="Arial"/>
          <w:color w:val="242729"/>
          <w:sz w:val="23"/>
          <w:szCs w:val="23"/>
        </w:rPr>
        <w:t> - they'll only be </w:t>
      </w:r>
      <w:r w:rsidRPr="00400212">
        <w:rPr>
          <w:rFonts w:ascii="inherit" w:eastAsia="Times New Roman" w:hAnsi="inherit" w:cs="Arial"/>
          <w:b/>
          <w:bCs/>
          <w:color w:val="242729"/>
          <w:sz w:val="23"/>
          <w:szCs w:val="23"/>
          <w:bdr w:val="none" w:sz="0" w:space="0" w:color="auto" w:frame="1"/>
        </w:rPr>
        <w:t>accessible to linked services</w:t>
      </w:r>
      <w:r w:rsidRPr="00400212">
        <w:rPr>
          <w:rFonts w:ascii="inherit" w:eastAsia="Times New Roman" w:hAnsi="inherit" w:cs="Arial"/>
          <w:color w:val="242729"/>
          <w:sz w:val="23"/>
          <w:szCs w:val="23"/>
        </w:rPr>
        <w:t>. Only the internal port can be specified.</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3"/>
          <w:szCs w:val="23"/>
        </w:rPr>
      </w:pPr>
      <w:r w:rsidRPr="00400212">
        <w:rPr>
          <w:rFonts w:ascii="Arial" w:eastAsia="Times New Roman" w:hAnsi="Arial" w:cs="Arial"/>
          <w:color w:val="242729"/>
          <w:sz w:val="23"/>
          <w:szCs w:val="23"/>
        </w:rPr>
        <w:t>and if you set up your project to get the ports + other credentials through environment variables, </w:t>
      </w:r>
      <w:hyperlink r:id="rId282" w:history="1">
        <w:r w:rsidRPr="00400212">
          <w:rPr>
            <w:rFonts w:ascii="inherit" w:eastAsia="Times New Roman" w:hAnsi="inherit" w:cs="Arial"/>
            <w:color w:val="005999"/>
            <w:sz w:val="23"/>
            <w:szCs w:val="23"/>
            <w:u w:val="single"/>
            <w:bdr w:val="none" w:sz="0" w:space="0" w:color="auto" w:frame="1"/>
          </w:rPr>
          <w:t>links automatically set a bunch of system variables</w:t>
        </w:r>
      </w:hyperlink>
      <w:r w:rsidRPr="00400212">
        <w:rPr>
          <w:rFonts w:ascii="Arial" w:eastAsia="Times New Roman" w:hAnsi="Arial" w:cs="Arial"/>
          <w:color w:val="242729"/>
          <w:sz w:val="23"/>
          <w:szCs w:val="23"/>
        </w:rPr>
        <w:t>:</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To see what environment variables are available to a service, run </w:t>
      </w:r>
      <w:r w:rsidRPr="00400212">
        <w:rPr>
          <w:rFonts w:ascii="Consolas" w:eastAsia="Times New Roman" w:hAnsi="Consolas" w:cs="Courier New"/>
          <w:color w:val="242729"/>
          <w:sz w:val="20"/>
          <w:szCs w:val="20"/>
          <w:bdr w:val="none" w:sz="0" w:space="0" w:color="auto" w:frame="1"/>
          <w:shd w:val="clear" w:color="auto" w:fill="EFF0F1"/>
        </w:rPr>
        <w:t>docker-compose run SERVICE env</w:t>
      </w:r>
      <w:r w:rsidRPr="00400212">
        <w:rPr>
          <w:rFonts w:ascii="inherit" w:eastAsia="Times New Roman" w:hAnsi="inherit" w:cs="Arial"/>
          <w:color w:val="242729"/>
          <w:sz w:val="23"/>
          <w:szCs w:val="23"/>
        </w:rPr>
        <w:t>.</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name_PORT</w:t>
      </w:r>
    </w:p>
    <w:p w:rsidR="00400212" w:rsidRPr="00400212" w:rsidRDefault="00400212" w:rsidP="00400212">
      <w:pPr>
        <w:shd w:val="clear" w:color="auto" w:fill="FFF8DC"/>
        <w:spacing w:after="24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Full URL, e.g. DB_PORT=tcp://172.17.0.5:5432</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name_PORT_num_protocol</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Full URL, e.g. </w:t>
      </w:r>
      <w:r w:rsidRPr="00400212">
        <w:rPr>
          <w:rFonts w:ascii="Consolas" w:eastAsia="Times New Roman" w:hAnsi="Consolas" w:cs="Courier New"/>
          <w:color w:val="242729"/>
          <w:sz w:val="20"/>
          <w:szCs w:val="20"/>
          <w:bdr w:val="none" w:sz="0" w:space="0" w:color="auto" w:frame="1"/>
          <w:shd w:val="clear" w:color="auto" w:fill="EFF0F1"/>
        </w:rPr>
        <w:t>DB_PORT_5432_TCP=tcp://172.17.0.5:5432</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name_PORT_num_protocol_ADDR</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Container's IP address, e.g. </w:t>
      </w:r>
      <w:r w:rsidRPr="00400212">
        <w:rPr>
          <w:rFonts w:ascii="Consolas" w:eastAsia="Times New Roman" w:hAnsi="Consolas" w:cs="Courier New"/>
          <w:color w:val="242729"/>
          <w:sz w:val="20"/>
          <w:szCs w:val="20"/>
          <w:bdr w:val="none" w:sz="0" w:space="0" w:color="auto" w:frame="1"/>
          <w:shd w:val="clear" w:color="auto" w:fill="EFF0F1"/>
        </w:rPr>
        <w:t>DB_PORT_5432_TCP_ADDR=172.17.0.5</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name_PORT_num_protocol_PORT</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Exposed port number, e.g. </w:t>
      </w:r>
      <w:r w:rsidRPr="00400212">
        <w:rPr>
          <w:rFonts w:ascii="Consolas" w:eastAsia="Times New Roman" w:hAnsi="Consolas" w:cs="Courier New"/>
          <w:color w:val="242729"/>
          <w:sz w:val="20"/>
          <w:szCs w:val="20"/>
          <w:bdr w:val="none" w:sz="0" w:space="0" w:color="auto" w:frame="1"/>
          <w:shd w:val="clear" w:color="auto" w:fill="EFF0F1"/>
        </w:rPr>
        <w:t>DB_PORT_5432_TCP_PORT=5432</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name_PORT_num_protocol_PROTO</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Protocol (tcp or udp), e.g. </w:t>
      </w:r>
      <w:r w:rsidRPr="00400212">
        <w:rPr>
          <w:rFonts w:ascii="Consolas" w:eastAsia="Times New Roman" w:hAnsi="Consolas" w:cs="Courier New"/>
          <w:color w:val="242729"/>
          <w:sz w:val="20"/>
          <w:szCs w:val="20"/>
          <w:bdr w:val="none" w:sz="0" w:space="0" w:color="auto" w:frame="1"/>
          <w:shd w:val="clear" w:color="auto" w:fill="EFF0F1"/>
        </w:rPr>
        <w:t>DB_PORT_5432_TCP_PROTO=tcp</w:t>
      </w:r>
    </w:p>
    <w:p w:rsidR="00400212" w:rsidRPr="00400212" w:rsidRDefault="00400212" w:rsidP="00400212">
      <w:pPr>
        <w:shd w:val="clear" w:color="auto" w:fill="FFF8DC"/>
        <w:spacing w:after="0" w:line="240" w:lineRule="auto"/>
        <w:textAlignment w:val="baseline"/>
        <w:rPr>
          <w:rFonts w:ascii="inherit" w:eastAsia="Times New Roman" w:hAnsi="inherit" w:cs="Arial"/>
          <w:color w:val="242729"/>
          <w:sz w:val="23"/>
          <w:szCs w:val="23"/>
        </w:rPr>
      </w:pPr>
      <w:r w:rsidRPr="00400212">
        <w:rPr>
          <w:rFonts w:ascii="Consolas" w:eastAsia="Times New Roman" w:hAnsi="Consolas" w:cs="Courier New"/>
          <w:color w:val="242729"/>
          <w:sz w:val="20"/>
          <w:szCs w:val="20"/>
          <w:bdr w:val="none" w:sz="0" w:space="0" w:color="auto" w:frame="1"/>
          <w:shd w:val="clear" w:color="auto" w:fill="EFF0F1"/>
        </w:rPr>
        <w:t>name_NAME</w:t>
      </w:r>
    </w:p>
    <w:p w:rsidR="00400212" w:rsidRPr="00400212" w:rsidRDefault="00400212" w:rsidP="00400212">
      <w:pPr>
        <w:shd w:val="clear" w:color="auto" w:fill="FFF8DC"/>
        <w:spacing w:line="240" w:lineRule="auto"/>
        <w:textAlignment w:val="baseline"/>
        <w:rPr>
          <w:rFonts w:ascii="inherit" w:eastAsia="Times New Roman" w:hAnsi="inherit" w:cs="Arial"/>
          <w:color w:val="242729"/>
          <w:sz w:val="23"/>
          <w:szCs w:val="23"/>
        </w:rPr>
      </w:pPr>
      <w:r w:rsidRPr="00400212">
        <w:rPr>
          <w:rFonts w:ascii="inherit" w:eastAsia="Times New Roman" w:hAnsi="inherit" w:cs="Arial"/>
          <w:color w:val="242729"/>
          <w:sz w:val="23"/>
          <w:szCs w:val="23"/>
        </w:rPr>
        <w:t>Fully qualified container name, e.g. </w:t>
      </w:r>
      <w:r w:rsidRPr="00400212">
        <w:rPr>
          <w:rFonts w:ascii="Consolas" w:eastAsia="Times New Roman" w:hAnsi="Consolas" w:cs="Courier New"/>
          <w:color w:val="242729"/>
          <w:sz w:val="20"/>
          <w:szCs w:val="20"/>
          <w:bdr w:val="none" w:sz="0" w:space="0" w:color="auto" w:frame="1"/>
          <w:shd w:val="clear" w:color="auto" w:fill="EFF0F1"/>
        </w:rPr>
        <w:t>DB_1_NAME=/myapp_web_1/myapp_db_1</w:t>
      </w:r>
    </w:p>
    <w:p w:rsidR="00400212" w:rsidRPr="00400212" w:rsidRDefault="00400212" w:rsidP="00400212">
      <w:pPr>
        <w:pStyle w:val="Heading2"/>
        <w:shd w:val="clear" w:color="auto" w:fill="FFFFFF"/>
        <w:spacing w:before="0" w:after="240"/>
        <w:textAlignment w:val="baseline"/>
        <w:rPr>
          <w:rFonts w:ascii="Arial" w:eastAsia="Times New Roman" w:hAnsi="Arial" w:cs="Arial"/>
          <w:color w:val="242729"/>
          <w:sz w:val="29"/>
          <w:szCs w:val="29"/>
        </w:rPr>
      </w:pPr>
      <w:r>
        <w:rPr>
          <w:rFonts w:ascii="Arial" w:eastAsia="Times New Roman" w:hAnsi="Arial" w:cs="Arial"/>
          <w:color w:val="242729"/>
          <w:sz w:val="23"/>
          <w:szCs w:val="23"/>
        </w:rPr>
        <w:t>--</w:t>
      </w:r>
      <w:r w:rsidRPr="00400212">
        <w:rPr>
          <w:rFonts w:ascii="Arial" w:eastAsia="Times New Roman" w:hAnsi="Arial" w:cs="Arial"/>
          <w:color w:val="242729"/>
          <w:sz w:val="23"/>
          <w:szCs w:val="23"/>
        </w:rPr>
        <w:sym w:font="Wingdings" w:char="F0E0"/>
      </w:r>
      <w:r w:rsidRPr="00400212">
        <w:rPr>
          <w:rFonts w:ascii="Arial" w:eastAsia="Times New Roman" w:hAnsi="Arial" w:cs="Arial"/>
          <w:color w:val="242729"/>
          <w:sz w:val="29"/>
          <w:szCs w:val="29"/>
        </w:rPr>
        <w:t xml:space="preserve"> New Answer</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Docker Compose has been updated. They now have a </w:t>
      </w:r>
      <w:hyperlink r:id="rId283" w:anchor="versioning" w:history="1">
        <w:r w:rsidRPr="00400212">
          <w:rPr>
            <w:rFonts w:ascii="inherit" w:eastAsia="Times New Roman" w:hAnsi="inherit" w:cs="Arial"/>
            <w:color w:val="005999"/>
            <w:sz w:val="21"/>
            <w:szCs w:val="23"/>
            <w:u w:val="single"/>
            <w:bdr w:val="none" w:sz="0" w:space="0" w:color="auto" w:frame="1"/>
          </w:rPr>
          <w:t>version 2 file format</w:t>
        </w:r>
      </w:hyperlink>
      <w:r w:rsidRPr="00400212">
        <w:rPr>
          <w:rFonts w:ascii="Arial" w:eastAsia="Times New Roman" w:hAnsi="Arial" w:cs="Arial"/>
          <w:color w:val="242729"/>
          <w:szCs w:val="23"/>
        </w:rPr>
        <w:t>.</w:t>
      </w:r>
    </w:p>
    <w:p w:rsidR="00400212" w:rsidRPr="00400212" w:rsidRDefault="00400212" w:rsidP="00400212">
      <w:pPr>
        <w:shd w:val="clear" w:color="auto" w:fill="FFF8DC"/>
        <w:spacing w:line="240" w:lineRule="auto"/>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Version 2 files are supported by Compose 1.6.0+ and require a Docker Engine of version 1.10.0+.</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They now support the networking feature of Docker which when run sets up a default network called </w:t>
      </w:r>
      <w:r w:rsidRPr="00400212">
        <w:rPr>
          <w:rFonts w:ascii="inherit" w:eastAsia="Times New Roman" w:hAnsi="inherit" w:cs="Arial"/>
          <w:i/>
          <w:iCs/>
          <w:color w:val="242729"/>
          <w:sz w:val="21"/>
          <w:szCs w:val="23"/>
          <w:bdr w:val="none" w:sz="0" w:space="0" w:color="auto" w:frame="1"/>
        </w:rPr>
        <w:t>myapp_default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From </w:t>
      </w:r>
      <w:hyperlink r:id="rId284" w:history="1">
        <w:r w:rsidRPr="00400212">
          <w:rPr>
            <w:rFonts w:ascii="inherit" w:eastAsia="Times New Roman" w:hAnsi="inherit" w:cs="Arial"/>
            <w:color w:val="005999"/>
            <w:sz w:val="21"/>
            <w:szCs w:val="23"/>
            <w:u w:val="single"/>
            <w:bdr w:val="none" w:sz="0" w:space="0" w:color="auto" w:frame="1"/>
          </w:rPr>
          <w:t>their documentation</w:t>
        </w:r>
      </w:hyperlink>
      <w:r w:rsidRPr="00400212">
        <w:rPr>
          <w:rFonts w:ascii="Arial" w:eastAsia="Times New Roman" w:hAnsi="Arial" w:cs="Arial"/>
          <w:color w:val="242729"/>
          <w:szCs w:val="23"/>
        </w:rPr>
        <w:t> your file would look something like the below:</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version: </w:t>
      </w:r>
      <w:r w:rsidRPr="00400212">
        <w:rPr>
          <w:rFonts w:ascii="inherit" w:eastAsia="Times New Roman" w:hAnsi="inherit" w:cs="Courier New"/>
          <w:color w:val="7D2727"/>
          <w:sz w:val="18"/>
          <w:szCs w:val="20"/>
          <w:bdr w:val="none" w:sz="0" w:space="0" w:color="auto" w:frame="1"/>
          <w:shd w:val="clear" w:color="auto" w:fill="EFF0F1"/>
        </w:rPr>
        <w:t>'2'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services: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web:</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build: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 </w:t>
      </w:r>
      <w:r w:rsidRPr="00400212">
        <w:rPr>
          <w:rFonts w:ascii="inherit" w:eastAsia="Times New Roman" w:hAnsi="inherit" w:cs="Courier New"/>
          <w:color w:val="7D2727"/>
          <w:sz w:val="18"/>
          <w:szCs w:val="20"/>
          <w:bdr w:val="none" w:sz="0" w:space="0" w:color="auto" w:frame="1"/>
          <w:shd w:val="clear" w:color="auto" w:fill="EFF0F1"/>
        </w:rPr>
        <w:t>"8000:8000"</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lastRenderedPageBreak/>
        <w:t xml:space="preserve">  fpm: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image: phpfpm</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nginx</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400212">
        <w:rPr>
          <w:rFonts w:ascii="inherit" w:eastAsia="Times New Roman" w:hAnsi="inherit" w:cs="Courier New"/>
          <w:color w:val="303336"/>
          <w:sz w:val="18"/>
          <w:szCs w:val="20"/>
          <w:bdr w:val="none" w:sz="0" w:space="0" w:color="auto" w:frame="1"/>
          <w:shd w:val="clear" w:color="auto" w:fill="EFF0F1"/>
        </w:rPr>
        <w:t xml:space="preserve">    image: nginx</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As these containers are automatically added to the default </w:t>
      </w:r>
      <w:r w:rsidRPr="00400212">
        <w:rPr>
          <w:rFonts w:ascii="inherit" w:eastAsia="Times New Roman" w:hAnsi="inherit" w:cs="Arial"/>
          <w:i/>
          <w:iCs/>
          <w:color w:val="242729"/>
          <w:sz w:val="21"/>
          <w:szCs w:val="23"/>
          <w:bdr w:val="none" w:sz="0" w:space="0" w:color="auto" w:frame="1"/>
        </w:rPr>
        <w:t>myapp_default</w:t>
      </w:r>
      <w:r w:rsidRPr="00400212">
        <w:rPr>
          <w:rFonts w:ascii="Arial" w:eastAsia="Times New Roman" w:hAnsi="Arial" w:cs="Arial"/>
          <w:color w:val="242729"/>
          <w:szCs w:val="23"/>
        </w:rPr>
        <w:t> network they would be able to talk to each other. You would then have in the Nginx config:</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Consolas" w:eastAsia="Times New Roman" w:hAnsi="Consolas" w:cs="Courier New"/>
          <w:color w:val="242729"/>
          <w:sz w:val="18"/>
          <w:szCs w:val="20"/>
          <w:bdr w:val="none" w:sz="0" w:space="0" w:color="auto" w:frame="1"/>
          <w:shd w:val="clear" w:color="auto" w:fill="EFF0F1"/>
        </w:rPr>
        <w:t>fastcgi_pass fpm:9000;</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Also as mentioned by @treeface in the comments remember to ensure PHP-FPM is listening on port 9000, this can be done by editing </w:t>
      </w:r>
      <w:r w:rsidRPr="00400212">
        <w:rPr>
          <w:rFonts w:ascii="Consolas" w:eastAsia="Times New Roman" w:hAnsi="Consolas" w:cs="Courier New"/>
          <w:color w:val="242729"/>
          <w:sz w:val="18"/>
          <w:szCs w:val="20"/>
          <w:bdr w:val="none" w:sz="0" w:space="0" w:color="auto" w:frame="1"/>
          <w:shd w:val="clear" w:color="auto" w:fill="EFF0F1"/>
        </w:rPr>
        <w:t>/etc/php5/fpm/pool.d/www.conf</w:t>
      </w:r>
      <w:r w:rsidRPr="00400212">
        <w:rPr>
          <w:rFonts w:ascii="Arial" w:eastAsia="Times New Roman" w:hAnsi="Arial" w:cs="Arial"/>
          <w:color w:val="242729"/>
          <w:szCs w:val="23"/>
        </w:rPr>
        <w:t> where you will need </w:t>
      </w:r>
      <w:r w:rsidRPr="00400212">
        <w:rPr>
          <w:rFonts w:ascii="Consolas" w:eastAsia="Times New Roman" w:hAnsi="Consolas" w:cs="Courier New"/>
          <w:color w:val="242729"/>
          <w:sz w:val="18"/>
          <w:szCs w:val="20"/>
          <w:bdr w:val="none" w:sz="0" w:space="0" w:color="auto" w:frame="1"/>
          <w:shd w:val="clear" w:color="auto" w:fill="EFF0F1"/>
        </w:rPr>
        <w:t>listen = 9000</w:t>
      </w:r>
      <w:r w:rsidRPr="00400212">
        <w:rPr>
          <w:rFonts w:ascii="Arial" w:eastAsia="Times New Roman" w:hAnsi="Arial" w:cs="Arial"/>
          <w:color w:val="242729"/>
          <w:szCs w:val="23"/>
        </w:rPr>
        <w:t>.</w:t>
      </w:r>
    </w:p>
    <w:p w:rsidR="00400212" w:rsidRPr="00400212" w:rsidRDefault="00400212" w:rsidP="00400212">
      <w:pPr>
        <w:shd w:val="clear" w:color="auto" w:fill="FFFFFF"/>
        <w:spacing w:after="240" w:line="240" w:lineRule="auto"/>
        <w:textAlignment w:val="baseline"/>
        <w:outlineLvl w:val="1"/>
        <w:rPr>
          <w:rFonts w:ascii="Arial" w:eastAsia="Times New Roman" w:hAnsi="Arial" w:cs="Arial"/>
          <w:color w:val="242729"/>
          <w:sz w:val="28"/>
          <w:szCs w:val="29"/>
        </w:rPr>
      </w:pPr>
      <w:r w:rsidRPr="00400212">
        <w:rPr>
          <w:rFonts w:ascii="Arial" w:eastAsia="Times New Roman" w:hAnsi="Arial" w:cs="Arial"/>
          <w:color w:val="242729"/>
          <w:sz w:val="28"/>
          <w:szCs w:val="29"/>
        </w:rPr>
        <w:t>Old Answer</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I have kept the below here for those using older version of Docker/Docker compose and would like the information.</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I kept stumbling upon this question on google when trying to find an answer to this question but it was not quite what I was looking for due to the Q/A emphasis on docker-compose (which at the time of writing only has experimental support for docker networking features). So here is my take on what I have learnt.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Docker has recently </w:t>
      </w:r>
      <w:hyperlink r:id="rId285" w:history="1">
        <w:r w:rsidRPr="00400212">
          <w:rPr>
            <w:rFonts w:ascii="inherit" w:eastAsia="Times New Roman" w:hAnsi="inherit" w:cs="Arial"/>
            <w:color w:val="005999"/>
            <w:sz w:val="21"/>
            <w:szCs w:val="23"/>
            <w:u w:val="single"/>
            <w:bdr w:val="none" w:sz="0" w:space="0" w:color="auto" w:frame="1"/>
          </w:rPr>
          <w:t>deprecated its link</w:t>
        </w:r>
      </w:hyperlink>
      <w:r w:rsidRPr="00400212">
        <w:rPr>
          <w:rFonts w:ascii="Arial" w:eastAsia="Times New Roman" w:hAnsi="Arial" w:cs="Arial"/>
          <w:color w:val="242729"/>
          <w:szCs w:val="23"/>
        </w:rPr>
        <w:t> feature in favour of its </w:t>
      </w:r>
      <w:hyperlink r:id="rId286" w:history="1">
        <w:r w:rsidRPr="00400212">
          <w:rPr>
            <w:rFonts w:ascii="inherit" w:eastAsia="Times New Roman" w:hAnsi="inherit" w:cs="Arial"/>
            <w:color w:val="005999"/>
            <w:sz w:val="21"/>
            <w:szCs w:val="23"/>
            <w:u w:val="single"/>
            <w:bdr w:val="none" w:sz="0" w:space="0" w:color="auto" w:frame="1"/>
          </w:rPr>
          <w:t>networks feature</w:t>
        </w:r>
      </w:hyperlink>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Therefore using the Docker Networks feature you can link containers by following these steps. For full explanations on options read up on the docs linked previously.</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First create your network</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400212">
        <w:rPr>
          <w:rFonts w:ascii="inherit" w:eastAsia="Times New Roman" w:hAnsi="inherit" w:cs="Courier New"/>
          <w:color w:val="303336"/>
          <w:sz w:val="18"/>
          <w:szCs w:val="20"/>
          <w:bdr w:val="none" w:sz="0" w:space="0" w:color="auto" w:frame="1"/>
          <w:shd w:val="clear" w:color="auto" w:fill="EFF0F1"/>
        </w:rPr>
        <w:t>docker network create --driver bridge mynetwork</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Next run your PHP-FPM container ensuring you open up port 9000 and assign to your new network (</w:t>
      </w:r>
      <w:r w:rsidRPr="00400212">
        <w:rPr>
          <w:rFonts w:ascii="Consolas" w:eastAsia="Times New Roman" w:hAnsi="Consolas" w:cs="Courier New"/>
          <w:color w:val="242729"/>
          <w:sz w:val="18"/>
          <w:szCs w:val="20"/>
          <w:bdr w:val="none" w:sz="0" w:space="0" w:color="auto" w:frame="1"/>
          <w:shd w:val="clear" w:color="auto" w:fill="EFF0F1"/>
        </w:rPr>
        <w:t>mynetwork</w:t>
      </w:r>
      <w:r w:rsidRPr="00400212">
        <w:rPr>
          <w:rFonts w:ascii="Arial" w:eastAsia="Times New Roman" w:hAnsi="Arial" w:cs="Arial"/>
          <w:color w:val="242729"/>
          <w:szCs w:val="23"/>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400212">
        <w:rPr>
          <w:rFonts w:ascii="inherit" w:eastAsia="Times New Roman" w:hAnsi="inherit" w:cs="Courier New"/>
          <w:color w:val="303336"/>
          <w:sz w:val="18"/>
          <w:szCs w:val="20"/>
          <w:bdr w:val="none" w:sz="0" w:space="0" w:color="auto" w:frame="1"/>
          <w:shd w:val="clear" w:color="auto" w:fill="EFF0F1"/>
        </w:rPr>
        <w:t xml:space="preserve">docker run -d -p </w:t>
      </w:r>
      <w:r w:rsidRPr="00400212">
        <w:rPr>
          <w:rFonts w:ascii="inherit" w:eastAsia="Times New Roman" w:hAnsi="inherit" w:cs="Courier New"/>
          <w:color w:val="7D2727"/>
          <w:sz w:val="18"/>
          <w:szCs w:val="20"/>
          <w:bdr w:val="none" w:sz="0" w:space="0" w:color="auto" w:frame="1"/>
          <w:shd w:val="clear" w:color="auto" w:fill="EFF0F1"/>
        </w:rPr>
        <w:t>9000</w:t>
      </w:r>
      <w:r w:rsidRPr="00400212">
        <w:rPr>
          <w:rFonts w:ascii="inherit" w:eastAsia="Times New Roman" w:hAnsi="inherit" w:cs="Courier New"/>
          <w:color w:val="303336"/>
          <w:sz w:val="18"/>
          <w:szCs w:val="20"/>
          <w:bdr w:val="none" w:sz="0" w:space="0" w:color="auto" w:frame="1"/>
          <w:shd w:val="clear" w:color="auto" w:fill="EFF0F1"/>
        </w:rPr>
        <w:t xml:space="preserve"> --net mynetwork --name php-fpm php:fpm</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The important bit here is the </w:t>
      </w:r>
      <w:r w:rsidRPr="00400212">
        <w:rPr>
          <w:rFonts w:ascii="Consolas" w:eastAsia="Times New Roman" w:hAnsi="Consolas" w:cs="Courier New"/>
          <w:color w:val="242729"/>
          <w:sz w:val="18"/>
          <w:szCs w:val="20"/>
          <w:bdr w:val="none" w:sz="0" w:space="0" w:color="auto" w:frame="1"/>
          <w:shd w:val="clear" w:color="auto" w:fill="EFF0F1"/>
        </w:rPr>
        <w:t>--name php-fpm</w:t>
      </w:r>
      <w:r w:rsidRPr="00400212">
        <w:rPr>
          <w:rFonts w:ascii="Arial" w:eastAsia="Times New Roman" w:hAnsi="Arial" w:cs="Arial"/>
          <w:color w:val="242729"/>
          <w:szCs w:val="23"/>
        </w:rPr>
        <w:t> at the end of the command which is the name, we will need this later.</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Next run your Nginx container again assign to the network you created.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400212">
        <w:rPr>
          <w:rFonts w:ascii="inherit" w:eastAsia="Times New Roman" w:hAnsi="inherit" w:cs="Courier New"/>
          <w:color w:val="303336"/>
          <w:sz w:val="18"/>
          <w:szCs w:val="20"/>
          <w:bdr w:val="none" w:sz="0" w:space="0" w:color="auto" w:frame="1"/>
          <w:shd w:val="clear" w:color="auto" w:fill="EFF0F1"/>
        </w:rPr>
        <w:t xml:space="preserve">docker run --net mynetwork --name nginx -d -p </w:t>
      </w:r>
      <w:r w:rsidRPr="00400212">
        <w:rPr>
          <w:rFonts w:ascii="inherit" w:eastAsia="Times New Roman" w:hAnsi="inherit" w:cs="Courier New"/>
          <w:color w:val="7D2727"/>
          <w:sz w:val="18"/>
          <w:szCs w:val="20"/>
          <w:bdr w:val="none" w:sz="0" w:space="0" w:color="auto" w:frame="1"/>
          <w:shd w:val="clear" w:color="auto" w:fill="EFF0F1"/>
        </w:rPr>
        <w:t>80</w:t>
      </w:r>
      <w:r w:rsidRPr="00400212">
        <w:rPr>
          <w:rFonts w:ascii="inherit" w:eastAsia="Times New Roman" w:hAnsi="inherit" w:cs="Courier New"/>
          <w:color w:val="303336"/>
          <w:sz w:val="18"/>
          <w:szCs w:val="20"/>
          <w:bdr w:val="none" w:sz="0" w:space="0" w:color="auto" w:frame="1"/>
          <w:shd w:val="clear" w:color="auto" w:fill="EFF0F1"/>
        </w:rPr>
        <w:t>:</w:t>
      </w:r>
      <w:r w:rsidRPr="00400212">
        <w:rPr>
          <w:rFonts w:ascii="inherit" w:eastAsia="Times New Roman" w:hAnsi="inherit" w:cs="Courier New"/>
          <w:color w:val="7D2727"/>
          <w:sz w:val="18"/>
          <w:szCs w:val="20"/>
          <w:bdr w:val="none" w:sz="0" w:space="0" w:color="auto" w:frame="1"/>
          <w:shd w:val="clear" w:color="auto" w:fill="EFF0F1"/>
        </w:rPr>
        <w:t>80</w:t>
      </w:r>
      <w:r w:rsidRPr="00400212">
        <w:rPr>
          <w:rFonts w:ascii="inherit" w:eastAsia="Times New Roman" w:hAnsi="inherit" w:cs="Courier New"/>
          <w:color w:val="303336"/>
          <w:sz w:val="18"/>
          <w:szCs w:val="20"/>
          <w:bdr w:val="none" w:sz="0" w:space="0" w:color="auto" w:frame="1"/>
          <w:shd w:val="clear" w:color="auto" w:fill="EFF0F1"/>
        </w:rPr>
        <w:t xml:space="preserve"> nginx:latest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For the PHP and Nginx containers you can also add in </w:t>
      </w:r>
      <w:r w:rsidRPr="00400212">
        <w:rPr>
          <w:rFonts w:ascii="Consolas" w:eastAsia="Times New Roman" w:hAnsi="Consolas" w:cs="Courier New"/>
          <w:color w:val="242729"/>
          <w:sz w:val="18"/>
          <w:szCs w:val="20"/>
          <w:bdr w:val="none" w:sz="0" w:space="0" w:color="auto" w:frame="1"/>
          <w:shd w:val="clear" w:color="auto" w:fill="EFF0F1"/>
        </w:rPr>
        <w:t>--volumes-from</w:t>
      </w:r>
      <w:r w:rsidRPr="00400212">
        <w:rPr>
          <w:rFonts w:ascii="Arial" w:eastAsia="Times New Roman" w:hAnsi="Arial" w:cs="Arial"/>
          <w:color w:val="242729"/>
          <w:szCs w:val="23"/>
        </w:rPr>
        <w:t> commands etc as required.</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Now comes the Nginx configuration. Which should look something similar to this: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server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listen </w:t>
      </w:r>
      <w:r w:rsidRPr="00400212">
        <w:rPr>
          <w:rFonts w:ascii="inherit" w:eastAsia="Times New Roman" w:hAnsi="inherit" w:cs="Courier New"/>
          <w:color w:val="7D2727"/>
          <w:sz w:val="18"/>
          <w:szCs w:val="20"/>
          <w:bdr w:val="none" w:sz="0" w:space="0" w:color="auto" w:frame="1"/>
          <w:shd w:val="clear" w:color="auto" w:fill="EFF0F1"/>
        </w:rPr>
        <w:t>80</w:t>
      </w:r>
      <w:r w:rsidRPr="00400212">
        <w:rPr>
          <w:rFonts w:ascii="inherit" w:eastAsia="Times New Roman" w:hAnsi="inherit" w:cs="Courier New"/>
          <w:color w:val="303336"/>
          <w:sz w:val="18"/>
          <w:szCs w:val="20"/>
          <w:bdr w:val="none" w:sz="0" w:space="0" w:color="auto" w:frame="1"/>
          <w:shd w:val="clear" w:color="auto" w:fill="EFF0F1"/>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server_name localhost;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root /path/to/</w:t>
      </w:r>
      <w:r w:rsidRPr="00400212">
        <w:rPr>
          <w:rFonts w:ascii="inherit" w:eastAsia="Times New Roman" w:hAnsi="inherit" w:cs="Courier New"/>
          <w:color w:val="101094"/>
          <w:sz w:val="18"/>
          <w:szCs w:val="20"/>
          <w:bdr w:val="none" w:sz="0" w:space="0" w:color="auto" w:frame="1"/>
          <w:shd w:val="clear" w:color="auto" w:fill="EFF0F1"/>
        </w:rPr>
        <w:t>my</w:t>
      </w:r>
      <w:r w:rsidRPr="00400212">
        <w:rPr>
          <w:rFonts w:ascii="inherit" w:eastAsia="Times New Roman" w:hAnsi="inherit" w:cs="Courier New"/>
          <w:color w:val="303336"/>
          <w:sz w:val="18"/>
          <w:szCs w:val="20"/>
          <w:bdr w:val="none" w:sz="0" w:space="0" w:color="auto" w:frame="1"/>
          <w:shd w:val="clear" w:color="auto" w:fill="EFF0F1"/>
        </w:rPr>
        <w:t>/webroot;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index index.html index.htm index.php;</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location /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try_files $uri $uri/ /index.php?$query_string;</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location ~ \.php$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fastcgi_split_path_info ^(.+\.php)(/.+)$;</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fastcgi_pass php-fpm:</w:t>
      </w:r>
      <w:r w:rsidRPr="00400212">
        <w:rPr>
          <w:rFonts w:ascii="inherit" w:eastAsia="Times New Roman" w:hAnsi="inherit" w:cs="Courier New"/>
          <w:color w:val="7D2727"/>
          <w:sz w:val="18"/>
          <w:szCs w:val="20"/>
          <w:bdr w:val="none" w:sz="0" w:space="0" w:color="auto" w:frame="1"/>
          <w:shd w:val="clear" w:color="auto" w:fill="EFF0F1"/>
        </w:rPr>
        <w:t>9000</w:t>
      </w:r>
      <w:r w:rsidRPr="00400212">
        <w:rPr>
          <w:rFonts w:ascii="inherit" w:eastAsia="Times New Roman" w:hAnsi="inherit" w:cs="Courier New"/>
          <w:color w:val="303336"/>
          <w:sz w:val="18"/>
          <w:szCs w:val="20"/>
          <w:bdr w:val="none" w:sz="0" w:space="0" w:color="auto" w:frame="1"/>
          <w:shd w:val="clear" w:color="auto" w:fill="EFF0F1"/>
        </w:rPr>
        <w:t xml:space="preserve">;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fastcgi_index index.php;</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include fastcgi_params;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18"/>
          <w:szCs w:val="20"/>
          <w:bdr w:val="none" w:sz="0" w:space="0" w:color="auto" w:frame="1"/>
          <w:shd w:val="clear" w:color="auto" w:fill="EFF0F1"/>
        </w:rPr>
      </w:pPr>
      <w:r w:rsidRPr="00400212">
        <w:rPr>
          <w:rFonts w:ascii="inherit" w:eastAsia="Times New Roman" w:hAnsi="inherit" w:cs="Courier New"/>
          <w:color w:val="303336"/>
          <w:sz w:val="18"/>
          <w:szCs w:val="20"/>
          <w:bdr w:val="none" w:sz="0" w:space="0" w:color="auto" w:frame="1"/>
          <w:shd w:val="clear" w:color="auto" w:fill="EFF0F1"/>
        </w:rPr>
        <w:t xml:space="preserve">    }</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18"/>
          <w:szCs w:val="20"/>
        </w:rPr>
      </w:pPr>
      <w:r w:rsidRPr="00400212">
        <w:rPr>
          <w:rFonts w:ascii="inherit" w:eastAsia="Times New Roman" w:hAnsi="inherit" w:cs="Courier New"/>
          <w:color w:val="303336"/>
          <w:sz w:val="18"/>
          <w:szCs w:val="20"/>
          <w:bdr w:val="none" w:sz="0" w:space="0" w:color="auto" w:frame="1"/>
          <w:shd w:val="clear" w:color="auto" w:fill="EFF0F1"/>
        </w:rPr>
        <w: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Notice the </w:t>
      </w:r>
      <w:r w:rsidRPr="00400212">
        <w:rPr>
          <w:rFonts w:ascii="Consolas" w:eastAsia="Times New Roman" w:hAnsi="Consolas" w:cs="Courier New"/>
          <w:color w:val="242729"/>
          <w:sz w:val="18"/>
          <w:szCs w:val="20"/>
          <w:bdr w:val="none" w:sz="0" w:space="0" w:color="auto" w:frame="1"/>
          <w:shd w:val="clear" w:color="auto" w:fill="EFF0F1"/>
        </w:rPr>
        <w:t>fastcgi_pass php-fpm:9000;</w:t>
      </w:r>
      <w:r w:rsidRPr="00400212">
        <w:rPr>
          <w:rFonts w:ascii="Arial" w:eastAsia="Times New Roman" w:hAnsi="Arial" w:cs="Arial"/>
          <w:color w:val="242729"/>
          <w:szCs w:val="23"/>
        </w:rPr>
        <w:t> in the location block. Thats saying contact container </w:t>
      </w:r>
      <w:r w:rsidRPr="00400212">
        <w:rPr>
          <w:rFonts w:ascii="Consolas" w:eastAsia="Times New Roman" w:hAnsi="Consolas" w:cs="Courier New"/>
          <w:color w:val="242729"/>
          <w:sz w:val="18"/>
          <w:szCs w:val="20"/>
          <w:bdr w:val="none" w:sz="0" w:space="0" w:color="auto" w:frame="1"/>
          <w:shd w:val="clear" w:color="auto" w:fill="EFF0F1"/>
        </w:rPr>
        <w:t>php-fpm</w:t>
      </w:r>
      <w:r w:rsidRPr="00400212">
        <w:rPr>
          <w:rFonts w:ascii="Arial" w:eastAsia="Times New Roman" w:hAnsi="Arial" w:cs="Arial"/>
          <w:color w:val="242729"/>
          <w:szCs w:val="23"/>
        </w:rPr>
        <w:t> on port </w:t>
      </w:r>
      <w:r w:rsidRPr="00400212">
        <w:rPr>
          <w:rFonts w:ascii="Consolas" w:eastAsia="Times New Roman" w:hAnsi="Consolas" w:cs="Courier New"/>
          <w:color w:val="242729"/>
          <w:sz w:val="18"/>
          <w:szCs w:val="20"/>
          <w:bdr w:val="none" w:sz="0" w:space="0" w:color="auto" w:frame="1"/>
          <w:shd w:val="clear" w:color="auto" w:fill="EFF0F1"/>
        </w:rPr>
        <w:t>9000</w:t>
      </w:r>
      <w:r w:rsidRPr="00400212">
        <w:rPr>
          <w:rFonts w:ascii="Arial" w:eastAsia="Times New Roman" w:hAnsi="Arial" w:cs="Arial"/>
          <w:color w:val="242729"/>
          <w:szCs w:val="23"/>
        </w:rPr>
        <w:t xml:space="preserve">. When you add containers to a Docker bridge network they all automatically get a hosts file update </w:t>
      </w:r>
      <w:r w:rsidRPr="00400212">
        <w:rPr>
          <w:rFonts w:ascii="Arial" w:eastAsia="Times New Roman" w:hAnsi="Arial" w:cs="Arial"/>
          <w:color w:val="242729"/>
          <w:szCs w:val="23"/>
        </w:rPr>
        <w:lastRenderedPageBreak/>
        <w:t>which puts in their container name against their IP address. So when Nginx sees that it will know to contact the PHP-FPM container you named </w:t>
      </w:r>
      <w:r w:rsidRPr="00400212">
        <w:rPr>
          <w:rFonts w:ascii="Consolas" w:eastAsia="Times New Roman" w:hAnsi="Consolas" w:cs="Courier New"/>
          <w:color w:val="242729"/>
          <w:sz w:val="18"/>
          <w:szCs w:val="20"/>
          <w:bdr w:val="none" w:sz="0" w:space="0" w:color="auto" w:frame="1"/>
          <w:shd w:val="clear" w:color="auto" w:fill="EFF0F1"/>
        </w:rPr>
        <w:t>php-fpm</w:t>
      </w:r>
      <w:r w:rsidRPr="00400212">
        <w:rPr>
          <w:rFonts w:ascii="Arial" w:eastAsia="Times New Roman" w:hAnsi="Arial" w:cs="Arial"/>
          <w:color w:val="242729"/>
          <w:szCs w:val="23"/>
        </w:rPr>
        <w:t> earlier and assigned to your </w:t>
      </w:r>
      <w:r w:rsidRPr="00400212">
        <w:rPr>
          <w:rFonts w:ascii="Consolas" w:eastAsia="Times New Roman" w:hAnsi="Consolas" w:cs="Courier New"/>
          <w:color w:val="242729"/>
          <w:sz w:val="18"/>
          <w:szCs w:val="20"/>
          <w:bdr w:val="none" w:sz="0" w:space="0" w:color="auto" w:frame="1"/>
          <w:shd w:val="clear" w:color="auto" w:fill="EFF0F1"/>
        </w:rPr>
        <w:t>mynetwork</w:t>
      </w:r>
      <w:r w:rsidRPr="00400212">
        <w:rPr>
          <w:rFonts w:ascii="Arial" w:eastAsia="Times New Roman" w:hAnsi="Arial" w:cs="Arial"/>
          <w:color w:val="242729"/>
          <w:szCs w:val="23"/>
        </w:rPr>
        <w:t> Docker network.</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Cs w:val="23"/>
        </w:rPr>
      </w:pPr>
      <w:r w:rsidRPr="00400212">
        <w:rPr>
          <w:rFonts w:ascii="Arial" w:eastAsia="Times New Roman" w:hAnsi="Arial" w:cs="Arial"/>
          <w:color w:val="242729"/>
          <w:szCs w:val="23"/>
        </w:rPr>
        <w:t>You can add that Nginx config either during the build process of your Docker container or afterwards its up to you.</w:t>
      </w:r>
    </w:p>
    <w:p w:rsidR="00400212" w:rsidRPr="00400212" w:rsidRDefault="00400212" w:rsidP="00400212">
      <w:pPr>
        <w:pStyle w:val="Heading1"/>
        <w:shd w:val="clear" w:color="auto" w:fill="FFFFFF"/>
        <w:spacing w:before="0" w:beforeAutospacing="0" w:after="0" w:afterAutospacing="0"/>
        <w:textAlignment w:val="baseline"/>
        <w:rPr>
          <w:rFonts w:ascii="Arial" w:hAnsi="Arial" w:cs="Arial"/>
          <w:color w:val="242729"/>
          <w:sz w:val="32"/>
          <w:szCs w:val="33"/>
        </w:rPr>
      </w:pPr>
      <w:r w:rsidRPr="00400212">
        <w:rPr>
          <w:rFonts w:ascii="Arial" w:hAnsi="Arial" w:cs="Arial"/>
          <w:color w:val="242729"/>
          <w:sz w:val="22"/>
          <w:szCs w:val="23"/>
        </w:rPr>
        <w:t>60.)</w:t>
      </w:r>
      <w:r w:rsidRPr="00400212">
        <w:rPr>
          <w:rFonts w:ascii="Arial" w:hAnsi="Arial" w:cs="Arial"/>
          <w:color w:val="242729"/>
          <w:sz w:val="32"/>
          <w:szCs w:val="33"/>
        </w:rPr>
        <w:t xml:space="preserve"> </w:t>
      </w:r>
      <w:hyperlink r:id="rId287" w:history="1">
        <w:r w:rsidRPr="00400212">
          <w:rPr>
            <w:rFonts w:ascii="inherit" w:hAnsi="inherit" w:cs="Arial"/>
            <w:b w:val="0"/>
            <w:bCs w:val="0"/>
            <w:color w:val="242729"/>
            <w:sz w:val="34"/>
            <w:szCs w:val="36"/>
            <w:u w:val="single"/>
            <w:bdr w:val="none" w:sz="0" w:space="0" w:color="auto" w:frame="1"/>
          </w:rPr>
          <w:t>how to link docker container to each other with docker-compose</w:t>
        </w:r>
      </w:hyperlink>
    </w:p>
    <w:tbl>
      <w:tblPr>
        <w:tblW w:w="0" w:type="auto"/>
        <w:shd w:val="clear" w:color="auto" w:fill="FFFFFF"/>
        <w:tblCellMar>
          <w:left w:w="0" w:type="dxa"/>
          <w:right w:w="0" w:type="dxa"/>
        </w:tblCellMar>
        <w:tblLook w:val="04A0" w:firstRow="1" w:lastRow="0" w:firstColumn="1" w:lastColumn="0" w:noHBand="0" w:noVBand="1"/>
      </w:tblPr>
      <w:tblGrid>
        <w:gridCol w:w="709"/>
        <w:gridCol w:w="9911"/>
      </w:tblGrid>
      <w:tr w:rsidR="00400212" w:rsidRPr="00400212" w:rsidTr="00400212">
        <w:tc>
          <w:tcPr>
            <w:tcW w:w="0" w:type="auto"/>
            <w:tcBorders>
              <w:top w:val="nil"/>
              <w:left w:val="nil"/>
              <w:bottom w:val="nil"/>
              <w:right w:val="nil"/>
            </w:tcBorders>
            <w:shd w:val="clear" w:color="auto" w:fill="FFFFFF"/>
            <w:tcMar>
              <w:top w:w="0" w:type="dxa"/>
              <w:left w:w="0" w:type="dxa"/>
              <w:bottom w:w="0" w:type="dxa"/>
              <w:right w:w="225" w:type="dxa"/>
            </w:tcMar>
            <w:hideMark/>
          </w:tcPr>
          <w:p w:rsidR="00400212" w:rsidRPr="00400212" w:rsidRDefault="00400212" w:rsidP="00400212">
            <w:pPr>
              <w:spacing w:after="0" w:line="240" w:lineRule="auto"/>
              <w:jc w:val="center"/>
              <w:textAlignment w:val="baseline"/>
              <w:rPr>
                <w:rFonts w:ascii="inherit" w:eastAsia="Times New Roman" w:hAnsi="inherit" w:cs="Arial"/>
                <w:color w:val="242729"/>
                <w:sz w:val="21"/>
                <w:szCs w:val="20"/>
              </w:rPr>
            </w:pPr>
            <w:r w:rsidRPr="00400212">
              <w:rPr>
                <w:rFonts w:ascii="inherit" w:eastAsia="Times New Roman" w:hAnsi="inherit" w:cs="Arial"/>
                <w:color w:val="6A737C"/>
                <w:sz w:val="21"/>
                <w:szCs w:val="30"/>
                <w:bdr w:val="none" w:sz="0" w:space="0" w:color="auto" w:frame="1"/>
              </w:rPr>
              <w:br/>
            </w:r>
            <w:r w:rsidRPr="00400212">
              <w:rPr>
                <w:rFonts w:ascii="inherit" w:eastAsia="Times New Roman" w:hAnsi="inherit" w:cs="Arial"/>
                <w:noProof/>
                <w:color w:val="242729"/>
                <w:sz w:val="21"/>
                <w:szCs w:val="20"/>
              </w:rPr>
              <mc:AlternateContent>
                <mc:Choice Requires="wps">
                  <w:drawing>
                    <wp:inline distT="0" distB="0" distL="0" distR="0" wp14:anchorId="423C4941" wp14:editId="34282F5C">
                      <wp:extent cx="307340" cy="307340"/>
                      <wp:effectExtent l="0" t="0" r="0" b="0"/>
                      <wp:docPr id="1" name="watchIcon" descr="chrome-extension://pihfndpmcafdecheofkjfkadecoogigm/resources/images/icon_grey_1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7F880" id="watchIcon" o:spid="_x0000_s1026" alt="chrome-extension://pihfndpmcafdecheofkjfkadecoogigm/resources/images/icon_grey_19.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M+SPrnvAgAAEwYAAA4A&#10;AAAAAAAAAAAAAAAALgIAAGRycy9lMm9Eb2MueG1sUEsBAi0AFAAGAAgAAAAhAOvGwKTZAAAAAwEA&#10;AA8AAAAAAAAAAAAAAAAASQUAAGRycy9kb3ducmV2LnhtbFBLBQYAAAAABAAEAPMAAABPBgAAAAA=&#10;" filled="f" stroked="f">
                      <o:lock v:ext="edit" aspectratio="t"/>
                      <w10:anchorlock/>
                    </v:rect>
                  </w:pict>
                </mc:Fallback>
              </mc:AlternateContent>
            </w:r>
          </w:p>
        </w:tc>
        <w:tc>
          <w:tcPr>
            <w:tcW w:w="0" w:type="auto"/>
            <w:tcBorders>
              <w:top w:val="nil"/>
              <w:left w:val="nil"/>
              <w:bottom w:val="nil"/>
              <w:right w:val="nil"/>
            </w:tcBorders>
            <w:shd w:val="clear" w:color="auto" w:fill="FFFFFF"/>
            <w:hideMark/>
          </w:tcPr>
          <w:p w:rsidR="00400212" w:rsidRPr="00400212" w:rsidRDefault="00400212" w:rsidP="00400212">
            <w:pPr>
              <w:spacing w:after="240" w:line="240" w:lineRule="auto"/>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I have to setup a mongo replica set with docker-compose. For the replica set the containers have to know each other.</w:t>
            </w:r>
          </w:p>
          <w:p w:rsidR="00400212" w:rsidRPr="00400212" w:rsidRDefault="00400212" w:rsidP="00400212">
            <w:pPr>
              <w:spacing w:after="0" w:line="240" w:lineRule="auto"/>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I tried in </w:t>
            </w:r>
            <w:r w:rsidRPr="00400212">
              <w:rPr>
                <w:rFonts w:ascii="Consolas" w:eastAsia="Times New Roman" w:hAnsi="Consolas" w:cs="Courier New"/>
                <w:color w:val="242729"/>
                <w:sz w:val="21"/>
                <w:szCs w:val="20"/>
                <w:bdr w:val="none" w:sz="0" w:space="0" w:color="auto" w:frame="1"/>
                <w:shd w:val="clear" w:color="auto" w:fill="EFF0F1"/>
              </w:rPr>
              <w:t>docker-compose.yml</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dbreplicasetpart1: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expose: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links: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replicasetpart2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replicasetpart3</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cap_add: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NET_ADMIN</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dbreplicasetpart2: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links: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replicasetpart1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replicasetpart3</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expose: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'27019'</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cap_add:</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NET_ADMIN</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w:t>
            </w:r>
          </w:p>
          <w:p w:rsidR="00400212" w:rsidRPr="00400212" w:rsidRDefault="00400212" w:rsidP="00400212">
            <w:pPr>
              <w:spacing w:after="240" w:line="240" w:lineRule="auto"/>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I get an circular import message. But if I remove the back-link to dbreplicasetpart1 I can't ping from dbreplicasetpart2 to dbreplicasetpart1. What is the solution?</w:t>
            </w:r>
          </w:p>
          <w:p w:rsidR="00400212" w:rsidRPr="00400212" w:rsidRDefault="00400212" w:rsidP="00400212">
            <w:pPr>
              <w:pStyle w:val="NormalWeb"/>
              <w:shd w:val="clear" w:color="auto" w:fill="FFFFFF"/>
              <w:spacing w:before="0" w:beforeAutospacing="0" w:after="0" w:afterAutospacing="0"/>
              <w:textAlignment w:val="baseline"/>
              <w:rPr>
                <w:rFonts w:ascii="Arial" w:hAnsi="Arial" w:cs="Arial"/>
                <w:color w:val="242729"/>
                <w:sz w:val="21"/>
                <w:szCs w:val="23"/>
              </w:rPr>
            </w:pPr>
            <w:r w:rsidRPr="00400212">
              <w:rPr>
                <w:rFonts w:ascii="inherit" w:hAnsi="inherit" w:cs="Arial"/>
                <w:color w:val="242729"/>
                <w:sz w:val="21"/>
                <w:szCs w:val="23"/>
              </w:rPr>
              <w:t>--</w:t>
            </w:r>
            <w:r w:rsidRPr="00400212">
              <w:rPr>
                <w:rFonts w:ascii="inherit" w:hAnsi="inherit" w:cs="Arial"/>
                <w:color w:val="242729"/>
                <w:sz w:val="21"/>
                <w:szCs w:val="23"/>
              </w:rPr>
              <w:sym w:font="Wingdings" w:char="F0E0"/>
            </w:r>
            <w:r w:rsidRPr="00400212">
              <w:rPr>
                <w:rFonts w:ascii="inherit" w:hAnsi="inherit" w:cs="Arial"/>
                <w:b/>
                <w:bCs/>
                <w:color w:val="242729"/>
                <w:sz w:val="21"/>
                <w:szCs w:val="23"/>
                <w:bdr w:val="none" w:sz="0" w:space="0" w:color="auto" w:frame="1"/>
              </w:rPr>
              <w:t xml:space="preserve"> Updated for Docker 1.10</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Docker 1.10 allows the definition of networks within the compose file. Here's the updated code</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version: "2"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services: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container_name: replica1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networks: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my-net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environment: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REPLICA2_URL: "http://replica2:27019"</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container_name: replica2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networks: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my-net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"27019"</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lastRenderedPageBreak/>
              <w:t xml:space="preserve">    environment: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REPLICA1_URL: "http://replica1:27018"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networks: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my-net: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driver: bridge</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1"/>
                <w:szCs w:val="23"/>
              </w:rPr>
            </w:pPr>
            <w:r w:rsidRPr="00400212">
              <w:rPr>
                <w:rFonts w:ascii="inherit" w:eastAsia="Times New Roman" w:hAnsi="inherit" w:cs="Arial"/>
                <w:b/>
                <w:bCs/>
                <w:color w:val="242729"/>
                <w:sz w:val="21"/>
                <w:szCs w:val="23"/>
                <w:bdr w:val="none" w:sz="0" w:space="0" w:color="auto" w:frame="1"/>
              </w:rPr>
              <w:t>Previous answer for Docker 1.9</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As of Docker 1.9, the solution to this is to create a custom network and pass it to the </w:t>
            </w:r>
            <w:r w:rsidRPr="00400212">
              <w:rPr>
                <w:rFonts w:ascii="Consolas" w:eastAsia="Times New Roman" w:hAnsi="Consolas" w:cs="Courier New"/>
                <w:color w:val="242729"/>
                <w:sz w:val="21"/>
                <w:szCs w:val="20"/>
                <w:bdr w:val="none" w:sz="0" w:space="0" w:color="auto" w:frame="1"/>
                <w:shd w:val="clear" w:color="auto" w:fill="EFF0F1"/>
              </w:rPr>
              <w:t>docker-compose up</w:t>
            </w:r>
            <w:r w:rsidRPr="00400212">
              <w:rPr>
                <w:rFonts w:ascii="Arial" w:eastAsia="Times New Roman" w:hAnsi="Arial" w:cs="Arial"/>
                <w:color w:val="242729"/>
                <w:sz w:val="21"/>
                <w:szCs w:val="23"/>
              </w:rPr>
              <w:t> command.</w:t>
            </w:r>
          </w:p>
          <w:p w:rsidR="00400212" w:rsidRPr="00400212" w:rsidRDefault="00400212" w:rsidP="00400212">
            <w:pPr>
              <w:numPr>
                <w:ilvl w:val="0"/>
                <w:numId w:val="39"/>
              </w:numPr>
              <w:shd w:val="clear" w:color="auto" w:fill="FFFFFF"/>
              <w:spacing w:after="0" w:line="240" w:lineRule="auto"/>
              <w:ind w:left="450"/>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Create a network </w:t>
            </w:r>
            <w:r w:rsidRPr="00400212">
              <w:rPr>
                <w:rFonts w:ascii="Consolas" w:eastAsia="Times New Roman" w:hAnsi="Consolas" w:cs="Courier New"/>
                <w:color w:val="242729"/>
                <w:sz w:val="21"/>
                <w:szCs w:val="20"/>
                <w:bdr w:val="none" w:sz="0" w:space="0" w:color="auto" w:frame="1"/>
                <w:shd w:val="clear" w:color="auto" w:fill="EFF0F1"/>
              </w:rPr>
              <w:t xml:space="preserve"> docker network create --driver bridge my-net </w:t>
            </w:r>
          </w:p>
          <w:p w:rsidR="00400212" w:rsidRPr="00400212" w:rsidRDefault="00400212" w:rsidP="00400212">
            <w:pPr>
              <w:numPr>
                <w:ilvl w:val="0"/>
                <w:numId w:val="39"/>
              </w:numPr>
              <w:shd w:val="clear" w:color="auto" w:fill="FFFFFF"/>
              <w:spacing w:after="0" w:line="240" w:lineRule="auto"/>
              <w:ind w:left="450"/>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Reference that network as an environment variable (</w:t>
            </w:r>
            <w:r w:rsidRPr="00400212">
              <w:rPr>
                <w:rFonts w:ascii="Consolas" w:eastAsia="Times New Roman" w:hAnsi="Consolas" w:cs="Courier New"/>
                <w:color w:val="242729"/>
                <w:sz w:val="21"/>
                <w:szCs w:val="20"/>
                <w:bdr w:val="none" w:sz="0" w:space="0" w:color="auto" w:frame="1"/>
                <w:shd w:val="clear" w:color="auto" w:fill="EFF0F1"/>
              </w:rPr>
              <w:t>${NETWORK}</w:t>
            </w:r>
            <w:r w:rsidRPr="00400212">
              <w:rPr>
                <w:rFonts w:ascii="inherit" w:eastAsia="Times New Roman" w:hAnsi="inherit" w:cs="Arial"/>
                <w:color w:val="242729"/>
                <w:sz w:val="21"/>
                <w:szCs w:val="23"/>
              </w:rPr>
              <w:t>)in the docker-compose.yml files. Eg:</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replica1: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container_name: replica1</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net: ${NETWORK}</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environment: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REPLICA2_URL: "http://replica2:27019"</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replica2: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image: mongo:2.6.8</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container_name: replica2</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net: ${NETWORK}</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ports:</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 "27019"</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environment:</w:t>
            </w:r>
          </w:p>
          <w:p w:rsidR="00400212" w:rsidRPr="00400212" w:rsidRDefault="00400212" w:rsidP="0040021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1"/>
                <w:szCs w:val="20"/>
                <w:bdr w:val="none" w:sz="0" w:space="0" w:color="auto" w:frame="1"/>
                <w:shd w:val="clear" w:color="auto" w:fill="EFF0F1"/>
              </w:rPr>
            </w:pPr>
            <w:r w:rsidRPr="00400212">
              <w:rPr>
                <w:rFonts w:ascii="Consolas" w:eastAsia="Times New Roman" w:hAnsi="Consolas" w:cs="Courier New"/>
                <w:color w:val="242729"/>
                <w:sz w:val="21"/>
                <w:szCs w:val="20"/>
                <w:bdr w:val="none" w:sz="0" w:space="0" w:color="auto" w:frame="1"/>
                <w:shd w:val="clear" w:color="auto" w:fill="EFF0F1"/>
              </w:rPr>
              <w:t xml:space="preserve">    REPLICA1_URL: "http://replica1:27018"</w:t>
            </w:r>
          </w:p>
          <w:p w:rsidR="00400212" w:rsidRPr="00400212" w:rsidRDefault="00400212" w:rsidP="00400212">
            <w:pPr>
              <w:shd w:val="clear" w:color="auto" w:fill="FFFFFF"/>
              <w:spacing w:after="24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Note that </w:t>
            </w:r>
            <w:r w:rsidRPr="00400212">
              <w:rPr>
                <w:rFonts w:ascii="Consolas" w:eastAsia="Times New Roman" w:hAnsi="Consolas" w:cs="Courier New"/>
                <w:color w:val="242729"/>
                <w:sz w:val="21"/>
                <w:szCs w:val="20"/>
                <w:bdr w:val="none" w:sz="0" w:space="0" w:color="auto" w:frame="1"/>
                <w:shd w:val="clear" w:color="auto" w:fill="EFF0F1"/>
              </w:rPr>
              <w:t>replica1</w:t>
            </w:r>
            <w:r w:rsidRPr="00400212">
              <w:rPr>
                <w:rFonts w:ascii="Arial" w:eastAsia="Times New Roman" w:hAnsi="Arial" w:cs="Arial"/>
                <w:color w:val="242729"/>
                <w:sz w:val="21"/>
                <w:szCs w:val="23"/>
              </w:rPr>
              <w:t> in </w:t>
            </w:r>
            <w:r w:rsidRPr="00400212">
              <w:rPr>
                <w:rFonts w:ascii="Consolas" w:eastAsia="Times New Roman" w:hAnsi="Consolas" w:cs="Courier New"/>
                <w:color w:val="242729"/>
                <w:sz w:val="21"/>
                <w:szCs w:val="20"/>
                <w:bdr w:val="none" w:sz="0" w:space="0" w:color="auto" w:frame="1"/>
                <w:shd w:val="clear" w:color="auto" w:fill="EFF0F1"/>
              </w:rPr>
              <w:t>http://replica1:27018</w:t>
            </w:r>
            <w:r w:rsidRPr="00400212">
              <w:rPr>
                <w:rFonts w:ascii="Arial" w:eastAsia="Times New Roman" w:hAnsi="Arial" w:cs="Arial"/>
                <w:color w:val="242729"/>
                <w:sz w:val="21"/>
                <w:szCs w:val="23"/>
              </w:rPr>
              <w:t> will resolve to the ip address of the replica1 service (container). No need to hardcode ip addresses; An entry for replica1 is automatically added to the /etc/host of the replica2 container. Same goes for the replica1 container. Docker will add an entry for replica2 in its /etc/host file.</w:t>
            </w:r>
          </w:p>
          <w:p w:rsidR="00400212" w:rsidRPr="00400212" w:rsidRDefault="00400212" w:rsidP="00400212">
            <w:pPr>
              <w:numPr>
                <w:ilvl w:val="0"/>
                <w:numId w:val="40"/>
              </w:numPr>
              <w:shd w:val="clear" w:color="auto" w:fill="FFFFFF"/>
              <w:spacing w:after="0" w:line="240" w:lineRule="auto"/>
              <w:ind w:left="450"/>
              <w:textAlignment w:val="baseline"/>
              <w:rPr>
                <w:rFonts w:ascii="inherit" w:eastAsia="Times New Roman" w:hAnsi="inherit" w:cs="Arial"/>
                <w:color w:val="242729"/>
                <w:sz w:val="21"/>
                <w:szCs w:val="23"/>
              </w:rPr>
            </w:pPr>
            <w:r w:rsidRPr="00400212">
              <w:rPr>
                <w:rFonts w:ascii="inherit" w:eastAsia="Times New Roman" w:hAnsi="inherit" w:cs="Arial"/>
                <w:color w:val="242729"/>
                <w:sz w:val="21"/>
                <w:szCs w:val="23"/>
              </w:rPr>
              <w:t>Call docker-compose, passing it the network you created </w:t>
            </w:r>
            <w:r w:rsidRPr="00400212">
              <w:rPr>
                <w:rFonts w:ascii="Consolas" w:eastAsia="Times New Roman" w:hAnsi="Consolas" w:cs="Courier New"/>
                <w:color w:val="242729"/>
                <w:sz w:val="21"/>
                <w:szCs w:val="20"/>
                <w:bdr w:val="none" w:sz="0" w:space="0" w:color="auto" w:frame="1"/>
                <w:shd w:val="clear" w:color="auto" w:fill="EFF0F1"/>
              </w:rPr>
              <w:t xml:space="preserve"> NETWORK=my-net docker-compose up -d -f docker-compose.yml </w:t>
            </w:r>
          </w:p>
          <w:p w:rsidR="00400212" w:rsidRPr="00400212" w:rsidRDefault="00400212" w:rsidP="00400212">
            <w:pPr>
              <w:shd w:val="clear" w:color="auto" w:fill="FFFFFF"/>
              <w:spacing w:after="0" w:line="240" w:lineRule="auto"/>
              <w:textAlignment w:val="baseline"/>
              <w:rPr>
                <w:rFonts w:ascii="Arial" w:eastAsia="Times New Roman" w:hAnsi="Arial" w:cs="Arial"/>
                <w:color w:val="242729"/>
                <w:sz w:val="21"/>
                <w:szCs w:val="23"/>
              </w:rPr>
            </w:pPr>
            <w:r w:rsidRPr="00400212">
              <w:rPr>
                <w:rFonts w:ascii="Arial" w:eastAsia="Times New Roman" w:hAnsi="Arial" w:cs="Arial"/>
                <w:color w:val="242729"/>
                <w:sz w:val="21"/>
                <w:szCs w:val="23"/>
              </w:rPr>
              <w:t>I've created a </w:t>
            </w:r>
            <w:hyperlink r:id="rId288" w:anchor="a-bridge-network" w:history="1">
              <w:r w:rsidRPr="00400212">
                <w:rPr>
                  <w:rFonts w:ascii="inherit" w:eastAsia="Times New Roman" w:hAnsi="inherit" w:cs="Arial"/>
                  <w:b/>
                  <w:bCs/>
                  <w:color w:val="005999"/>
                  <w:sz w:val="21"/>
                  <w:szCs w:val="23"/>
                  <w:u w:val="single"/>
                  <w:bdr w:val="none" w:sz="0" w:space="0" w:color="auto" w:frame="1"/>
                </w:rPr>
                <w:t>bridge network</w:t>
              </w:r>
            </w:hyperlink>
            <w:r w:rsidRPr="00400212">
              <w:rPr>
                <w:rFonts w:ascii="Arial" w:eastAsia="Times New Roman" w:hAnsi="Arial" w:cs="Arial"/>
                <w:color w:val="242729"/>
                <w:sz w:val="21"/>
                <w:szCs w:val="23"/>
              </w:rPr>
              <w:t> above which only works within one node (host). Good for dev. If you need to get two nodes to talk to each other, you need to create an </w:t>
            </w:r>
            <w:hyperlink r:id="rId289" w:history="1">
              <w:r w:rsidRPr="00400212">
                <w:rPr>
                  <w:rFonts w:ascii="inherit" w:eastAsia="Times New Roman" w:hAnsi="inherit" w:cs="Arial"/>
                  <w:b/>
                  <w:bCs/>
                  <w:color w:val="005999"/>
                  <w:sz w:val="21"/>
                  <w:szCs w:val="23"/>
                  <w:u w:val="single"/>
                  <w:bdr w:val="none" w:sz="0" w:space="0" w:color="auto" w:frame="1"/>
                </w:rPr>
                <w:t>overlay network</w:t>
              </w:r>
            </w:hyperlink>
            <w:r w:rsidRPr="00400212">
              <w:rPr>
                <w:rFonts w:ascii="Arial" w:eastAsia="Times New Roman" w:hAnsi="Arial" w:cs="Arial"/>
                <w:color w:val="242729"/>
                <w:sz w:val="21"/>
                <w:szCs w:val="23"/>
              </w:rPr>
              <w:t>. Same principle though. You pass the network name to the docker-compose up command.</w:t>
            </w:r>
          </w:p>
          <w:p w:rsidR="00400212" w:rsidRPr="00400212" w:rsidRDefault="00400212" w:rsidP="00400212">
            <w:pPr>
              <w:spacing w:after="240" w:line="240" w:lineRule="auto"/>
              <w:textAlignment w:val="baseline"/>
              <w:rPr>
                <w:rFonts w:ascii="inherit" w:eastAsia="Times New Roman" w:hAnsi="inherit" w:cs="Arial"/>
                <w:color w:val="242729"/>
                <w:sz w:val="21"/>
                <w:szCs w:val="23"/>
              </w:rPr>
            </w:pPr>
          </w:p>
        </w:tc>
      </w:tr>
    </w:tbl>
    <w:p w:rsidR="0097617D" w:rsidRPr="0097617D" w:rsidRDefault="0097617D" w:rsidP="0097617D">
      <w:pPr>
        <w:shd w:val="clear" w:color="auto" w:fill="FFFFFF"/>
        <w:spacing w:after="0" w:line="240" w:lineRule="auto"/>
        <w:textAlignment w:val="baseline"/>
        <w:rPr>
          <w:rFonts w:ascii="Arial" w:eastAsia="Times New Roman" w:hAnsi="Arial" w:cs="Arial"/>
          <w:color w:val="242729"/>
          <w:sz w:val="16"/>
          <w:szCs w:val="23"/>
        </w:rPr>
      </w:pPr>
      <w:bookmarkStart w:id="5" w:name="_GoBack"/>
      <w:bookmarkEnd w:id="5"/>
    </w:p>
    <w:sectPr w:rsidR="0097617D" w:rsidRPr="0097617D" w:rsidSect="00902FC7">
      <w:pgSz w:w="12240" w:h="15840"/>
      <w:pgMar w:top="810" w:right="810" w:bottom="144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650C"/>
    <w:multiLevelType w:val="multilevel"/>
    <w:tmpl w:val="73889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F0E7C"/>
    <w:multiLevelType w:val="multilevel"/>
    <w:tmpl w:val="A2BE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734BD4"/>
    <w:multiLevelType w:val="multilevel"/>
    <w:tmpl w:val="7348E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8059D"/>
    <w:multiLevelType w:val="multilevel"/>
    <w:tmpl w:val="EB7A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AD5BEB"/>
    <w:multiLevelType w:val="multilevel"/>
    <w:tmpl w:val="266E8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BB490A"/>
    <w:multiLevelType w:val="multilevel"/>
    <w:tmpl w:val="76EC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44564C"/>
    <w:multiLevelType w:val="multilevel"/>
    <w:tmpl w:val="D52E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884CFC"/>
    <w:multiLevelType w:val="multilevel"/>
    <w:tmpl w:val="6C8A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13725B"/>
    <w:multiLevelType w:val="multilevel"/>
    <w:tmpl w:val="D466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79677A"/>
    <w:multiLevelType w:val="multilevel"/>
    <w:tmpl w:val="0C0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D30A72"/>
    <w:multiLevelType w:val="multilevel"/>
    <w:tmpl w:val="D5A83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221391"/>
    <w:multiLevelType w:val="multilevel"/>
    <w:tmpl w:val="9966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1D3DA9"/>
    <w:multiLevelType w:val="multilevel"/>
    <w:tmpl w:val="55E0F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54BC6"/>
    <w:multiLevelType w:val="multilevel"/>
    <w:tmpl w:val="5DF85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08115C"/>
    <w:multiLevelType w:val="multilevel"/>
    <w:tmpl w:val="74F07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802546"/>
    <w:multiLevelType w:val="multilevel"/>
    <w:tmpl w:val="3070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A37C4D"/>
    <w:multiLevelType w:val="multilevel"/>
    <w:tmpl w:val="EF787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3B4E42"/>
    <w:multiLevelType w:val="multilevel"/>
    <w:tmpl w:val="07FA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B3481"/>
    <w:multiLevelType w:val="multilevel"/>
    <w:tmpl w:val="E754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33219D"/>
    <w:multiLevelType w:val="multilevel"/>
    <w:tmpl w:val="7D8C0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EF67DE"/>
    <w:multiLevelType w:val="multilevel"/>
    <w:tmpl w:val="DA84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0825B6"/>
    <w:multiLevelType w:val="multilevel"/>
    <w:tmpl w:val="04FA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647EC7"/>
    <w:multiLevelType w:val="multilevel"/>
    <w:tmpl w:val="D530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1A3628"/>
    <w:multiLevelType w:val="multilevel"/>
    <w:tmpl w:val="A16A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05109CC"/>
    <w:multiLevelType w:val="multilevel"/>
    <w:tmpl w:val="055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6E4F97"/>
    <w:multiLevelType w:val="multilevel"/>
    <w:tmpl w:val="4EA6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382A06"/>
    <w:multiLevelType w:val="multilevel"/>
    <w:tmpl w:val="BD54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DC21E9"/>
    <w:multiLevelType w:val="multilevel"/>
    <w:tmpl w:val="3190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F11239"/>
    <w:multiLevelType w:val="multilevel"/>
    <w:tmpl w:val="8B24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154B89"/>
    <w:multiLevelType w:val="multilevel"/>
    <w:tmpl w:val="0E88C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985E75"/>
    <w:multiLevelType w:val="multilevel"/>
    <w:tmpl w:val="0E94B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3D7121"/>
    <w:multiLevelType w:val="multilevel"/>
    <w:tmpl w:val="9940AA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8F3715"/>
    <w:multiLevelType w:val="multilevel"/>
    <w:tmpl w:val="C82AA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CF49EE"/>
    <w:multiLevelType w:val="multilevel"/>
    <w:tmpl w:val="E016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A60A1A"/>
    <w:multiLevelType w:val="multilevel"/>
    <w:tmpl w:val="8E96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3B65E39"/>
    <w:multiLevelType w:val="multilevel"/>
    <w:tmpl w:val="07640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746369"/>
    <w:multiLevelType w:val="multilevel"/>
    <w:tmpl w:val="EC88C7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7A41B9"/>
    <w:multiLevelType w:val="multilevel"/>
    <w:tmpl w:val="11DC6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897423"/>
    <w:multiLevelType w:val="multilevel"/>
    <w:tmpl w:val="42AE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0D2959"/>
    <w:multiLevelType w:val="multilevel"/>
    <w:tmpl w:val="F24E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3B746F"/>
    <w:multiLevelType w:val="multilevel"/>
    <w:tmpl w:val="433E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36"/>
  </w:num>
  <w:num w:numId="3">
    <w:abstractNumId w:val="30"/>
  </w:num>
  <w:num w:numId="4">
    <w:abstractNumId w:val="20"/>
  </w:num>
  <w:num w:numId="5">
    <w:abstractNumId w:val="28"/>
  </w:num>
  <w:num w:numId="6">
    <w:abstractNumId w:val="14"/>
  </w:num>
  <w:num w:numId="7">
    <w:abstractNumId w:val="22"/>
  </w:num>
  <w:num w:numId="8">
    <w:abstractNumId w:val="0"/>
  </w:num>
  <w:num w:numId="9">
    <w:abstractNumId w:val="3"/>
  </w:num>
  <w:num w:numId="10">
    <w:abstractNumId w:val="24"/>
  </w:num>
  <w:num w:numId="11">
    <w:abstractNumId w:val="27"/>
  </w:num>
  <w:num w:numId="12">
    <w:abstractNumId w:val="11"/>
  </w:num>
  <w:num w:numId="13">
    <w:abstractNumId w:val="21"/>
  </w:num>
  <w:num w:numId="14">
    <w:abstractNumId w:val="35"/>
  </w:num>
  <w:num w:numId="15">
    <w:abstractNumId w:val="18"/>
  </w:num>
  <w:num w:numId="16">
    <w:abstractNumId w:val="8"/>
  </w:num>
  <w:num w:numId="17">
    <w:abstractNumId w:val="5"/>
  </w:num>
  <w:num w:numId="18">
    <w:abstractNumId w:val="6"/>
  </w:num>
  <w:num w:numId="19">
    <w:abstractNumId w:val="34"/>
  </w:num>
  <w:num w:numId="20">
    <w:abstractNumId w:val="19"/>
  </w:num>
  <w:num w:numId="21">
    <w:abstractNumId w:val="40"/>
  </w:num>
  <w:num w:numId="22">
    <w:abstractNumId w:val="12"/>
  </w:num>
  <w:num w:numId="23">
    <w:abstractNumId w:val="1"/>
  </w:num>
  <w:num w:numId="24">
    <w:abstractNumId w:val="39"/>
  </w:num>
  <w:num w:numId="25">
    <w:abstractNumId w:val="33"/>
  </w:num>
  <w:num w:numId="26">
    <w:abstractNumId w:val="7"/>
  </w:num>
  <w:num w:numId="27">
    <w:abstractNumId w:val="29"/>
  </w:num>
  <w:num w:numId="28">
    <w:abstractNumId w:val="37"/>
  </w:num>
  <w:num w:numId="29">
    <w:abstractNumId w:val="2"/>
  </w:num>
  <w:num w:numId="30">
    <w:abstractNumId w:val="10"/>
  </w:num>
  <w:num w:numId="31">
    <w:abstractNumId w:val="9"/>
  </w:num>
  <w:num w:numId="32">
    <w:abstractNumId w:val="32"/>
  </w:num>
  <w:num w:numId="33">
    <w:abstractNumId w:val="31"/>
  </w:num>
  <w:num w:numId="34">
    <w:abstractNumId w:val="4"/>
  </w:num>
  <w:num w:numId="35">
    <w:abstractNumId w:val="15"/>
  </w:num>
  <w:num w:numId="36">
    <w:abstractNumId w:val="38"/>
  </w:num>
  <w:num w:numId="37">
    <w:abstractNumId w:val="17"/>
  </w:num>
  <w:num w:numId="38">
    <w:abstractNumId w:val="23"/>
  </w:num>
  <w:num w:numId="39">
    <w:abstractNumId w:val="25"/>
  </w:num>
  <w:num w:numId="40">
    <w:abstractNumId w:val="16"/>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DE4"/>
    <w:rsid w:val="00003EB2"/>
    <w:rsid w:val="00030674"/>
    <w:rsid w:val="000376DC"/>
    <w:rsid w:val="00072F2B"/>
    <w:rsid w:val="000F5B37"/>
    <w:rsid w:val="00143DD3"/>
    <w:rsid w:val="00186D1F"/>
    <w:rsid w:val="001A7D30"/>
    <w:rsid w:val="001D1CA8"/>
    <w:rsid w:val="00212D55"/>
    <w:rsid w:val="002144BE"/>
    <w:rsid w:val="00237B30"/>
    <w:rsid w:val="002444E0"/>
    <w:rsid w:val="002643F5"/>
    <w:rsid w:val="002829D3"/>
    <w:rsid w:val="002B2159"/>
    <w:rsid w:val="003032AD"/>
    <w:rsid w:val="00311A3E"/>
    <w:rsid w:val="00335E72"/>
    <w:rsid w:val="00354B47"/>
    <w:rsid w:val="0039353C"/>
    <w:rsid w:val="003A25B2"/>
    <w:rsid w:val="003E67CC"/>
    <w:rsid w:val="00400212"/>
    <w:rsid w:val="00412424"/>
    <w:rsid w:val="00417D26"/>
    <w:rsid w:val="00450D13"/>
    <w:rsid w:val="0045142F"/>
    <w:rsid w:val="004C2860"/>
    <w:rsid w:val="00536530"/>
    <w:rsid w:val="00555F71"/>
    <w:rsid w:val="00560D23"/>
    <w:rsid w:val="00591E23"/>
    <w:rsid w:val="005B151A"/>
    <w:rsid w:val="005C7E4A"/>
    <w:rsid w:val="005D2966"/>
    <w:rsid w:val="00660D75"/>
    <w:rsid w:val="0067346E"/>
    <w:rsid w:val="00681DE4"/>
    <w:rsid w:val="006D1220"/>
    <w:rsid w:val="006E2A4E"/>
    <w:rsid w:val="00703996"/>
    <w:rsid w:val="00710306"/>
    <w:rsid w:val="0071518F"/>
    <w:rsid w:val="007531D8"/>
    <w:rsid w:val="007C22CD"/>
    <w:rsid w:val="007F1602"/>
    <w:rsid w:val="007F490C"/>
    <w:rsid w:val="00802926"/>
    <w:rsid w:val="00814B01"/>
    <w:rsid w:val="0083052A"/>
    <w:rsid w:val="00845AE4"/>
    <w:rsid w:val="00847750"/>
    <w:rsid w:val="00862185"/>
    <w:rsid w:val="008B4810"/>
    <w:rsid w:val="00902FC7"/>
    <w:rsid w:val="00941A47"/>
    <w:rsid w:val="00944001"/>
    <w:rsid w:val="00946F4D"/>
    <w:rsid w:val="009625E3"/>
    <w:rsid w:val="009724CD"/>
    <w:rsid w:val="0097617D"/>
    <w:rsid w:val="00995674"/>
    <w:rsid w:val="009C2374"/>
    <w:rsid w:val="009D63BA"/>
    <w:rsid w:val="00A02F6D"/>
    <w:rsid w:val="00A03792"/>
    <w:rsid w:val="00A30CB6"/>
    <w:rsid w:val="00A64CDA"/>
    <w:rsid w:val="00A67EA1"/>
    <w:rsid w:val="00A82D72"/>
    <w:rsid w:val="00A91020"/>
    <w:rsid w:val="00AA0234"/>
    <w:rsid w:val="00AA70B0"/>
    <w:rsid w:val="00AC5937"/>
    <w:rsid w:val="00AD3FC2"/>
    <w:rsid w:val="00AF4789"/>
    <w:rsid w:val="00AF6CB8"/>
    <w:rsid w:val="00B01856"/>
    <w:rsid w:val="00B020A0"/>
    <w:rsid w:val="00B403C0"/>
    <w:rsid w:val="00B779E5"/>
    <w:rsid w:val="00BE63BB"/>
    <w:rsid w:val="00C30591"/>
    <w:rsid w:val="00C77CA1"/>
    <w:rsid w:val="00CA16AF"/>
    <w:rsid w:val="00CF440E"/>
    <w:rsid w:val="00D03305"/>
    <w:rsid w:val="00D1036F"/>
    <w:rsid w:val="00D10EC4"/>
    <w:rsid w:val="00D3107F"/>
    <w:rsid w:val="00DA50EE"/>
    <w:rsid w:val="00DD2425"/>
    <w:rsid w:val="00DD5D00"/>
    <w:rsid w:val="00DF1516"/>
    <w:rsid w:val="00E1443C"/>
    <w:rsid w:val="00EB6A9A"/>
    <w:rsid w:val="00ED2DD3"/>
    <w:rsid w:val="00EE72A0"/>
    <w:rsid w:val="00F15266"/>
    <w:rsid w:val="00F21983"/>
    <w:rsid w:val="00F24DAE"/>
    <w:rsid w:val="00F54082"/>
    <w:rsid w:val="00F64D75"/>
    <w:rsid w:val="00F96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B48C"/>
  <w15:chartTrackingRefBased/>
  <w15:docId w15:val="{AC957CA0-23C9-47FB-9C57-03F55DBA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EB2"/>
  </w:style>
  <w:style w:type="paragraph" w:styleId="Heading1">
    <w:name w:val="heading 1"/>
    <w:basedOn w:val="Normal"/>
    <w:link w:val="Heading1Char"/>
    <w:uiPriority w:val="9"/>
    <w:qFormat/>
    <w:rsid w:val="001D1C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962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77C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CA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9626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77CA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E63BB"/>
    <w:rPr>
      <w:color w:val="0563C1" w:themeColor="hyperlink"/>
      <w:u w:val="single"/>
    </w:rPr>
  </w:style>
  <w:style w:type="paragraph" w:styleId="NormalWeb">
    <w:name w:val="Normal (Web)"/>
    <w:basedOn w:val="Normal"/>
    <w:uiPriority w:val="99"/>
    <w:unhideWhenUsed/>
    <w:rsid w:val="00237B3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37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7B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237B30"/>
    <w:rPr>
      <w:rFonts w:ascii="Courier New" w:eastAsia="Times New Roman" w:hAnsi="Courier New" w:cs="Courier New"/>
      <w:sz w:val="20"/>
      <w:szCs w:val="20"/>
    </w:rPr>
  </w:style>
  <w:style w:type="character" w:customStyle="1" w:styleId="comment-copy">
    <w:name w:val="comment-copy"/>
    <w:basedOn w:val="DefaultParagraphFont"/>
    <w:rsid w:val="00862185"/>
  </w:style>
  <w:style w:type="character" w:customStyle="1" w:styleId="comment-date">
    <w:name w:val="comment-date"/>
    <w:basedOn w:val="DefaultParagraphFont"/>
    <w:rsid w:val="00862185"/>
  </w:style>
  <w:style w:type="character" w:customStyle="1" w:styleId="relativetime-clean">
    <w:name w:val="relativetime-clean"/>
    <w:basedOn w:val="DefaultParagraphFont"/>
    <w:rsid w:val="00862185"/>
  </w:style>
  <w:style w:type="character" w:styleId="Strong">
    <w:name w:val="Strong"/>
    <w:basedOn w:val="DefaultParagraphFont"/>
    <w:uiPriority w:val="22"/>
    <w:qFormat/>
    <w:rsid w:val="00450D13"/>
    <w:rPr>
      <w:b/>
      <w:bCs/>
    </w:rPr>
  </w:style>
  <w:style w:type="character" w:customStyle="1" w:styleId="pln">
    <w:name w:val="pln"/>
    <w:basedOn w:val="DefaultParagraphFont"/>
    <w:rsid w:val="00186D1F"/>
  </w:style>
  <w:style w:type="character" w:customStyle="1" w:styleId="pun">
    <w:name w:val="pun"/>
    <w:basedOn w:val="DefaultParagraphFont"/>
    <w:rsid w:val="00186D1F"/>
  </w:style>
  <w:style w:type="character" w:customStyle="1" w:styleId="lit">
    <w:name w:val="lit"/>
    <w:basedOn w:val="DefaultParagraphFont"/>
    <w:rsid w:val="00186D1F"/>
  </w:style>
  <w:style w:type="character" w:customStyle="1" w:styleId="str">
    <w:name w:val="str"/>
    <w:basedOn w:val="DefaultParagraphFont"/>
    <w:rsid w:val="00186D1F"/>
  </w:style>
  <w:style w:type="character" w:customStyle="1" w:styleId="vote-count-post">
    <w:name w:val="vote-count-post"/>
    <w:basedOn w:val="DefaultParagraphFont"/>
    <w:rsid w:val="00F21983"/>
  </w:style>
  <w:style w:type="character" w:customStyle="1" w:styleId="vote-accepted-on">
    <w:name w:val="vote-accepted-on"/>
    <w:basedOn w:val="DefaultParagraphFont"/>
    <w:rsid w:val="00F21983"/>
  </w:style>
  <w:style w:type="character" w:styleId="Emphasis">
    <w:name w:val="Emphasis"/>
    <w:basedOn w:val="DefaultParagraphFont"/>
    <w:uiPriority w:val="20"/>
    <w:qFormat/>
    <w:rsid w:val="00814B01"/>
    <w:rPr>
      <w:i/>
      <w:iCs/>
    </w:rPr>
  </w:style>
  <w:style w:type="character" w:customStyle="1" w:styleId="relativetime">
    <w:name w:val="relativetime"/>
    <w:basedOn w:val="DefaultParagraphFont"/>
    <w:rsid w:val="00703996"/>
  </w:style>
  <w:style w:type="character" w:customStyle="1" w:styleId="reputation-score">
    <w:name w:val="reputation-score"/>
    <w:basedOn w:val="DefaultParagraphFont"/>
    <w:rsid w:val="00703996"/>
  </w:style>
  <w:style w:type="character" w:customStyle="1" w:styleId="badgecount">
    <w:name w:val="badgecount"/>
    <w:basedOn w:val="DefaultParagraphFont"/>
    <w:rsid w:val="00703996"/>
  </w:style>
  <w:style w:type="character" w:customStyle="1" w:styleId="com">
    <w:name w:val="com"/>
    <w:basedOn w:val="DefaultParagraphFont"/>
    <w:rsid w:val="002444E0"/>
  </w:style>
  <w:style w:type="character" w:customStyle="1" w:styleId="kwd">
    <w:name w:val="kwd"/>
    <w:basedOn w:val="DefaultParagraphFont"/>
    <w:rsid w:val="002444E0"/>
  </w:style>
  <w:style w:type="character" w:customStyle="1" w:styleId="typ">
    <w:name w:val="typ"/>
    <w:basedOn w:val="DefaultParagraphFont"/>
    <w:rsid w:val="002444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9188">
      <w:bodyDiv w:val="1"/>
      <w:marLeft w:val="0"/>
      <w:marRight w:val="0"/>
      <w:marTop w:val="0"/>
      <w:marBottom w:val="0"/>
      <w:divBdr>
        <w:top w:val="none" w:sz="0" w:space="0" w:color="auto"/>
        <w:left w:val="none" w:sz="0" w:space="0" w:color="auto"/>
        <w:bottom w:val="none" w:sz="0" w:space="0" w:color="auto"/>
        <w:right w:val="none" w:sz="0" w:space="0" w:color="auto"/>
      </w:divBdr>
      <w:divsChild>
        <w:div w:id="163487185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664068">
      <w:bodyDiv w:val="1"/>
      <w:marLeft w:val="0"/>
      <w:marRight w:val="0"/>
      <w:marTop w:val="0"/>
      <w:marBottom w:val="0"/>
      <w:divBdr>
        <w:top w:val="none" w:sz="0" w:space="0" w:color="auto"/>
        <w:left w:val="none" w:sz="0" w:space="0" w:color="auto"/>
        <w:bottom w:val="none" w:sz="0" w:space="0" w:color="auto"/>
        <w:right w:val="none" w:sz="0" w:space="0" w:color="auto"/>
      </w:divBdr>
      <w:divsChild>
        <w:div w:id="213158414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741908">
      <w:bodyDiv w:val="1"/>
      <w:marLeft w:val="0"/>
      <w:marRight w:val="0"/>
      <w:marTop w:val="0"/>
      <w:marBottom w:val="0"/>
      <w:divBdr>
        <w:top w:val="none" w:sz="0" w:space="0" w:color="auto"/>
        <w:left w:val="none" w:sz="0" w:space="0" w:color="auto"/>
        <w:bottom w:val="none" w:sz="0" w:space="0" w:color="auto"/>
        <w:right w:val="none" w:sz="0" w:space="0" w:color="auto"/>
      </w:divBdr>
    </w:div>
    <w:div w:id="20789179">
      <w:bodyDiv w:val="1"/>
      <w:marLeft w:val="0"/>
      <w:marRight w:val="0"/>
      <w:marTop w:val="0"/>
      <w:marBottom w:val="0"/>
      <w:divBdr>
        <w:top w:val="none" w:sz="0" w:space="0" w:color="auto"/>
        <w:left w:val="none" w:sz="0" w:space="0" w:color="auto"/>
        <w:bottom w:val="none" w:sz="0" w:space="0" w:color="auto"/>
        <w:right w:val="none" w:sz="0" w:space="0" w:color="auto"/>
      </w:divBdr>
    </w:div>
    <w:div w:id="25567346">
      <w:bodyDiv w:val="1"/>
      <w:marLeft w:val="0"/>
      <w:marRight w:val="0"/>
      <w:marTop w:val="0"/>
      <w:marBottom w:val="0"/>
      <w:divBdr>
        <w:top w:val="none" w:sz="0" w:space="0" w:color="auto"/>
        <w:left w:val="none" w:sz="0" w:space="0" w:color="auto"/>
        <w:bottom w:val="none" w:sz="0" w:space="0" w:color="auto"/>
        <w:right w:val="none" w:sz="0" w:space="0" w:color="auto"/>
      </w:divBdr>
    </w:div>
    <w:div w:id="27068914">
      <w:bodyDiv w:val="1"/>
      <w:marLeft w:val="0"/>
      <w:marRight w:val="0"/>
      <w:marTop w:val="0"/>
      <w:marBottom w:val="0"/>
      <w:divBdr>
        <w:top w:val="none" w:sz="0" w:space="0" w:color="auto"/>
        <w:left w:val="none" w:sz="0" w:space="0" w:color="auto"/>
        <w:bottom w:val="none" w:sz="0" w:space="0" w:color="auto"/>
        <w:right w:val="none" w:sz="0" w:space="0" w:color="auto"/>
      </w:divBdr>
    </w:div>
    <w:div w:id="36902381">
      <w:bodyDiv w:val="1"/>
      <w:marLeft w:val="0"/>
      <w:marRight w:val="0"/>
      <w:marTop w:val="0"/>
      <w:marBottom w:val="0"/>
      <w:divBdr>
        <w:top w:val="none" w:sz="0" w:space="0" w:color="auto"/>
        <w:left w:val="none" w:sz="0" w:space="0" w:color="auto"/>
        <w:bottom w:val="none" w:sz="0" w:space="0" w:color="auto"/>
        <w:right w:val="none" w:sz="0" w:space="0" w:color="auto"/>
      </w:divBdr>
    </w:div>
    <w:div w:id="42799647">
      <w:bodyDiv w:val="1"/>
      <w:marLeft w:val="0"/>
      <w:marRight w:val="0"/>
      <w:marTop w:val="0"/>
      <w:marBottom w:val="0"/>
      <w:divBdr>
        <w:top w:val="none" w:sz="0" w:space="0" w:color="auto"/>
        <w:left w:val="none" w:sz="0" w:space="0" w:color="auto"/>
        <w:bottom w:val="none" w:sz="0" w:space="0" w:color="auto"/>
        <w:right w:val="none" w:sz="0" w:space="0" w:color="auto"/>
      </w:divBdr>
    </w:div>
    <w:div w:id="47610806">
      <w:bodyDiv w:val="1"/>
      <w:marLeft w:val="0"/>
      <w:marRight w:val="0"/>
      <w:marTop w:val="0"/>
      <w:marBottom w:val="0"/>
      <w:divBdr>
        <w:top w:val="none" w:sz="0" w:space="0" w:color="auto"/>
        <w:left w:val="none" w:sz="0" w:space="0" w:color="auto"/>
        <w:bottom w:val="none" w:sz="0" w:space="0" w:color="auto"/>
        <w:right w:val="none" w:sz="0" w:space="0" w:color="auto"/>
      </w:divBdr>
    </w:div>
    <w:div w:id="62218050">
      <w:bodyDiv w:val="1"/>
      <w:marLeft w:val="0"/>
      <w:marRight w:val="0"/>
      <w:marTop w:val="0"/>
      <w:marBottom w:val="0"/>
      <w:divBdr>
        <w:top w:val="none" w:sz="0" w:space="0" w:color="auto"/>
        <w:left w:val="none" w:sz="0" w:space="0" w:color="auto"/>
        <w:bottom w:val="none" w:sz="0" w:space="0" w:color="auto"/>
        <w:right w:val="none" w:sz="0" w:space="0" w:color="auto"/>
      </w:divBdr>
      <w:divsChild>
        <w:div w:id="717750763">
          <w:marLeft w:val="0"/>
          <w:marRight w:val="0"/>
          <w:marTop w:val="0"/>
          <w:marBottom w:val="75"/>
          <w:divBdr>
            <w:top w:val="none" w:sz="0" w:space="0" w:color="auto"/>
            <w:left w:val="none" w:sz="0" w:space="0" w:color="auto"/>
            <w:bottom w:val="none" w:sz="0" w:space="0" w:color="auto"/>
            <w:right w:val="none" w:sz="0" w:space="0" w:color="auto"/>
          </w:divBdr>
        </w:div>
      </w:divsChild>
    </w:div>
    <w:div w:id="77019071">
      <w:bodyDiv w:val="1"/>
      <w:marLeft w:val="0"/>
      <w:marRight w:val="0"/>
      <w:marTop w:val="0"/>
      <w:marBottom w:val="0"/>
      <w:divBdr>
        <w:top w:val="none" w:sz="0" w:space="0" w:color="auto"/>
        <w:left w:val="none" w:sz="0" w:space="0" w:color="auto"/>
        <w:bottom w:val="none" w:sz="0" w:space="0" w:color="auto"/>
        <w:right w:val="none" w:sz="0" w:space="0" w:color="auto"/>
      </w:divBdr>
    </w:div>
    <w:div w:id="81069146">
      <w:bodyDiv w:val="1"/>
      <w:marLeft w:val="0"/>
      <w:marRight w:val="0"/>
      <w:marTop w:val="0"/>
      <w:marBottom w:val="0"/>
      <w:divBdr>
        <w:top w:val="none" w:sz="0" w:space="0" w:color="auto"/>
        <w:left w:val="none" w:sz="0" w:space="0" w:color="auto"/>
        <w:bottom w:val="none" w:sz="0" w:space="0" w:color="auto"/>
        <w:right w:val="none" w:sz="0" w:space="0" w:color="auto"/>
      </w:divBdr>
    </w:div>
    <w:div w:id="86080913">
      <w:bodyDiv w:val="1"/>
      <w:marLeft w:val="0"/>
      <w:marRight w:val="0"/>
      <w:marTop w:val="0"/>
      <w:marBottom w:val="0"/>
      <w:divBdr>
        <w:top w:val="none" w:sz="0" w:space="0" w:color="auto"/>
        <w:left w:val="none" w:sz="0" w:space="0" w:color="auto"/>
        <w:bottom w:val="none" w:sz="0" w:space="0" w:color="auto"/>
        <w:right w:val="none" w:sz="0" w:space="0" w:color="auto"/>
      </w:divBdr>
    </w:div>
    <w:div w:id="87891666">
      <w:bodyDiv w:val="1"/>
      <w:marLeft w:val="0"/>
      <w:marRight w:val="0"/>
      <w:marTop w:val="0"/>
      <w:marBottom w:val="0"/>
      <w:divBdr>
        <w:top w:val="none" w:sz="0" w:space="0" w:color="auto"/>
        <w:left w:val="none" w:sz="0" w:space="0" w:color="auto"/>
        <w:bottom w:val="none" w:sz="0" w:space="0" w:color="auto"/>
        <w:right w:val="none" w:sz="0" w:space="0" w:color="auto"/>
      </w:divBdr>
      <w:divsChild>
        <w:div w:id="1006903813">
          <w:marLeft w:val="0"/>
          <w:marRight w:val="0"/>
          <w:marTop w:val="0"/>
          <w:marBottom w:val="0"/>
          <w:divBdr>
            <w:top w:val="none" w:sz="0" w:space="0" w:color="auto"/>
            <w:left w:val="none" w:sz="0" w:space="0" w:color="auto"/>
            <w:bottom w:val="none" w:sz="0" w:space="0" w:color="auto"/>
            <w:right w:val="none" w:sz="0" w:space="0" w:color="auto"/>
          </w:divBdr>
          <w:divsChild>
            <w:div w:id="19693135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90393053">
      <w:bodyDiv w:val="1"/>
      <w:marLeft w:val="0"/>
      <w:marRight w:val="0"/>
      <w:marTop w:val="0"/>
      <w:marBottom w:val="0"/>
      <w:divBdr>
        <w:top w:val="none" w:sz="0" w:space="0" w:color="auto"/>
        <w:left w:val="none" w:sz="0" w:space="0" w:color="auto"/>
        <w:bottom w:val="none" w:sz="0" w:space="0" w:color="auto"/>
        <w:right w:val="none" w:sz="0" w:space="0" w:color="auto"/>
      </w:divBdr>
      <w:divsChild>
        <w:div w:id="124992617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00153074">
      <w:bodyDiv w:val="1"/>
      <w:marLeft w:val="0"/>
      <w:marRight w:val="0"/>
      <w:marTop w:val="0"/>
      <w:marBottom w:val="0"/>
      <w:divBdr>
        <w:top w:val="none" w:sz="0" w:space="0" w:color="auto"/>
        <w:left w:val="none" w:sz="0" w:space="0" w:color="auto"/>
        <w:bottom w:val="none" w:sz="0" w:space="0" w:color="auto"/>
        <w:right w:val="none" w:sz="0" w:space="0" w:color="auto"/>
      </w:divBdr>
    </w:div>
    <w:div w:id="104620122">
      <w:bodyDiv w:val="1"/>
      <w:marLeft w:val="0"/>
      <w:marRight w:val="0"/>
      <w:marTop w:val="0"/>
      <w:marBottom w:val="0"/>
      <w:divBdr>
        <w:top w:val="none" w:sz="0" w:space="0" w:color="auto"/>
        <w:left w:val="none" w:sz="0" w:space="0" w:color="auto"/>
        <w:bottom w:val="none" w:sz="0" w:space="0" w:color="auto"/>
        <w:right w:val="none" w:sz="0" w:space="0" w:color="auto"/>
      </w:divBdr>
    </w:div>
    <w:div w:id="105584384">
      <w:bodyDiv w:val="1"/>
      <w:marLeft w:val="0"/>
      <w:marRight w:val="0"/>
      <w:marTop w:val="0"/>
      <w:marBottom w:val="0"/>
      <w:divBdr>
        <w:top w:val="none" w:sz="0" w:space="0" w:color="auto"/>
        <w:left w:val="none" w:sz="0" w:space="0" w:color="auto"/>
        <w:bottom w:val="none" w:sz="0" w:space="0" w:color="auto"/>
        <w:right w:val="none" w:sz="0" w:space="0" w:color="auto"/>
      </w:divBdr>
    </w:div>
    <w:div w:id="105656431">
      <w:bodyDiv w:val="1"/>
      <w:marLeft w:val="0"/>
      <w:marRight w:val="0"/>
      <w:marTop w:val="0"/>
      <w:marBottom w:val="0"/>
      <w:divBdr>
        <w:top w:val="none" w:sz="0" w:space="0" w:color="auto"/>
        <w:left w:val="none" w:sz="0" w:space="0" w:color="auto"/>
        <w:bottom w:val="none" w:sz="0" w:space="0" w:color="auto"/>
        <w:right w:val="none" w:sz="0" w:space="0" w:color="auto"/>
      </w:divBdr>
    </w:div>
    <w:div w:id="119341683">
      <w:bodyDiv w:val="1"/>
      <w:marLeft w:val="0"/>
      <w:marRight w:val="0"/>
      <w:marTop w:val="0"/>
      <w:marBottom w:val="0"/>
      <w:divBdr>
        <w:top w:val="none" w:sz="0" w:space="0" w:color="auto"/>
        <w:left w:val="none" w:sz="0" w:space="0" w:color="auto"/>
        <w:bottom w:val="none" w:sz="0" w:space="0" w:color="auto"/>
        <w:right w:val="none" w:sz="0" w:space="0" w:color="auto"/>
      </w:divBdr>
    </w:div>
    <w:div w:id="137115740">
      <w:bodyDiv w:val="1"/>
      <w:marLeft w:val="0"/>
      <w:marRight w:val="0"/>
      <w:marTop w:val="0"/>
      <w:marBottom w:val="0"/>
      <w:divBdr>
        <w:top w:val="none" w:sz="0" w:space="0" w:color="auto"/>
        <w:left w:val="none" w:sz="0" w:space="0" w:color="auto"/>
        <w:bottom w:val="none" w:sz="0" w:space="0" w:color="auto"/>
        <w:right w:val="none" w:sz="0" w:space="0" w:color="auto"/>
      </w:divBdr>
    </w:div>
    <w:div w:id="148055233">
      <w:bodyDiv w:val="1"/>
      <w:marLeft w:val="0"/>
      <w:marRight w:val="0"/>
      <w:marTop w:val="0"/>
      <w:marBottom w:val="0"/>
      <w:divBdr>
        <w:top w:val="none" w:sz="0" w:space="0" w:color="auto"/>
        <w:left w:val="none" w:sz="0" w:space="0" w:color="auto"/>
        <w:bottom w:val="none" w:sz="0" w:space="0" w:color="auto"/>
        <w:right w:val="none" w:sz="0" w:space="0" w:color="auto"/>
      </w:divBdr>
      <w:divsChild>
        <w:div w:id="189715654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50105296">
      <w:bodyDiv w:val="1"/>
      <w:marLeft w:val="0"/>
      <w:marRight w:val="0"/>
      <w:marTop w:val="0"/>
      <w:marBottom w:val="0"/>
      <w:divBdr>
        <w:top w:val="none" w:sz="0" w:space="0" w:color="auto"/>
        <w:left w:val="none" w:sz="0" w:space="0" w:color="auto"/>
        <w:bottom w:val="none" w:sz="0" w:space="0" w:color="auto"/>
        <w:right w:val="none" w:sz="0" w:space="0" w:color="auto"/>
      </w:divBdr>
    </w:div>
    <w:div w:id="165825885">
      <w:bodyDiv w:val="1"/>
      <w:marLeft w:val="0"/>
      <w:marRight w:val="0"/>
      <w:marTop w:val="0"/>
      <w:marBottom w:val="0"/>
      <w:divBdr>
        <w:top w:val="none" w:sz="0" w:space="0" w:color="auto"/>
        <w:left w:val="none" w:sz="0" w:space="0" w:color="auto"/>
        <w:bottom w:val="none" w:sz="0" w:space="0" w:color="auto"/>
        <w:right w:val="none" w:sz="0" w:space="0" w:color="auto"/>
      </w:divBdr>
    </w:div>
    <w:div w:id="185144882">
      <w:bodyDiv w:val="1"/>
      <w:marLeft w:val="0"/>
      <w:marRight w:val="0"/>
      <w:marTop w:val="0"/>
      <w:marBottom w:val="0"/>
      <w:divBdr>
        <w:top w:val="none" w:sz="0" w:space="0" w:color="auto"/>
        <w:left w:val="none" w:sz="0" w:space="0" w:color="auto"/>
        <w:bottom w:val="none" w:sz="0" w:space="0" w:color="auto"/>
        <w:right w:val="none" w:sz="0" w:space="0" w:color="auto"/>
      </w:divBdr>
      <w:divsChild>
        <w:div w:id="1485387545">
          <w:marLeft w:val="0"/>
          <w:marRight w:val="0"/>
          <w:marTop w:val="0"/>
          <w:marBottom w:val="0"/>
          <w:divBdr>
            <w:top w:val="none" w:sz="0" w:space="0" w:color="auto"/>
            <w:left w:val="none" w:sz="0" w:space="0" w:color="auto"/>
            <w:bottom w:val="none" w:sz="0" w:space="0" w:color="auto"/>
            <w:right w:val="none" w:sz="0" w:space="0" w:color="auto"/>
          </w:divBdr>
          <w:divsChild>
            <w:div w:id="12164299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94387660">
      <w:bodyDiv w:val="1"/>
      <w:marLeft w:val="0"/>
      <w:marRight w:val="0"/>
      <w:marTop w:val="0"/>
      <w:marBottom w:val="0"/>
      <w:divBdr>
        <w:top w:val="none" w:sz="0" w:space="0" w:color="auto"/>
        <w:left w:val="none" w:sz="0" w:space="0" w:color="auto"/>
        <w:bottom w:val="none" w:sz="0" w:space="0" w:color="auto"/>
        <w:right w:val="none" w:sz="0" w:space="0" w:color="auto"/>
      </w:divBdr>
    </w:div>
    <w:div w:id="197553466">
      <w:bodyDiv w:val="1"/>
      <w:marLeft w:val="0"/>
      <w:marRight w:val="0"/>
      <w:marTop w:val="0"/>
      <w:marBottom w:val="0"/>
      <w:divBdr>
        <w:top w:val="none" w:sz="0" w:space="0" w:color="auto"/>
        <w:left w:val="none" w:sz="0" w:space="0" w:color="auto"/>
        <w:bottom w:val="none" w:sz="0" w:space="0" w:color="auto"/>
        <w:right w:val="none" w:sz="0" w:space="0" w:color="auto"/>
      </w:divBdr>
    </w:div>
    <w:div w:id="205870325">
      <w:bodyDiv w:val="1"/>
      <w:marLeft w:val="0"/>
      <w:marRight w:val="0"/>
      <w:marTop w:val="0"/>
      <w:marBottom w:val="0"/>
      <w:divBdr>
        <w:top w:val="none" w:sz="0" w:space="0" w:color="auto"/>
        <w:left w:val="none" w:sz="0" w:space="0" w:color="auto"/>
        <w:bottom w:val="none" w:sz="0" w:space="0" w:color="auto"/>
        <w:right w:val="none" w:sz="0" w:space="0" w:color="auto"/>
      </w:divBdr>
      <w:divsChild>
        <w:div w:id="2111587431">
          <w:marLeft w:val="0"/>
          <w:marRight w:val="0"/>
          <w:marTop w:val="0"/>
          <w:marBottom w:val="75"/>
          <w:divBdr>
            <w:top w:val="none" w:sz="0" w:space="0" w:color="auto"/>
            <w:left w:val="none" w:sz="0" w:space="0" w:color="auto"/>
            <w:bottom w:val="none" w:sz="0" w:space="0" w:color="auto"/>
            <w:right w:val="none" w:sz="0" w:space="0" w:color="auto"/>
          </w:divBdr>
        </w:div>
      </w:divsChild>
    </w:div>
    <w:div w:id="209615863">
      <w:bodyDiv w:val="1"/>
      <w:marLeft w:val="0"/>
      <w:marRight w:val="0"/>
      <w:marTop w:val="0"/>
      <w:marBottom w:val="0"/>
      <w:divBdr>
        <w:top w:val="none" w:sz="0" w:space="0" w:color="auto"/>
        <w:left w:val="none" w:sz="0" w:space="0" w:color="auto"/>
        <w:bottom w:val="none" w:sz="0" w:space="0" w:color="auto"/>
        <w:right w:val="none" w:sz="0" w:space="0" w:color="auto"/>
      </w:divBdr>
    </w:div>
    <w:div w:id="210386340">
      <w:bodyDiv w:val="1"/>
      <w:marLeft w:val="0"/>
      <w:marRight w:val="0"/>
      <w:marTop w:val="0"/>
      <w:marBottom w:val="0"/>
      <w:divBdr>
        <w:top w:val="none" w:sz="0" w:space="0" w:color="auto"/>
        <w:left w:val="none" w:sz="0" w:space="0" w:color="auto"/>
        <w:bottom w:val="none" w:sz="0" w:space="0" w:color="auto"/>
        <w:right w:val="none" w:sz="0" w:space="0" w:color="auto"/>
      </w:divBdr>
    </w:div>
    <w:div w:id="215242094">
      <w:bodyDiv w:val="1"/>
      <w:marLeft w:val="0"/>
      <w:marRight w:val="0"/>
      <w:marTop w:val="0"/>
      <w:marBottom w:val="0"/>
      <w:divBdr>
        <w:top w:val="none" w:sz="0" w:space="0" w:color="auto"/>
        <w:left w:val="none" w:sz="0" w:space="0" w:color="auto"/>
        <w:bottom w:val="none" w:sz="0" w:space="0" w:color="auto"/>
        <w:right w:val="none" w:sz="0" w:space="0" w:color="auto"/>
      </w:divBdr>
    </w:div>
    <w:div w:id="229266732">
      <w:bodyDiv w:val="1"/>
      <w:marLeft w:val="0"/>
      <w:marRight w:val="0"/>
      <w:marTop w:val="0"/>
      <w:marBottom w:val="0"/>
      <w:divBdr>
        <w:top w:val="none" w:sz="0" w:space="0" w:color="auto"/>
        <w:left w:val="none" w:sz="0" w:space="0" w:color="auto"/>
        <w:bottom w:val="none" w:sz="0" w:space="0" w:color="auto"/>
        <w:right w:val="none" w:sz="0" w:space="0" w:color="auto"/>
      </w:divBdr>
      <w:divsChild>
        <w:div w:id="93057799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32398798">
      <w:bodyDiv w:val="1"/>
      <w:marLeft w:val="0"/>
      <w:marRight w:val="0"/>
      <w:marTop w:val="0"/>
      <w:marBottom w:val="0"/>
      <w:divBdr>
        <w:top w:val="none" w:sz="0" w:space="0" w:color="auto"/>
        <w:left w:val="none" w:sz="0" w:space="0" w:color="auto"/>
        <w:bottom w:val="none" w:sz="0" w:space="0" w:color="auto"/>
        <w:right w:val="none" w:sz="0" w:space="0" w:color="auto"/>
      </w:divBdr>
      <w:divsChild>
        <w:div w:id="106595871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37862417">
      <w:bodyDiv w:val="1"/>
      <w:marLeft w:val="0"/>
      <w:marRight w:val="0"/>
      <w:marTop w:val="0"/>
      <w:marBottom w:val="0"/>
      <w:divBdr>
        <w:top w:val="none" w:sz="0" w:space="0" w:color="auto"/>
        <w:left w:val="none" w:sz="0" w:space="0" w:color="auto"/>
        <w:bottom w:val="none" w:sz="0" w:space="0" w:color="auto"/>
        <w:right w:val="none" w:sz="0" w:space="0" w:color="auto"/>
      </w:divBdr>
    </w:div>
    <w:div w:id="242909128">
      <w:bodyDiv w:val="1"/>
      <w:marLeft w:val="0"/>
      <w:marRight w:val="0"/>
      <w:marTop w:val="0"/>
      <w:marBottom w:val="0"/>
      <w:divBdr>
        <w:top w:val="none" w:sz="0" w:space="0" w:color="auto"/>
        <w:left w:val="none" w:sz="0" w:space="0" w:color="auto"/>
        <w:bottom w:val="none" w:sz="0" w:space="0" w:color="auto"/>
        <w:right w:val="none" w:sz="0" w:space="0" w:color="auto"/>
      </w:divBdr>
    </w:div>
    <w:div w:id="250748267">
      <w:bodyDiv w:val="1"/>
      <w:marLeft w:val="0"/>
      <w:marRight w:val="0"/>
      <w:marTop w:val="0"/>
      <w:marBottom w:val="0"/>
      <w:divBdr>
        <w:top w:val="none" w:sz="0" w:space="0" w:color="auto"/>
        <w:left w:val="none" w:sz="0" w:space="0" w:color="auto"/>
        <w:bottom w:val="none" w:sz="0" w:space="0" w:color="auto"/>
        <w:right w:val="none" w:sz="0" w:space="0" w:color="auto"/>
      </w:divBdr>
    </w:div>
    <w:div w:id="267464809">
      <w:bodyDiv w:val="1"/>
      <w:marLeft w:val="0"/>
      <w:marRight w:val="0"/>
      <w:marTop w:val="0"/>
      <w:marBottom w:val="0"/>
      <w:divBdr>
        <w:top w:val="none" w:sz="0" w:space="0" w:color="auto"/>
        <w:left w:val="none" w:sz="0" w:space="0" w:color="auto"/>
        <w:bottom w:val="none" w:sz="0" w:space="0" w:color="auto"/>
        <w:right w:val="none" w:sz="0" w:space="0" w:color="auto"/>
      </w:divBdr>
    </w:div>
    <w:div w:id="269437862">
      <w:bodyDiv w:val="1"/>
      <w:marLeft w:val="0"/>
      <w:marRight w:val="0"/>
      <w:marTop w:val="0"/>
      <w:marBottom w:val="0"/>
      <w:divBdr>
        <w:top w:val="none" w:sz="0" w:space="0" w:color="auto"/>
        <w:left w:val="none" w:sz="0" w:space="0" w:color="auto"/>
        <w:bottom w:val="none" w:sz="0" w:space="0" w:color="auto"/>
        <w:right w:val="none" w:sz="0" w:space="0" w:color="auto"/>
      </w:divBdr>
    </w:div>
    <w:div w:id="274531749">
      <w:bodyDiv w:val="1"/>
      <w:marLeft w:val="0"/>
      <w:marRight w:val="0"/>
      <w:marTop w:val="0"/>
      <w:marBottom w:val="0"/>
      <w:divBdr>
        <w:top w:val="none" w:sz="0" w:space="0" w:color="auto"/>
        <w:left w:val="none" w:sz="0" w:space="0" w:color="auto"/>
        <w:bottom w:val="none" w:sz="0" w:space="0" w:color="auto"/>
        <w:right w:val="none" w:sz="0" w:space="0" w:color="auto"/>
      </w:divBdr>
    </w:div>
    <w:div w:id="275018554">
      <w:bodyDiv w:val="1"/>
      <w:marLeft w:val="0"/>
      <w:marRight w:val="0"/>
      <w:marTop w:val="0"/>
      <w:marBottom w:val="0"/>
      <w:divBdr>
        <w:top w:val="none" w:sz="0" w:space="0" w:color="auto"/>
        <w:left w:val="none" w:sz="0" w:space="0" w:color="auto"/>
        <w:bottom w:val="none" w:sz="0" w:space="0" w:color="auto"/>
        <w:right w:val="none" w:sz="0" w:space="0" w:color="auto"/>
      </w:divBdr>
    </w:div>
    <w:div w:id="289632210">
      <w:bodyDiv w:val="1"/>
      <w:marLeft w:val="0"/>
      <w:marRight w:val="0"/>
      <w:marTop w:val="0"/>
      <w:marBottom w:val="0"/>
      <w:divBdr>
        <w:top w:val="none" w:sz="0" w:space="0" w:color="auto"/>
        <w:left w:val="none" w:sz="0" w:space="0" w:color="auto"/>
        <w:bottom w:val="none" w:sz="0" w:space="0" w:color="auto"/>
        <w:right w:val="none" w:sz="0" w:space="0" w:color="auto"/>
      </w:divBdr>
      <w:divsChild>
        <w:div w:id="480120558">
          <w:marLeft w:val="0"/>
          <w:marRight w:val="0"/>
          <w:marTop w:val="0"/>
          <w:marBottom w:val="0"/>
          <w:divBdr>
            <w:top w:val="none" w:sz="0" w:space="0" w:color="auto"/>
            <w:left w:val="none" w:sz="0" w:space="0" w:color="auto"/>
            <w:bottom w:val="none" w:sz="0" w:space="0" w:color="auto"/>
            <w:right w:val="none" w:sz="0" w:space="0" w:color="auto"/>
          </w:divBdr>
          <w:divsChild>
            <w:div w:id="149179704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91715566">
      <w:bodyDiv w:val="1"/>
      <w:marLeft w:val="0"/>
      <w:marRight w:val="0"/>
      <w:marTop w:val="0"/>
      <w:marBottom w:val="0"/>
      <w:divBdr>
        <w:top w:val="none" w:sz="0" w:space="0" w:color="auto"/>
        <w:left w:val="none" w:sz="0" w:space="0" w:color="auto"/>
        <w:bottom w:val="none" w:sz="0" w:space="0" w:color="auto"/>
        <w:right w:val="none" w:sz="0" w:space="0" w:color="auto"/>
      </w:divBdr>
      <w:divsChild>
        <w:div w:id="1697925121">
          <w:marLeft w:val="0"/>
          <w:marRight w:val="0"/>
          <w:marTop w:val="0"/>
          <w:marBottom w:val="0"/>
          <w:divBdr>
            <w:top w:val="none" w:sz="0" w:space="0" w:color="auto"/>
            <w:left w:val="none" w:sz="0" w:space="0" w:color="auto"/>
            <w:bottom w:val="none" w:sz="0" w:space="0" w:color="auto"/>
            <w:right w:val="none" w:sz="0" w:space="0" w:color="auto"/>
          </w:divBdr>
          <w:divsChild>
            <w:div w:id="15563515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299069970">
      <w:bodyDiv w:val="1"/>
      <w:marLeft w:val="0"/>
      <w:marRight w:val="0"/>
      <w:marTop w:val="0"/>
      <w:marBottom w:val="0"/>
      <w:divBdr>
        <w:top w:val="none" w:sz="0" w:space="0" w:color="auto"/>
        <w:left w:val="none" w:sz="0" w:space="0" w:color="auto"/>
        <w:bottom w:val="none" w:sz="0" w:space="0" w:color="auto"/>
        <w:right w:val="none" w:sz="0" w:space="0" w:color="auto"/>
      </w:divBdr>
      <w:divsChild>
        <w:div w:id="1366130220">
          <w:marLeft w:val="0"/>
          <w:marRight w:val="0"/>
          <w:marTop w:val="0"/>
          <w:marBottom w:val="0"/>
          <w:divBdr>
            <w:top w:val="none" w:sz="0" w:space="0" w:color="auto"/>
            <w:left w:val="none" w:sz="0" w:space="0" w:color="auto"/>
            <w:bottom w:val="none" w:sz="0" w:space="0" w:color="auto"/>
            <w:right w:val="none" w:sz="0" w:space="0" w:color="auto"/>
          </w:divBdr>
          <w:divsChild>
            <w:div w:id="115881195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300232641">
      <w:bodyDiv w:val="1"/>
      <w:marLeft w:val="0"/>
      <w:marRight w:val="0"/>
      <w:marTop w:val="0"/>
      <w:marBottom w:val="0"/>
      <w:divBdr>
        <w:top w:val="none" w:sz="0" w:space="0" w:color="auto"/>
        <w:left w:val="none" w:sz="0" w:space="0" w:color="auto"/>
        <w:bottom w:val="none" w:sz="0" w:space="0" w:color="auto"/>
        <w:right w:val="none" w:sz="0" w:space="0" w:color="auto"/>
      </w:divBdr>
    </w:div>
    <w:div w:id="307364828">
      <w:bodyDiv w:val="1"/>
      <w:marLeft w:val="0"/>
      <w:marRight w:val="0"/>
      <w:marTop w:val="0"/>
      <w:marBottom w:val="0"/>
      <w:divBdr>
        <w:top w:val="none" w:sz="0" w:space="0" w:color="auto"/>
        <w:left w:val="none" w:sz="0" w:space="0" w:color="auto"/>
        <w:bottom w:val="none" w:sz="0" w:space="0" w:color="auto"/>
        <w:right w:val="none" w:sz="0" w:space="0" w:color="auto"/>
      </w:divBdr>
    </w:div>
    <w:div w:id="317805724">
      <w:bodyDiv w:val="1"/>
      <w:marLeft w:val="0"/>
      <w:marRight w:val="0"/>
      <w:marTop w:val="0"/>
      <w:marBottom w:val="0"/>
      <w:divBdr>
        <w:top w:val="none" w:sz="0" w:space="0" w:color="auto"/>
        <w:left w:val="none" w:sz="0" w:space="0" w:color="auto"/>
        <w:bottom w:val="none" w:sz="0" w:space="0" w:color="auto"/>
        <w:right w:val="none" w:sz="0" w:space="0" w:color="auto"/>
      </w:divBdr>
    </w:div>
    <w:div w:id="320280761">
      <w:bodyDiv w:val="1"/>
      <w:marLeft w:val="0"/>
      <w:marRight w:val="0"/>
      <w:marTop w:val="0"/>
      <w:marBottom w:val="0"/>
      <w:divBdr>
        <w:top w:val="none" w:sz="0" w:space="0" w:color="auto"/>
        <w:left w:val="none" w:sz="0" w:space="0" w:color="auto"/>
        <w:bottom w:val="none" w:sz="0" w:space="0" w:color="auto"/>
        <w:right w:val="none" w:sz="0" w:space="0" w:color="auto"/>
      </w:divBdr>
    </w:div>
    <w:div w:id="327709426">
      <w:bodyDiv w:val="1"/>
      <w:marLeft w:val="0"/>
      <w:marRight w:val="0"/>
      <w:marTop w:val="0"/>
      <w:marBottom w:val="0"/>
      <w:divBdr>
        <w:top w:val="none" w:sz="0" w:space="0" w:color="auto"/>
        <w:left w:val="none" w:sz="0" w:space="0" w:color="auto"/>
        <w:bottom w:val="none" w:sz="0" w:space="0" w:color="auto"/>
        <w:right w:val="none" w:sz="0" w:space="0" w:color="auto"/>
      </w:divBdr>
    </w:div>
    <w:div w:id="327946445">
      <w:bodyDiv w:val="1"/>
      <w:marLeft w:val="0"/>
      <w:marRight w:val="0"/>
      <w:marTop w:val="0"/>
      <w:marBottom w:val="0"/>
      <w:divBdr>
        <w:top w:val="none" w:sz="0" w:space="0" w:color="auto"/>
        <w:left w:val="none" w:sz="0" w:space="0" w:color="auto"/>
        <w:bottom w:val="none" w:sz="0" w:space="0" w:color="auto"/>
        <w:right w:val="none" w:sz="0" w:space="0" w:color="auto"/>
      </w:divBdr>
    </w:div>
    <w:div w:id="333842748">
      <w:bodyDiv w:val="1"/>
      <w:marLeft w:val="0"/>
      <w:marRight w:val="0"/>
      <w:marTop w:val="0"/>
      <w:marBottom w:val="0"/>
      <w:divBdr>
        <w:top w:val="none" w:sz="0" w:space="0" w:color="auto"/>
        <w:left w:val="none" w:sz="0" w:space="0" w:color="auto"/>
        <w:bottom w:val="none" w:sz="0" w:space="0" w:color="auto"/>
        <w:right w:val="none" w:sz="0" w:space="0" w:color="auto"/>
      </w:divBdr>
    </w:div>
    <w:div w:id="339353667">
      <w:bodyDiv w:val="1"/>
      <w:marLeft w:val="0"/>
      <w:marRight w:val="0"/>
      <w:marTop w:val="0"/>
      <w:marBottom w:val="0"/>
      <w:divBdr>
        <w:top w:val="none" w:sz="0" w:space="0" w:color="auto"/>
        <w:left w:val="none" w:sz="0" w:space="0" w:color="auto"/>
        <w:bottom w:val="none" w:sz="0" w:space="0" w:color="auto"/>
        <w:right w:val="none" w:sz="0" w:space="0" w:color="auto"/>
      </w:divBdr>
      <w:divsChild>
        <w:div w:id="1644240495">
          <w:marLeft w:val="0"/>
          <w:marRight w:val="0"/>
          <w:marTop w:val="0"/>
          <w:marBottom w:val="75"/>
          <w:divBdr>
            <w:top w:val="none" w:sz="0" w:space="0" w:color="auto"/>
            <w:left w:val="none" w:sz="0" w:space="0" w:color="auto"/>
            <w:bottom w:val="none" w:sz="0" w:space="0" w:color="auto"/>
            <w:right w:val="none" w:sz="0" w:space="0" w:color="auto"/>
          </w:divBdr>
          <w:divsChild>
            <w:div w:id="176155682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343677793">
      <w:bodyDiv w:val="1"/>
      <w:marLeft w:val="0"/>
      <w:marRight w:val="0"/>
      <w:marTop w:val="0"/>
      <w:marBottom w:val="0"/>
      <w:divBdr>
        <w:top w:val="none" w:sz="0" w:space="0" w:color="auto"/>
        <w:left w:val="none" w:sz="0" w:space="0" w:color="auto"/>
        <w:bottom w:val="none" w:sz="0" w:space="0" w:color="auto"/>
        <w:right w:val="none" w:sz="0" w:space="0" w:color="auto"/>
      </w:divBdr>
    </w:div>
    <w:div w:id="351348833">
      <w:bodyDiv w:val="1"/>
      <w:marLeft w:val="0"/>
      <w:marRight w:val="0"/>
      <w:marTop w:val="0"/>
      <w:marBottom w:val="0"/>
      <w:divBdr>
        <w:top w:val="none" w:sz="0" w:space="0" w:color="auto"/>
        <w:left w:val="none" w:sz="0" w:space="0" w:color="auto"/>
        <w:bottom w:val="none" w:sz="0" w:space="0" w:color="auto"/>
        <w:right w:val="none" w:sz="0" w:space="0" w:color="auto"/>
      </w:divBdr>
    </w:div>
    <w:div w:id="363480837">
      <w:bodyDiv w:val="1"/>
      <w:marLeft w:val="0"/>
      <w:marRight w:val="0"/>
      <w:marTop w:val="0"/>
      <w:marBottom w:val="0"/>
      <w:divBdr>
        <w:top w:val="none" w:sz="0" w:space="0" w:color="auto"/>
        <w:left w:val="none" w:sz="0" w:space="0" w:color="auto"/>
        <w:bottom w:val="none" w:sz="0" w:space="0" w:color="auto"/>
        <w:right w:val="none" w:sz="0" w:space="0" w:color="auto"/>
      </w:divBdr>
    </w:div>
    <w:div w:id="387193944">
      <w:bodyDiv w:val="1"/>
      <w:marLeft w:val="0"/>
      <w:marRight w:val="0"/>
      <w:marTop w:val="0"/>
      <w:marBottom w:val="0"/>
      <w:divBdr>
        <w:top w:val="none" w:sz="0" w:space="0" w:color="auto"/>
        <w:left w:val="none" w:sz="0" w:space="0" w:color="auto"/>
        <w:bottom w:val="none" w:sz="0" w:space="0" w:color="auto"/>
        <w:right w:val="none" w:sz="0" w:space="0" w:color="auto"/>
      </w:divBdr>
    </w:div>
    <w:div w:id="389039886">
      <w:bodyDiv w:val="1"/>
      <w:marLeft w:val="0"/>
      <w:marRight w:val="0"/>
      <w:marTop w:val="0"/>
      <w:marBottom w:val="0"/>
      <w:divBdr>
        <w:top w:val="none" w:sz="0" w:space="0" w:color="auto"/>
        <w:left w:val="none" w:sz="0" w:space="0" w:color="auto"/>
        <w:bottom w:val="none" w:sz="0" w:space="0" w:color="auto"/>
        <w:right w:val="none" w:sz="0" w:space="0" w:color="auto"/>
      </w:divBdr>
    </w:div>
    <w:div w:id="397292576">
      <w:bodyDiv w:val="1"/>
      <w:marLeft w:val="0"/>
      <w:marRight w:val="0"/>
      <w:marTop w:val="0"/>
      <w:marBottom w:val="0"/>
      <w:divBdr>
        <w:top w:val="none" w:sz="0" w:space="0" w:color="auto"/>
        <w:left w:val="none" w:sz="0" w:space="0" w:color="auto"/>
        <w:bottom w:val="none" w:sz="0" w:space="0" w:color="auto"/>
        <w:right w:val="none" w:sz="0" w:space="0" w:color="auto"/>
      </w:divBdr>
    </w:div>
    <w:div w:id="424302870">
      <w:bodyDiv w:val="1"/>
      <w:marLeft w:val="0"/>
      <w:marRight w:val="0"/>
      <w:marTop w:val="0"/>
      <w:marBottom w:val="0"/>
      <w:divBdr>
        <w:top w:val="none" w:sz="0" w:space="0" w:color="auto"/>
        <w:left w:val="none" w:sz="0" w:space="0" w:color="auto"/>
        <w:bottom w:val="none" w:sz="0" w:space="0" w:color="auto"/>
        <w:right w:val="none" w:sz="0" w:space="0" w:color="auto"/>
      </w:divBdr>
      <w:divsChild>
        <w:div w:id="1209298705">
          <w:marLeft w:val="0"/>
          <w:marRight w:val="0"/>
          <w:marTop w:val="0"/>
          <w:marBottom w:val="0"/>
          <w:divBdr>
            <w:top w:val="none" w:sz="0" w:space="0" w:color="auto"/>
            <w:left w:val="none" w:sz="0" w:space="0" w:color="auto"/>
            <w:bottom w:val="none" w:sz="0" w:space="0" w:color="auto"/>
            <w:right w:val="none" w:sz="0" w:space="0" w:color="auto"/>
          </w:divBdr>
          <w:divsChild>
            <w:div w:id="1890919904">
              <w:marLeft w:val="0"/>
              <w:marRight w:val="0"/>
              <w:marTop w:val="0"/>
              <w:marBottom w:val="75"/>
              <w:divBdr>
                <w:top w:val="none" w:sz="0" w:space="0" w:color="auto"/>
                <w:left w:val="none" w:sz="0" w:space="0" w:color="auto"/>
                <w:bottom w:val="none" w:sz="0" w:space="0" w:color="auto"/>
                <w:right w:val="none" w:sz="0" w:space="0" w:color="auto"/>
              </w:divBdr>
            </w:div>
            <w:div w:id="549809942">
              <w:marLeft w:val="0"/>
              <w:marRight w:val="0"/>
              <w:marTop w:val="0"/>
              <w:marBottom w:val="150"/>
              <w:divBdr>
                <w:top w:val="none" w:sz="0" w:space="0" w:color="auto"/>
                <w:left w:val="none" w:sz="0" w:space="0" w:color="auto"/>
                <w:bottom w:val="none" w:sz="0" w:space="0" w:color="auto"/>
                <w:right w:val="none" w:sz="0" w:space="0" w:color="auto"/>
              </w:divBdr>
            </w:div>
            <w:div w:id="1501579772">
              <w:marLeft w:val="0"/>
              <w:marRight w:val="0"/>
              <w:marTop w:val="0"/>
              <w:marBottom w:val="0"/>
              <w:divBdr>
                <w:top w:val="none" w:sz="0" w:space="0" w:color="auto"/>
                <w:left w:val="none" w:sz="0" w:space="0" w:color="auto"/>
                <w:bottom w:val="none" w:sz="0" w:space="0" w:color="auto"/>
                <w:right w:val="none" w:sz="0" w:space="0" w:color="auto"/>
              </w:divBdr>
            </w:div>
            <w:div w:id="1207107637">
              <w:marLeft w:val="0"/>
              <w:marRight w:val="0"/>
              <w:marTop w:val="0"/>
              <w:marBottom w:val="0"/>
              <w:divBdr>
                <w:top w:val="none" w:sz="0" w:space="0" w:color="auto"/>
                <w:left w:val="none" w:sz="0" w:space="0" w:color="auto"/>
                <w:bottom w:val="none" w:sz="0" w:space="0" w:color="auto"/>
                <w:right w:val="none" w:sz="0" w:space="0" w:color="auto"/>
              </w:divBdr>
              <w:divsChild>
                <w:div w:id="1489974595">
                  <w:marLeft w:val="0"/>
                  <w:marRight w:val="0"/>
                  <w:marTop w:val="15"/>
                  <w:marBottom w:val="60"/>
                  <w:divBdr>
                    <w:top w:val="none" w:sz="0" w:space="0" w:color="auto"/>
                    <w:left w:val="none" w:sz="0" w:space="0" w:color="auto"/>
                    <w:bottom w:val="none" w:sz="0" w:space="0" w:color="auto"/>
                    <w:right w:val="none" w:sz="0" w:space="0" w:color="auto"/>
                  </w:divBdr>
                </w:div>
                <w:div w:id="1048260336">
                  <w:marLeft w:val="0"/>
                  <w:marRight w:val="0"/>
                  <w:marTop w:val="0"/>
                  <w:marBottom w:val="0"/>
                  <w:divBdr>
                    <w:top w:val="none" w:sz="0" w:space="0" w:color="auto"/>
                    <w:left w:val="none" w:sz="0" w:space="0" w:color="auto"/>
                    <w:bottom w:val="none" w:sz="0" w:space="0" w:color="auto"/>
                    <w:right w:val="none" w:sz="0" w:space="0" w:color="auto"/>
                  </w:divBdr>
                  <w:divsChild>
                    <w:div w:id="30152524">
                      <w:marLeft w:val="0"/>
                      <w:marRight w:val="0"/>
                      <w:marTop w:val="0"/>
                      <w:marBottom w:val="0"/>
                      <w:divBdr>
                        <w:top w:val="none" w:sz="0" w:space="0" w:color="auto"/>
                        <w:left w:val="none" w:sz="0" w:space="0" w:color="auto"/>
                        <w:bottom w:val="none" w:sz="0" w:space="0" w:color="auto"/>
                        <w:right w:val="none" w:sz="0" w:space="0" w:color="auto"/>
                      </w:divBdr>
                    </w:div>
                  </w:divsChild>
                </w:div>
                <w:div w:id="1633485599">
                  <w:marLeft w:val="120"/>
                  <w:marRight w:val="0"/>
                  <w:marTop w:val="0"/>
                  <w:marBottom w:val="0"/>
                  <w:divBdr>
                    <w:top w:val="none" w:sz="0" w:space="0" w:color="auto"/>
                    <w:left w:val="none" w:sz="0" w:space="0" w:color="auto"/>
                    <w:bottom w:val="none" w:sz="0" w:space="0" w:color="auto"/>
                    <w:right w:val="none" w:sz="0" w:space="0" w:color="auto"/>
                  </w:divBdr>
                  <w:divsChild>
                    <w:div w:id="114709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10014">
              <w:marLeft w:val="0"/>
              <w:marRight w:val="0"/>
              <w:marTop w:val="0"/>
              <w:marBottom w:val="0"/>
              <w:divBdr>
                <w:top w:val="none" w:sz="0" w:space="0" w:color="auto"/>
                <w:left w:val="none" w:sz="0" w:space="0" w:color="auto"/>
                <w:bottom w:val="none" w:sz="0" w:space="0" w:color="auto"/>
                <w:right w:val="none" w:sz="0" w:space="0" w:color="auto"/>
              </w:divBdr>
              <w:divsChild>
                <w:div w:id="1902327833">
                  <w:marLeft w:val="0"/>
                  <w:marRight w:val="0"/>
                  <w:marTop w:val="15"/>
                  <w:marBottom w:val="60"/>
                  <w:divBdr>
                    <w:top w:val="none" w:sz="0" w:space="0" w:color="auto"/>
                    <w:left w:val="none" w:sz="0" w:space="0" w:color="auto"/>
                    <w:bottom w:val="none" w:sz="0" w:space="0" w:color="auto"/>
                    <w:right w:val="none" w:sz="0" w:space="0" w:color="auto"/>
                  </w:divBdr>
                </w:div>
                <w:div w:id="28069724">
                  <w:marLeft w:val="0"/>
                  <w:marRight w:val="0"/>
                  <w:marTop w:val="0"/>
                  <w:marBottom w:val="0"/>
                  <w:divBdr>
                    <w:top w:val="none" w:sz="0" w:space="0" w:color="auto"/>
                    <w:left w:val="none" w:sz="0" w:space="0" w:color="auto"/>
                    <w:bottom w:val="none" w:sz="0" w:space="0" w:color="auto"/>
                    <w:right w:val="none" w:sz="0" w:space="0" w:color="auto"/>
                  </w:divBdr>
                  <w:divsChild>
                    <w:div w:id="906451110">
                      <w:marLeft w:val="0"/>
                      <w:marRight w:val="0"/>
                      <w:marTop w:val="0"/>
                      <w:marBottom w:val="0"/>
                      <w:divBdr>
                        <w:top w:val="none" w:sz="0" w:space="0" w:color="auto"/>
                        <w:left w:val="none" w:sz="0" w:space="0" w:color="auto"/>
                        <w:bottom w:val="none" w:sz="0" w:space="0" w:color="auto"/>
                        <w:right w:val="none" w:sz="0" w:space="0" w:color="auto"/>
                      </w:divBdr>
                    </w:div>
                  </w:divsChild>
                </w:div>
                <w:div w:id="1857423986">
                  <w:marLeft w:val="120"/>
                  <w:marRight w:val="0"/>
                  <w:marTop w:val="0"/>
                  <w:marBottom w:val="0"/>
                  <w:divBdr>
                    <w:top w:val="none" w:sz="0" w:space="0" w:color="auto"/>
                    <w:left w:val="none" w:sz="0" w:space="0" w:color="auto"/>
                    <w:bottom w:val="none" w:sz="0" w:space="0" w:color="auto"/>
                    <w:right w:val="none" w:sz="0" w:space="0" w:color="auto"/>
                  </w:divBdr>
                  <w:divsChild>
                    <w:div w:id="44731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77026">
          <w:marLeft w:val="0"/>
          <w:marRight w:val="0"/>
          <w:marTop w:val="150"/>
          <w:marBottom w:val="0"/>
          <w:divBdr>
            <w:top w:val="single" w:sz="6" w:space="0" w:color="E4E6E8"/>
            <w:left w:val="none" w:sz="0" w:space="0" w:color="auto"/>
            <w:bottom w:val="none" w:sz="0" w:space="8" w:color="auto"/>
            <w:right w:val="none" w:sz="0" w:space="0" w:color="auto"/>
          </w:divBdr>
          <w:divsChild>
            <w:div w:id="1767506341">
              <w:marLeft w:val="0"/>
              <w:marRight w:val="0"/>
              <w:marTop w:val="0"/>
              <w:marBottom w:val="0"/>
              <w:divBdr>
                <w:top w:val="none" w:sz="0" w:space="0" w:color="auto"/>
                <w:left w:val="none" w:sz="0" w:space="0" w:color="auto"/>
                <w:bottom w:val="none" w:sz="0" w:space="0" w:color="auto"/>
                <w:right w:val="none" w:sz="0" w:space="0" w:color="auto"/>
              </w:divBdr>
            </w:div>
            <w:div w:id="228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6203">
      <w:bodyDiv w:val="1"/>
      <w:marLeft w:val="0"/>
      <w:marRight w:val="0"/>
      <w:marTop w:val="0"/>
      <w:marBottom w:val="0"/>
      <w:divBdr>
        <w:top w:val="none" w:sz="0" w:space="0" w:color="auto"/>
        <w:left w:val="none" w:sz="0" w:space="0" w:color="auto"/>
        <w:bottom w:val="none" w:sz="0" w:space="0" w:color="auto"/>
        <w:right w:val="none" w:sz="0" w:space="0" w:color="auto"/>
      </w:divBdr>
    </w:div>
    <w:div w:id="472067279">
      <w:bodyDiv w:val="1"/>
      <w:marLeft w:val="0"/>
      <w:marRight w:val="0"/>
      <w:marTop w:val="0"/>
      <w:marBottom w:val="0"/>
      <w:divBdr>
        <w:top w:val="none" w:sz="0" w:space="0" w:color="auto"/>
        <w:left w:val="none" w:sz="0" w:space="0" w:color="auto"/>
        <w:bottom w:val="none" w:sz="0" w:space="0" w:color="auto"/>
        <w:right w:val="none" w:sz="0" w:space="0" w:color="auto"/>
      </w:divBdr>
    </w:div>
    <w:div w:id="473451216">
      <w:bodyDiv w:val="1"/>
      <w:marLeft w:val="0"/>
      <w:marRight w:val="0"/>
      <w:marTop w:val="0"/>
      <w:marBottom w:val="0"/>
      <w:divBdr>
        <w:top w:val="none" w:sz="0" w:space="0" w:color="auto"/>
        <w:left w:val="none" w:sz="0" w:space="0" w:color="auto"/>
        <w:bottom w:val="none" w:sz="0" w:space="0" w:color="auto"/>
        <w:right w:val="none" w:sz="0" w:space="0" w:color="auto"/>
      </w:divBdr>
      <w:divsChild>
        <w:div w:id="1360855523">
          <w:marLeft w:val="0"/>
          <w:marRight w:val="0"/>
          <w:marTop w:val="0"/>
          <w:marBottom w:val="0"/>
          <w:divBdr>
            <w:top w:val="none" w:sz="0" w:space="0" w:color="auto"/>
            <w:left w:val="none" w:sz="0" w:space="0" w:color="auto"/>
            <w:bottom w:val="none" w:sz="0" w:space="0" w:color="auto"/>
            <w:right w:val="none" w:sz="0" w:space="0" w:color="auto"/>
          </w:divBdr>
          <w:divsChild>
            <w:div w:id="1188834039">
              <w:marLeft w:val="0"/>
              <w:marRight w:val="0"/>
              <w:marTop w:val="0"/>
              <w:marBottom w:val="75"/>
              <w:divBdr>
                <w:top w:val="none" w:sz="0" w:space="0" w:color="auto"/>
                <w:left w:val="none" w:sz="0" w:space="0" w:color="auto"/>
                <w:bottom w:val="none" w:sz="0" w:space="0" w:color="auto"/>
                <w:right w:val="none" w:sz="0" w:space="0" w:color="auto"/>
              </w:divBdr>
              <w:divsChild>
                <w:div w:id="89196650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sChild>
    </w:div>
    <w:div w:id="479812000">
      <w:bodyDiv w:val="1"/>
      <w:marLeft w:val="0"/>
      <w:marRight w:val="0"/>
      <w:marTop w:val="0"/>
      <w:marBottom w:val="0"/>
      <w:divBdr>
        <w:top w:val="none" w:sz="0" w:space="0" w:color="auto"/>
        <w:left w:val="none" w:sz="0" w:space="0" w:color="auto"/>
        <w:bottom w:val="none" w:sz="0" w:space="0" w:color="auto"/>
        <w:right w:val="none" w:sz="0" w:space="0" w:color="auto"/>
      </w:divBdr>
      <w:divsChild>
        <w:div w:id="1469516558">
          <w:marLeft w:val="0"/>
          <w:marRight w:val="0"/>
          <w:marTop w:val="0"/>
          <w:marBottom w:val="75"/>
          <w:divBdr>
            <w:top w:val="none" w:sz="0" w:space="0" w:color="auto"/>
            <w:left w:val="none" w:sz="0" w:space="0" w:color="auto"/>
            <w:bottom w:val="none" w:sz="0" w:space="0" w:color="auto"/>
            <w:right w:val="none" w:sz="0" w:space="0" w:color="auto"/>
          </w:divBdr>
        </w:div>
      </w:divsChild>
    </w:div>
    <w:div w:id="483199933">
      <w:bodyDiv w:val="1"/>
      <w:marLeft w:val="0"/>
      <w:marRight w:val="0"/>
      <w:marTop w:val="0"/>
      <w:marBottom w:val="0"/>
      <w:divBdr>
        <w:top w:val="none" w:sz="0" w:space="0" w:color="auto"/>
        <w:left w:val="none" w:sz="0" w:space="0" w:color="auto"/>
        <w:bottom w:val="none" w:sz="0" w:space="0" w:color="auto"/>
        <w:right w:val="none" w:sz="0" w:space="0" w:color="auto"/>
      </w:divBdr>
      <w:divsChild>
        <w:div w:id="366024958">
          <w:marLeft w:val="0"/>
          <w:marRight w:val="0"/>
          <w:marTop w:val="0"/>
          <w:marBottom w:val="0"/>
          <w:divBdr>
            <w:top w:val="none" w:sz="0" w:space="0" w:color="auto"/>
            <w:left w:val="none" w:sz="0" w:space="0" w:color="auto"/>
            <w:bottom w:val="none" w:sz="0" w:space="0" w:color="auto"/>
            <w:right w:val="none" w:sz="0" w:space="0" w:color="auto"/>
          </w:divBdr>
        </w:div>
      </w:divsChild>
    </w:div>
    <w:div w:id="489519776">
      <w:bodyDiv w:val="1"/>
      <w:marLeft w:val="0"/>
      <w:marRight w:val="0"/>
      <w:marTop w:val="0"/>
      <w:marBottom w:val="0"/>
      <w:divBdr>
        <w:top w:val="none" w:sz="0" w:space="0" w:color="auto"/>
        <w:left w:val="none" w:sz="0" w:space="0" w:color="auto"/>
        <w:bottom w:val="none" w:sz="0" w:space="0" w:color="auto"/>
        <w:right w:val="none" w:sz="0" w:space="0" w:color="auto"/>
      </w:divBdr>
      <w:divsChild>
        <w:div w:id="171175776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495731000">
      <w:bodyDiv w:val="1"/>
      <w:marLeft w:val="0"/>
      <w:marRight w:val="0"/>
      <w:marTop w:val="0"/>
      <w:marBottom w:val="0"/>
      <w:divBdr>
        <w:top w:val="none" w:sz="0" w:space="0" w:color="auto"/>
        <w:left w:val="none" w:sz="0" w:space="0" w:color="auto"/>
        <w:bottom w:val="none" w:sz="0" w:space="0" w:color="auto"/>
        <w:right w:val="none" w:sz="0" w:space="0" w:color="auto"/>
      </w:divBdr>
    </w:div>
    <w:div w:id="503397188">
      <w:bodyDiv w:val="1"/>
      <w:marLeft w:val="0"/>
      <w:marRight w:val="0"/>
      <w:marTop w:val="0"/>
      <w:marBottom w:val="0"/>
      <w:divBdr>
        <w:top w:val="none" w:sz="0" w:space="0" w:color="auto"/>
        <w:left w:val="none" w:sz="0" w:space="0" w:color="auto"/>
        <w:bottom w:val="none" w:sz="0" w:space="0" w:color="auto"/>
        <w:right w:val="none" w:sz="0" w:space="0" w:color="auto"/>
      </w:divBdr>
    </w:div>
    <w:div w:id="504781298">
      <w:bodyDiv w:val="1"/>
      <w:marLeft w:val="0"/>
      <w:marRight w:val="0"/>
      <w:marTop w:val="0"/>
      <w:marBottom w:val="0"/>
      <w:divBdr>
        <w:top w:val="none" w:sz="0" w:space="0" w:color="auto"/>
        <w:left w:val="none" w:sz="0" w:space="0" w:color="auto"/>
        <w:bottom w:val="none" w:sz="0" w:space="0" w:color="auto"/>
        <w:right w:val="none" w:sz="0" w:space="0" w:color="auto"/>
      </w:divBdr>
      <w:divsChild>
        <w:div w:id="1059282905">
          <w:marLeft w:val="0"/>
          <w:marRight w:val="0"/>
          <w:marTop w:val="0"/>
          <w:marBottom w:val="75"/>
          <w:divBdr>
            <w:top w:val="none" w:sz="0" w:space="0" w:color="auto"/>
            <w:left w:val="none" w:sz="0" w:space="0" w:color="auto"/>
            <w:bottom w:val="none" w:sz="0" w:space="0" w:color="auto"/>
            <w:right w:val="none" w:sz="0" w:space="0" w:color="auto"/>
          </w:divBdr>
        </w:div>
        <w:div w:id="618147465">
          <w:marLeft w:val="0"/>
          <w:marRight w:val="0"/>
          <w:marTop w:val="0"/>
          <w:marBottom w:val="0"/>
          <w:divBdr>
            <w:top w:val="none" w:sz="0" w:space="0" w:color="auto"/>
            <w:left w:val="none" w:sz="0" w:space="0" w:color="auto"/>
            <w:bottom w:val="none" w:sz="0" w:space="0" w:color="auto"/>
            <w:right w:val="none" w:sz="0" w:space="0" w:color="auto"/>
          </w:divBdr>
        </w:div>
        <w:div w:id="1301765170">
          <w:marLeft w:val="0"/>
          <w:marRight w:val="0"/>
          <w:marTop w:val="0"/>
          <w:marBottom w:val="0"/>
          <w:divBdr>
            <w:top w:val="none" w:sz="0" w:space="0" w:color="auto"/>
            <w:left w:val="none" w:sz="0" w:space="0" w:color="auto"/>
            <w:bottom w:val="none" w:sz="0" w:space="0" w:color="auto"/>
            <w:right w:val="none" w:sz="0" w:space="0" w:color="auto"/>
          </w:divBdr>
          <w:divsChild>
            <w:div w:id="1363242881">
              <w:marLeft w:val="0"/>
              <w:marRight w:val="0"/>
              <w:marTop w:val="15"/>
              <w:marBottom w:val="60"/>
              <w:divBdr>
                <w:top w:val="none" w:sz="0" w:space="0" w:color="auto"/>
                <w:left w:val="none" w:sz="0" w:space="0" w:color="auto"/>
                <w:bottom w:val="none" w:sz="0" w:space="0" w:color="auto"/>
                <w:right w:val="none" w:sz="0" w:space="0" w:color="auto"/>
              </w:divBdr>
            </w:div>
            <w:div w:id="2065130136">
              <w:marLeft w:val="0"/>
              <w:marRight w:val="0"/>
              <w:marTop w:val="0"/>
              <w:marBottom w:val="0"/>
              <w:divBdr>
                <w:top w:val="none" w:sz="0" w:space="0" w:color="auto"/>
                <w:left w:val="none" w:sz="0" w:space="0" w:color="auto"/>
                <w:bottom w:val="none" w:sz="0" w:space="0" w:color="auto"/>
                <w:right w:val="none" w:sz="0" w:space="0" w:color="auto"/>
              </w:divBdr>
              <w:divsChild>
                <w:div w:id="702172572">
                  <w:marLeft w:val="0"/>
                  <w:marRight w:val="0"/>
                  <w:marTop w:val="0"/>
                  <w:marBottom w:val="0"/>
                  <w:divBdr>
                    <w:top w:val="none" w:sz="0" w:space="0" w:color="auto"/>
                    <w:left w:val="none" w:sz="0" w:space="0" w:color="auto"/>
                    <w:bottom w:val="none" w:sz="0" w:space="0" w:color="auto"/>
                    <w:right w:val="none" w:sz="0" w:space="0" w:color="auto"/>
                  </w:divBdr>
                </w:div>
              </w:divsChild>
            </w:div>
            <w:div w:id="1769035837">
              <w:marLeft w:val="120"/>
              <w:marRight w:val="0"/>
              <w:marTop w:val="0"/>
              <w:marBottom w:val="0"/>
              <w:divBdr>
                <w:top w:val="none" w:sz="0" w:space="0" w:color="auto"/>
                <w:left w:val="none" w:sz="0" w:space="0" w:color="auto"/>
                <w:bottom w:val="none" w:sz="0" w:space="0" w:color="auto"/>
                <w:right w:val="none" w:sz="0" w:space="0" w:color="auto"/>
              </w:divBdr>
              <w:divsChild>
                <w:div w:id="1931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085">
          <w:marLeft w:val="0"/>
          <w:marRight w:val="0"/>
          <w:marTop w:val="150"/>
          <w:marBottom w:val="0"/>
          <w:divBdr>
            <w:top w:val="single" w:sz="6" w:space="0" w:color="E4E6E8"/>
            <w:left w:val="none" w:sz="0" w:space="0" w:color="auto"/>
            <w:bottom w:val="none" w:sz="0" w:space="8" w:color="auto"/>
            <w:right w:val="none" w:sz="0" w:space="0" w:color="auto"/>
          </w:divBdr>
          <w:divsChild>
            <w:div w:id="1140223757">
              <w:marLeft w:val="0"/>
              <w:marRight w:val="0"/>
              <w:marTop w:val="0"/>
              <w:marBottom w:val="0"/>
              <w:divBdr>
                <w:top w:val="none" w:sz="0" w:space="0" w:color="auto"/>
                <w:left w:val="none" w:sz="0" w:space="0" w:color="auto"/>
                <w:bottom w:val="none" w:sz="0" w:space="0" w:color="auto"/>
                <w:right w:val="none" w:sz="0" w:space="0" w:color="auto"/>
              </w:divBdr>
            </w:div>
            <w:div w:id="1867866041">
              <w:marLeft w:val="0"/>
              <w:marRight w:val="0"/>
              <w:marTop w:val="0"/>
              <w:marBottom w:val="0"/>
              <w:divBdr>
                <w:top w:val="none" w:sz="0" w:space="0" w:color="auto"/>
                <w:left w:val="none" w:sz="0" w:space="0" w:color="auto"/>
                <w:bottom w:val="none" w:sz="0" w:space="0" w:color="auto"/>
                <w:right w:val="none" w:sz="0" w:space="0" w:color="auto"/>
              </w:divBdr>
            </w:div>
            <w:div w:id="19040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0823">
      <w:bodyDiv w:val="1"/>
      <w:marLeft w:val="0"/>
      <w:marRight w:val="0"/>
      <w:marTop w:val="0"/>
      <w:marBottom w:val="0"/>
      <w:divBdr>
        <w:top w:val="none" w:sz="0" w:space="0" w:color="auto"/>
        <w:left w:val="none" w:sz="0" w:space="0" w:color="auto"/>
        <w:bottom w:val="none" w:sz="0" w:space="0" w:color="auto"/>
        <w:right w:val="none" w:sz="0" w:space="0" w:color="auto"/>
      </w:divBdr>
    </w:div>
    <w:div w:id="521826932">
      <w:bodyDiv w:val="1"/>
      <w:marLeft w:val="0"/>
      <w:marRight w:val="0"/>
      <w:marTop w:val="0"/>
      <w:marBottom w:val="0"/>
      <w:divBdr>
        <w:top w:val="none" w:sz="0" w:space="0" w:color="auto"/>
        <w:left w:val="none" w:sz="0" w:space="0" w:color="auto"/>
        <w:bottom w:val="none" w:sz="0" w:space="0" w:color="auto"/>
        <w:right w:val="none" w:sz="0" w:space="0" w:color="auto"/>
      </w:divBdr>
    </w:div>
    <w:div w:id="523785238">
      <w:bodyDiv w:val="1"/>
      <w:marLeft w:val="0"/>
      <w:marRight w:val="0"/>
      <w:marTop w:val="0"/>
      <w:marBottom w:val="0"/>
      <w:divBdr>
        <w:top w:val="none" w:sz="0" w:space="0" w:color="auto"/>
        <w:left w:val="none" w:sz="0" w:space="0" w:color="auto"/>
        <w:bottom w:val="none" w:sz="0" w:space="0" w:color="auto"/>
        <w:right w:val="none" w:sz="0" w:space="0" w:color="auto"/>
      </w:divBdr>
    </w:div>
    <w:div w:id="554126222">
      <w:bodyDiv w:val="1"/>
      <w:marLeft w:val="0"/>
      <w:marRight w:val="0"/>
      <w:marTop w:val="0"/>
      <w:marBottom w:val="0"/>
      <w:divBdr>
        <w:top w:val="none" w:sz="0" w:space="0" w:color="auto"/>
        <w:left w:val="none" w:sz="0" w:space="0" w:color="auto"/>
        <w:bottom w:val="none" w:sz="0" w:space="0" w:color="auto"/>
        <w:right w:val="none" w:sz="0" w:space="0" w:color="auto"/>
      </w:divBdr>
    </w:div>
    <w:div w:id="563180829">
      <w:bodyDiv w:val="1"/>
      <w:marLeft w:val="0"/>
      <w:marRight w:val="0"/>
      <w:marTop w:val="0"/>
      <w:marBottom w:val="0"/>
      <w:divBdr>
        <w:top w:val="none" w:sz="0" w:space="0" w:color="auto"/>
        <w:left w:val="none" w:sz="0" w:space="0" w:color="auto"/>
        <w:bottom w:val="none" w:sz="0" w:space="0" w:color="auto"/>
        <w:right w:val="none" w:sz="0" w:space="0" w:color="auto"/>
      </w:divBdr>
    </w:div>
    <w:div w:id="581840262">
      <w:bodyDiv w:val="1"/>
      <w:marLeft w:val="0"/>
      <w:marRight w:val="0"/>
      <w:marTop w:val="0"/>
      <w:marBottom w:val="0"/>
      <w:divBdr>
        <w:top w:val="none" w:sz="0" w:space="0" w:color="auto"/>
        <w:left w:val="none" w:sz="0" w:space="0" w:color="auto"/>
        <w:bottom w:val="none" w:sz="0" w:space="0" w:color="auto"/>
        <w:right w:val="none" w:sz="0" w:space="0" w:color="auto"/>
      </w:divBdr>
      <w:divsChild>
        <w:div w:id="1934975422">
          <w:blockQuote w:val="1"/>
          <w:marLeft w:val="0"/>
          <w:marRight w:val="0"/>
          <w:marTop w:val="0"/>
          <w:marBottom w:val="150"/>
          <w:divBdr>
            <w:top w:val="none" w:sz="0" w:space="8" w:color="auto"/>
            <w:left w:val="single" w:sz="12" w:space="8" w:color="FFEB8E"/>
            <w:bottom w:val="none" w:sz="0" w:space="8" w:color="auto"/>
            <w:right w:val="none" w:sz="0" w:space="8" w:color="auto"/>
          </w:divBdr>
        </w:div>
        <w:div w:id="1448545279">
          <w:blockQuote w:val="1"/>
          <w:marLeft w:val="0"/>
          <w:marRight w:val="0"/>
          <w:marTop w:val="0"/>
          <w:marBottom w:val="150"/>
          <w:divBdr>
            <w:top w:val="none" w:sz="0" w:space="8" w:color="auto"/>
            <w:left w:val="single" w:sz="12" w:space="8" w:color="FFEB8E"/>
            <w:bottom w:val="none" w:sz="0" w:space="8" w:color="auto"/>
            <w:right w:val="none" w:sz="0" w:space="8" w:color="auto"/>
          </w:divBdr>
        </w:div>
        <w:div w:id="78180050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590163922">
      <w:bodyDiv w:val="1"/>
      <w:marLeft w:val="0"/>
      <w:marRight w:val="0"/>
      <w:marTop w:val="0"/>
      <w:marBottom w:val="0"/>
      <w:divBdr>
        <w:top w:val="none" w:sz="0" w:space="0" w:color="auto"/>
        <w:left w:val="none" w:sz="0" w:space="0" w:color="auto"/>
        <w:bottom w:val="none" w:sz="0" w:space="0" w:color="auto"/>
        <w:right w:val="none" w:sz="0" w:space="0" w:color="auto"/>
      </w:divBdr>
      <w:divsChild>
        <w:div w:id="1343435497">
          <w:blockQuote w:val="1"/>
          <w:marLeft w:val="0"/>
          <w:marRight w:val="0"/>
          <w:marTop w:val="0"/>
          <w:marBottom w:val="150"/>
          <w:divBdr>
            <w:top w:val="none" w:sz="0" w:space="8" w:color="auto"/>
            <w:left w:val="single" w:sz="12" w:space="8" w:color="FFEB8E"/>
            <w:bottom w:val="none" w:sz="0" w:space="8" w:color="auto"/>
            <w:right w:val="none" w:sz="0" w:space="8" w:color="auto"/>
          </w:divBdr>
        </w:div>
        <w:div w:id="730810614">
          <w:blockQuote w:val="1"/>
          <w:marLeft w:val="0"/>
          <w:marRight w:val="0"/>
          <w:marTop w:val="0"/>
          <w:marBottom w:val="150"/>
          <w:divBdr>
            <w:top w:val="none" w:sz="0" w:space="8" w:color="auto"/>
            <w:left w:val="single" w:sz="12" w:space="8" w:color="FFEB8E"/>
            <w:bottom w:val="none" w:sz="0" w:space="8" w:color="auto"/>
            <w:right w:val="none" w:sz="0" w:space="8" w:color="auto"/>
          </w:divBdr>
        </w:div>
        <w:div w:id="43702627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603731055">
      <w:bodyDiv w:val="1"/>
      <w:marLeft w:val="0"/>
      <w:marRight w:val="0"/>
      <w:marTop w:val="0"/>
      <w:marBottom w:val="0"/>
      <w:divBdr>
        <w:top w:val="none" w:sz="0" w:space="0" w:color="auto"/>
        <w:left w:val="none" w:sz="0" w:space="0" w:color="auto"/>
        <w:bottom w:val="none" w:sz="0" w:space="0" w:color="auto"/>
        <w:right w:val="none" w:sz="0" w:space="0" w:color="auto"/>
      </w:divBdr>
    </w:div>
    <w:div w:id="625115134">
      <w:bodyDiv w:val="1"/>
      <w:marLeft w:val="0"/>
      <w:marRight w:val="0"/>
      <w:marTop w:val="0"/>
      <w:marBottom w:val="0"/>
      <w:divBdr>
        <w:top w:val="none" w:sz="0" w:space="0" w:color="auto"/>
        <w:left w:val="none" w:sz="0" w:space="0" w:color="auto"/>
        <w:bottom w:val="none" w:sz="0" w:space="0" w:color="auto"/>
        <w:right w:val="none" w:sz="0" w:space="0" w:color="auto"/>
      </w:divBdr>
    </w:div>
    <w:div w:id="626741757">
      <w:bodyDiv w:val="1"/>
      <w:marLeft w:val="0"/>
      <w:marRight w:val="0"/>
      <w:marTop w:val="0"/>
      <w:marBottom w:val="0"/>
      <w:divBdr>
        <w:top w:val="none" w:sz="0" w:space="0" w:color="auto"/>
        <w:left w:val="none" w:sz="0" w:space="0" w:color="auto"/>
        <w:bottom w:val="none" w:sz="0" w:space="0" w:color="auto"/>
        <w:right w:val="none" w:sz="0" w:space="0" w:color="auto"/>
      </w:divBdr>
    </w:div>
    <w:div w:id="632254008">
      <w:bodyDiv w:val="1"/>
      <w:marLeft w:val="0"/>
      <w:marRight w:val="0"/>
      <w:marTop w:val="0"/>
      <w:marBottom w:val="0"/>
      <w:divBdr>
        <w:top w:val="none" w:sz="0" w:space="0" w:color="auto"/>
        <w:left w:val="none" w:sz="0" w:space="0" w:color="auto"/>
        <w:bottom w:val="none" w:sz="0" w:space="0" w:color="auto"/>
        <w:right w:val="none" w:sz="0" w:space="0" w:color="auto"/>
      </w:divBdr>
    </w:div>
    <w:div w:id="658073861">
      <w:bodyDiv w:val="1"/>
      <w:marLeft w:val="0"/>
      <w:marRight w:val="0"/>
      <w:marTop w:val="0"/>
      <w:marBottom w:val="0"/>
      <w:divBdr>
        <w:top w:val="none" w:sz="0" w:space="0" w:color="auto"/>
        <w:left w:val="none" w:sz="0" w:space="0" w:color="auto"/>
        <w:bottom w:val="none" w:sz="0" w:space="0" w:color="auto"/>
        <w:right w:val="none" w:sz="0" w:space="0" w:color="auto"/>
      </w:divBdr>
    </w:div>
    <w:div w:id="663440332">
      <w:bodyDiv w:val="1"/>
      <w:marLeft w:val="0"/>
      <w:marRight w:val="0"/>
      <w:marTop w:val="0"/>
      <w:marBottom w:val="0"/>
      <w:divBdr>
        <w:top w:val="none" w:sz="0" w:space="0" w:color="auto"/>
        <w:left w:val="none" w:sz="0" w:space="0" w:color="auto"/>
        <w:bottom w:val="none" w:sz="0" w:space="0" w:color="auto"/>
        <w:right w:val="none" w:sz="0" w:space="0" w:color="auto"/>
      </w:divBdr>
    </w:div>
    <w:div w:id="669020251">
      <w:bodyDiv w:val="1"/>
      <w:marLeft w:val="0"/>
      <w:marRight w:val="0"/>
      <w:marTop w:val="0"/>
      <w:marBottom w:val="0"/>
      <w:divBdr>
        <w:top w:val="none" w:sz="0" w:space="0" w:color="auto"/>
        <w:left w:val="none" w:sz="0" w:space="0" w:color="auto"/>
        <w:bottom w:val="none" w:sz="0" w:space="0" w:color="auto"/>
        <w:right w:val="none" w:sz="0" w:space="0" w:color="auto"/>
      </w:divBdr>
    </w:div>
    <w:div w:id="670646137">
      <w:bodyDiv w:val="1"/>
      <w:marLeft w:val="0"/>
      <w:marRight w:val="0"/>
      <w:marTop w:val="0"/>
      <w:marBottom w:val="0"/>
      <w:divBdr>
        <w:top w:val="none" w:sz="0" w:space="0" w:color="auto"/>
        <w:left w:val="none" w:sz="0" w:space="0" w:color="auto"/>
        <w:bottom w:val="none" w:sz="0" w:space="0" w:color="auto"/>
        <w:right w:val="none" w:sz="0" w:space="0" w:color="auto"/>
      </w:divBdr>
    </w:div>
    <w:div w:id="671689159">
      <w:bodyDiv w:val="1"/>
      <w:marLeft w:val="0"/>
      <w:marRight w:val="0"/>
      <w:marTop w:val="0"/>
      <w:marBottom w:val="0"/>
      <w:divBdr>
        <w:top w:val="none" w:sz="0" w:space="0" w:color="auto"/>
        <w:left w:val="none" w:sz="0" w:space="0" w:color="auto"/>
        <w:bottom w:val="none" w:sz="0" w:space="0" w:color="auto"/>
        <w:right w:val="none" w:sz="0" w:space="0" w:color="auto"/>
      </w:divBdr>
    </w:div>
    <w:div w:id="674191340">
      <w:bodyDiv w:val="1"/>
      <w:marLeft w:val="0"/>
      <w:marRight w:val="0"/>
      <w:marTop w:val="0"/>
      <w:marBottom w:val="0"/>
      <w:divBdr>
        <w:top w:val="none" w:sz="0" w:space="0" w:color="auto"/>
        <w:left w:val="none" w:sz="0" w:space="0" w:color="auto"/>
        <w:bottom w:val="none" w:sz="0" w:space="0" w:color="auto"/>
        <w:right w:val="none" w:sz="0" w:space="0" w:color="auto"/>
      </w:divBdr>
    </w:div>
    <w:div w:id="675545175">
      <w:bodyDiv w:val="1"/>
      <w:marLeft w:val="0"/>
      <w:marRight w:val="0"/>
      <w:marTop w:val="0"/>
      <w:marBottom w:val="0"/>
      <w:divBdr>
        <w:top w:val="none" w:sz="0" w:space="0" w:color="auto"/>
        <w:left w:val="none" w:sz="0" w:space="0" w:color="auto"/>
        <w:bottom w:val="none" w:sz="0" w:space="0" w:color="auto"/>
        <w:right w:val="none" w:sz="0" w:space="0" w:color="auto"/>
      </w:divBdr>
    </w:div>
    <w:div w:id="703291251">
      <w:bodyDiv w:val="1"/>
      <w:marLeft w:val="0"/>
      <w:marRight w:val="0"/>
      <w:marTop w:val="0"/>
      <w:marBottom w:val="0"/>
      <w:divBdr>
        <w:top w:val="none" w:sz="0" w:space="0" w:color="auto"/>
        <w:left w:val="none" w:sz="0" w:space="0" w:color="auto"/>
        <w:bottom w:val="none" w:sz="0" w:space="0" w:color="auto"/>
        <w:right w:val="none" w:sz="0" w:space="0" w:color="auto"/>
      </w:divBdr>
      <w:divsChild>
        <w:div w:id="1110976120">
          <w:marLeft w:val="0"/>
          <w:marRight w:val="0"/>
          <w:marTop w:val="0"/>
          <w:marBottom w:val="0"/>
          <w:divBdr>
            <w:top w:val="none" w:sz="0" w:space="0" w:color="auto"/>
            <w:left w:val="none" w:sz="0" w:space="0" w:color="auto"/>
            <w:bottom w:val="none" w:sz="0" w:space="0" w:color="auto"/>
            <w:right w:val="none" w:sz="0" w:space="0" w:color="auto"/>
          </w:divBdr>
          <w:divsChild>
            <w:div w:id="163899708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07996828">
      <w:bodyDiv w:val="1"/>
      <w:marLeft w:val="0"/>
      <w:marRight w:val="0"/>
      <w:marTop w:val="0"/>
      <w:marBottom w:val="0"/>
      <w:divBdr>
        <w:top w:val="none" w:sz="0" w:space="0" w:color="auto"/>
        <w:left w:val="none" w:sz="0" w:space="0" w:color="auto"/>
        <w:bottom w:val="none" w:sz="0" w:space="0" w:color="auto"/>
        <w:right w:val="none" w:sz="0" w:space="0" w:color="auto"/>
      </w:divBdr>
    </w:div>
    <w:div w:id="709720533">
      <w:bodyDiv w:val="1"/>
      <w:marLeft w:val="0"/>
      <w:marRight w:val="0"/>
      <w:marTop w:val="0"/>
      <w:marBottom w:val="0"/>
      <w:divBdr>
        <w:top w:val="none" w:sz="0" w:space="0" w:color="auto"/>
        <w:left w:val="none" w:sz="0" w:space="0" w:color="auto"/>
        <w:bottom w:val="none" w:sz="0" w:space="0" w:color="auto"/>
        <w:right w:val="none" w:sz="0" w:space="0" w:color="auto"/>
      </w:divBdr>
    </w:div>
    <w:div w:id="711610793">
      <w:bodyDiv w:val="1"/>
      <w:marLeft w:val="0"/>
      <w:marRight w:val="0"/>
      <w:marTop w:val="0"/>
      <w:marBottom w:val="0"/>
      <w:divBdr>
        <w:top w:val="none" w:sz="0" w:space="0" w:color="auto"/>
        <w:left w:val="none" w:sz="0" w:space="0" w:color="auto"/>
        <w:bottom w:val="none" w:sz="0" w:space="0" w:color="auto"/>
        <w:right w:val="none" w:sz="0" w:space="0" w:color="auto"/>
      </w:divBdr>
      <w:divsChild>
        <w:div w:id="1404833539">
          <w:marLeft w:val="0"/>
          <w:marRight w:val="0"/>
          <w:marTop w:val="0"/>
          <w:marBottom w:val="0"/>
          <w:divBdr>
            <w:top w:val="none" w:sz="0" w:space="0" w:color="auto"/>
            <w:left w:val="none" w:sz="0" w:space="0" w:color="auto"/>
            <w:bottom w:val="none" w:sz="0" w:space="0" w:color="auto"/>
            <w:right w:val="none" w:sz="0" w:space="0" w:color="auto"/>
          </w:divBdr>
        </w:div>
        <w:div w:id="514924482">
          <w:marLeft w:val="0"/>
          <w:marRight w:val="0"/>
          <w:marTop w:val="0"/>
          <w:marBottom w:val="0"/>
          <w:divBdr>
            <w:top w:val="none" w:sz="0" w:space="0" w:color="auto"/>
            <w:left w:val="none" w:sz="0" w:space="0" w:color="auto"/>
            <w:bottom w:val="none" w:sz="0" w:space="0" w:color="auto"/>
            <w:right w:val="none" w:sz="0" w:space="0" w:color="auto"/>
          </w:divBdr>
        </w:div>
        <w:div w:id="1303535653">
          <w:marLeft w:val="0"/>
          <w:marRight w:val="0"/>
          <w:marTop w:val="0"/>
          <w:marBottom w:val="0"/>
          <w:divBdr>
            <w:top w:val="none" w:sz="0" w:space="0" w:color="auto"/>
            <w:left w:val="none" w:sz="0" w:space="0" w:color="auto"/>
            <w:bottom w:val="none" w:sz="0" w:space="0" w:color="auto"/>
            <w:right w:val="none" w:sz="0" w:space="0" w:color="auto"/>
          </w:divBdr>
        </w:div>
      </w:divsChild>
    </w:div>
    <w:div w:id="713164950">
      <w:bodyDiv w:val="1"/>
      <w:marLeft w:val="0"/>
      <w:marRight w:val="0"/>
      <w:marTop w:val="0"/>
      <w:marBottom w:val="0"/>
      <w:divBdr>
        <w:top w:val="none" w:sz="0" w:space="0" w:color="auto"/>
        <w:left w:val="none" w:sz="0" w:space="0" w:color="auto"/>
        <w:bottom w:val="none" w:sz="0" w:space="0" w:color="auto"/>
        <w:right w:val="none" w:sz="0" w:space="0" w:color="auto"/>
      </w:divBdr>
      <w:divsChild>
        <w:div w:id="273248126">
          <w:marLeft w:val="0"/>
          <w:marRight w:val="0"/>
          <w:marTop w:val="0"/>
          <w:marBottom w:val="75"/>
          <w:divBdr>
            <w:top w:val="none" w:sz="0" w:space="0" w:color="auto"/>
            <w:left w:val="none" w:sz="0" w:space="0" w:color="auto"/>
            <w:bottom w:val="none" w:sz="0" w:space="0" w:color="auto"/>
            <w:right w:val="none" w:sz="0" w:space="0" w:color="auto"/>
          </w:divBdr>
        </w:div>
      </w:divsChild>
    </w:div>
    <w:div w:id="729812548">
      <w:bodyDiv w:val="1"/>
      <w:marLeft w:val="0"/>
      <w:marRight w:val="0"/>
      <w:marTop w:val="0"/>
      <w:marBottom w:val="0"/>
      <w:divBdr>
        <w:top w:val="none" w:sz="0" w:space="0" w:color="auto"/>
        <w:left w:val="none" w:sz="0" w:space="0" w:color="auto"/>
        <w:bottom w:val="none" w:sz="0" w:space="0" w:color="auto"/>
        <w:right w:val="none" w:sz="0" w:space="0" w:color="auto"/>
      </w:divBdr>
      <w:divsChild>
        <w:div w:id="1309869803">
          <w:marLeft w:val="0"/>
          <w:marRight w:val="0"/>
          <w:marTop w:val="0"/>
          <w:marBottom w:val="0"/>
          <w:divBdr>
            <w:top w:val="none" w:sz="0" w:space="0" w:color="auto"/>
            <w:left w:val="none" w:sz="0" w:space="0" w:color="auto"/>
            <w:bottom w:val="none" w:sz="0" w:space="0" w:color="auto"/>
            <w:right w:val="none" w:sz="0" w:space="0" w:color="auto"/>
          </w:divBdr>
        </w:div>
      </w:divsChild>
    </w:div>
    <w:div w:id="737871710">
      <w:bodyDiv w:val="1"/>
      <w:marLeft w:val="0"/>
      <w:marRight w:val="0"/>
      <w:marTop w:val="0"/>
      <w:marBottom w:val="0"/>
      <w:divBdr>
        <w:top w:val="none" w:sz="0" w:space="0" w:color="auto"/>
        <w:left w:val="none" w:sz="0" w:space="0" w:color="auto"/>
        <w:bottom w:val="none" w:sz="0" w:space="0" w:color="auto"/>
        <w:right w:val="none" w:sz="0" w:space="0" w:color="auto"/>
      </w:divBdr>
    </w:div>
    <w:div w:id="747464697">
      <w:bodyDiv w:val="1"/>
      <w:marLeft w:val="0"/>
      <w:marRight w:val="0"/>
      <w:marTop w:val="0"/>
      <w:marBottom w:val="0"/>
      <w:divBdr>
        <w:top w:val="none" w:sz="0" w:space="0" w:color="auto"/>
        <w:left w:val="none" w:sz="0" w:space="0" w:color="auto"/>
        <w:bottom w:val="none" w:sz="0" w:space="0" w:color="auto"/>
        <w:right w:val="none" w:sz="0" w:space="0" w:color="auto"/>
      </w:divBdr>
      <w:divsChild>
        <w:div w:id="7845100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748384765">
      <w:bodyDiv w:val="1"/>
      <w:marLeft w:val="0"/>
      <w:marRight w:val="0"/>
      <w:marTop w:val="0"/>
      <w:marBottom w:val="0"/>
      <w:divBdr>
        <w:top w:val="none" w:sz="0" w:space="0" w:color="auto"/>
        <w:left w:val="none" w:sz="0" w:space="0" w:color="auto"/>
        <w:bottom w:val="none" w:sz="0" w:space="0" w:color="auto"/>
        <w:right w:val="none" w:sz="0" w:space="0" w:color="auto"/>
      </w:divBdr>
    </w:div>
    <w:div w:id="750810265">
      <w:bodyDiv w:val="1"/>
      <w:marLeft w:val="0"/>
      <w:marRight w:val="0"/>
      <w:marTop w:val="0"/>
      <w:marBottom w:val="0"/>
      <w:divBdr>
        <w:top w:val="none" w:sz="0" w:space="0" w:color="auto"/>
        <w:left w:val="none" w:sz="0" w:space="0" w:color="auto"/>
        <w:bottom w:val="none" w:sz="0" w:space="0" w:color="auto"/>
        <w:right w:val="none" w:sz="0" w:space="0" w:color="auto"/>
      </w:divBdr>
    </w:div>
    <w:div w:id="765078720">
      <w:bodyDiv w:val="1"/>
      <w:marLeft w:val="0"/>
      <w:marRight w:val="0"/>
      <w:marTop w:val="0"/>
      <w:marBottom w:val="0"/>
      <w:divBdr>
        <w:top w:val="none" w:sz="0" w:space="0" w:color="auto"/>
        <w:left w:val="none" w:sz="0" w:space="0" w:color="auto"/>
        <w:bottom w:val="none" w:sz="0" w:space="0" w:color="auto"/>
        <w:right w:val="none" w:sz="0" w:space="0" w:color="auto"/>
      </w:divBdr>
    </w:div>
    <w:div w:id="767045755">
      <w:bodyDiv w:val="1"/>
      <w:marLeft w:val="0"/>
      <w:marRight w:val="0"/>
      <w:marTop w:val="0"/>
      <w:marBottom w:val="0"/>
      <w:divBdr>
        <w:top w:val="none" w:sz="0" w:space="0" w:color="auto"/>
        <w:left w:val="none" w:sz="0" w:space="0" w:color="auto"/>
        <w:bottom w:val="none" w:sz="0" w:space="0" w:color="auto"/>
        <w:right w:val="none" w:sz="0" w:space="0" w:color="auto"/>
      </w:divBdr>
    </w:div>
    <w:div w:id="780996784">
      <w:bodyDiv w:val="1"/>
      <w:marLeft w:val="0"/>
      <w:marRight w:val="0"/>
      <w:marTop w:val="0"/>
      <w:marBottom w:val="0"/>
      <w:divBdr>
        <w:top w:val="none" w:sz="0" w:space="0" w:color="auto"/>
        <w:left w:val="none" w:sz="0" w:space="0" w:color="auto"/>
        <w:bottom w:val="none" w:sz="0" w:space="0" w:color="auto"/>
        <w:right w:val="none" w:sz="0" w:space="0" w:color="auto"/>
      </w:divBdr>
    </w:div>
    <w:div w:id="783501598">
      <w:bodyDiv w:val="1"/>
      <w:marLeft w:val="0"/>
      <w:marRight w:val="0"/>
      <w:marTop w:val="0"/>
      <w:marBottom w:val="0"/>
      <w:divBdr>
        <w:top w:val="none" w:sz="0" w:space="0" w:color="auto"/>
        <w:left w:val="none" w:sz="0" w:space="0" w:color="auto"/>
        <w:bottom w:val="none" w:sz="0" w:space="0" w:color="auto"/>
        <w:right w:val="none" w:sz="0" w:space="0" w:color="auto"/>
      </w:divBdr>
    </w:div>
    <w:div w:id="786118699">
      <w:bodyDiv w:val="1"/>
      <w:marLeft w:val="0"/>
      <w:marRight w:val="0"/>
      <w:marTop w:val="0"/>
      <w:marBottom w:val="0"/>
      <w:divBdr>
        <w:top w:val="none" w:sz="0" w:space="0" w:color="auto"/>
        <w:left w:val="none" w:sz="0" w:space="0" w:color="auto"/>
        <w:bottom w:val="none" w:sz="0" w:space="0" w:color="auto"/>
        <w:right w:val="none" w:sz="0" w:space="0" w:color="auto"/>
      </w:divBdr>
      <w:divsChild>
        <w:div w:id="117770867">
          <w:marLeft w:val="0"/>
          <w:marRight w:val="0"/>
          <w:marTop w:val="0"/>
          <w:marBottom w:val="0"/>
          <w:divBdr>
            <w:top w:val="none" w:sz="0" w:space="0" w:color="auto"/>
            <w:left w:val="none" w:sz="0" w:space="0" w:color="auto"/>
            <w:bottom w:val="none" w:sz="0" w:space="0" w:color="auto"/>
            <w:right w:val="none" w:sz="0" w:space="0" w:color="auto"/>
          </w:divBdr>
          <w:divsChild>
            <w:div w:id="130300138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789473283">
      <w:bodyDiv w:val="1"/>
      <w:marLeft w:val="0"/>
      <w:marRight w:val="0"/>
      <w:marTop w:val="0"/>
      <w:marBottom w:val="0"/>
      <w:divBdr>
        <w:top w:val="none" w:sz="0" w:space="0" w:color="auto"/>
        <w:left w:val="none" w:sz="0" w:space="0" w:color="auto"/>
        <w:bottom w:val="none" w:sz="0" w:space="0" w:color="auto"/>
        <w:right w:val="none" w:sz="0" w:space="0" w:color="auto"/>
      </w:divBdr>
      <w:divsChild>
        <w:div w:id="1547335628">
          <w:marLeft w:val="0"/>
          <w:marRight w:val="0"/>
          <w:marTop w:val="0"/>
          <w:marBottom w:val="75"/>
          <w:divBdr>
            <w:top w:val="none" w:sz="0" w:space="0" w:color="auto"/>
            <w:left w:val="none" w:sz="0" w:space="0" w:color="auto"/>
            <w:bottom w:val="none" w:sz="0" w:space="0" w:color="auto"/>
            <w:right w:val="none" w:sz="0" w:space="0" w:color="auto"/>
          </w:divBdr>
        </w:div>
      </w:divsChild>
    </w:div>
    <w:div w:id="802502989">
      <w:bodyDiv w:val="1"/>
      <w:marLeft w:val="0"/>
      <w:marRight w:val="0"/>
      <w:marTop w:val="0"/>
      <w:marBottom w:val="0"/>
      <w:divBdr>
        <w:top w:val="none" w:sz="0" w:space="0" w:color="auto"/>
        <w:left w:val="none" w:sz="0" w:space="0" w:color="auto"/>
        <w:bottom w:val="none" w:sz="0" w:space="0" w:color="auto"/>
        <w:right w:val="none" w:sz="0" w:space="0" w:color="auto"/>
      </w:divBdr>
    </w:div>
    <w:div w:id="804390932">
      <w:bodyDiv w:val="1"/>
      <w:marLeft w:val="0"/>
      <w:marRight w:val="0"/>
      <w:marTop w:val="0"/>
      <w:marBottom w:val="0"/>
      <w:divBdr>
        <w:top w:val="none" w:sz="0" w:space="0" w:color="auto"/>
        <w:left w:val="none" w:sz="0" w:space="0" w:color="auto"/>
        <w:bottom w:val="none" w:sz="0" w:space="0" w:color="auto"/>
        <w:right w:val="none" w:sz="0" w:space="0" w:color="auto"/>
      </w:divBdr>
    </w:div>
    <w:div w:id="807740659">
      <w:bodyDiv w:val="1"/>
      <w:marLeft w:val="0"/>
      <w:marRight w:val="0"/>
      <w:marTop w:val="0"/>
      <w:marBottom w:val="0"/>
      <w:divBdr>
        <w:top w:val="none" w:sz="0" w:space="0" w:color="auto"/>
        <w:left w:val="none" w:sz="0" w:space="0" w:color="auto"/>
        <w:bottom w:val="none" w:sz="0" w:space="0" w:color="auto"/>
        <w:right w:val="none" w:sz="0" w:space="0" w:color="auto"/>
      </w:divBdr>
    </w:div>
    <w:div w:id="820853059">
      <w:bodyDiv w:val="1"/>
      <w:marLeft w:val="0"/>
      <w:marRight w:val="0"/>
      <w:marTop w:val="0"/>
      <w:marBottom w:val="0"/>
      <w:divBdr>
        <w:top w:val="none" w:sz="0" w:space="0" w:color="auto"/>
        <w:left w:val="none" w:sz="0" w:space="0" w:color="auto"/>
        <w:bottom w:val="none" w:sz="0" w:space="0" w:color="auto"/>
        <w:right w:val="none" w:sz="0" w:space="0" w:color="auto"/>
      </w:divBdr>
    </w:div>
    <w:div w:id="825247505">
      <w:bodyDiv w:val="1"/>
      <w:marLeft w:val="0"/>
      <w:marRight w:val="0"/>
      <w:marTop w:val="0"/>
      <w:marBottom w:val="0"/>
      <w:divBdr>
        <w:top w:val="none" w:sz="0" w:space="0" w:color="auto"/>
        <w:left w:val="none" w:sz="0" w:space="0" w:color="auto"/>
        <w:bottom w:val="none" w:sz="0" w:space="0" w:color="auto"/>
        <w:right w:val="none" w:sz="0" w:space="0" w:color="auto"/>
      </w:divBdr>
    </w:div>
    <w:div w:id="831599303">
      <w:bodyDiv w:val="1"/>
      <w:marLeft w:val="0"/>
      <w:marRight w:val="0"/>
      <w:marTop w:val="0"/>
      <w:marBottom w:val="0"/>
      <w:divBdr>
        <w:top w:val="none" w:sz="0" w:space="0" w:color="auto"/>
        <w:left w:val="none" w:sz="0" w:space="0" w:color="auto"/>
        <w:bottom w:val="none" w:sz="0" w:space="0" w:color="auto"/>
        <w:right w:val="none" w:sz="0" w:space="0" w:color="auto"/>
      </w:divBdr>
    </w:div>
    <w:div w:id="840390300">
      <w:bodyDiv w:val="1"/>
      <w:marLeft w:val="0"/>
      <w:marRight w:val="0"/>
      <w:marTop w:val="0"/>
      <w:marBottom w:val="0"/>
      <w:divBdr>
        <w:top w:val="none" w:sz="0" w:space="0" w:color="auto"/>
        <w:left w:val="none" w:sz="0" w:space="0" w:color="auto"/>
        <w:bottom w:val="none" w:sz="0" w:space="0" w:color="auto"/>
        <w:right w:val="none" w:sz="0" w:space="0" w:color="auto"/>
      </w:divBdr>
    </w:div>
    <w:div w:id="853034372">
      <w:bodyDiv w:val="1"/>
      <w:marLeft w:val="0"/>
      <w:marRight w:val="0"/>
      <w:marTop w:val="0"/>
      <w:marBottom w:val="0"/>
      <w:divBdr>
        <w:top w:val="none" w:sz="0" w:space="0" w:color="auto"/>
        <w:left w:val="none" w:sz="0" w:space="0" w:color="auto"/>
        <w:bottom w:val="none" w:sz="0" w:space="0" w:color="auto"/>
        <w:right w:val="none" w:sz="0" w:space="0" w:color="auto"/>
      </w:divBdr>
    </w:div>
    <w:div w:id="855576888">
      <w:bodyDiv w:val="1"/>
      <w:marLeft w:val="0"/>
      <w:marRight w:val="0"/>
      <w:marTop w:val="0"/>
      <w:marBottom w:val="0"/>
      <w:divBdr>
        <w:top w:val="none" w:sz="0" w:space="0" w:color="auto"/>
        <w:left w:val="none" w:sz="0" w:space="0" w:color="auto"/>
        <w:bottom w:val="none" w:sz="0" w:space="0" w:color="auto"/>
        <w:right w:val="none" w:sz="0" w:space="0" w:color="auto"/>
      </w:divBdr>
    </w:div>
    <w:div w:id="857888345">
      <w:bodyDiv w:val="1"/>
      <w:marLeft w:val="0"/>
      <w:marRight w:val="0"/>
      <w:marTop w:val="0"/>
      <w:marBottom w:val="0"/>
      <w:divBdr>
        <w:top w:val="none" w:sz="0" w:space="0" w:color="auto"/>
        <w:left w:val="none" w:sz="0" w:space="0" w:color="auto"/>
        <w:bottom w:val="none" w:sz="0" w:space="0" w:color="auto"/>
        <w:right w:val="none" w:sz="0" w:space="0" w:color="auto"/>
      </w:divBdr>
    </w:div>
    <w:div w:id="857960581">
      <w:bodyDiv w:val="1"/>
      <w:marLeft w:val="0"/>
      <w:marRight w:val="0"/>
      <w:marTop w:val="0"/>
      <w:marBottom w:val="0"/>
      <w:divBdr>
        <w:top w:val="none" w:sz="0" w:space="0" w:color="auto"/>
        <w:left w:val="none" w:sz="0" w:space="0" w:color="auto"/>
        <w:bottom w:val="none" w:sz="0" w:space="0" w:color="auto"/>
        <w:right w:val="none" w:sz="0" w:space="0" w:color="auto"/>
      </w:divBdr>
    </w:div>
    <w:div w:id="869562067">
      <w:bodyDiv w:val="1"/>
      <w:marLeft w:val="0"/>
      <w:marRight w:val="0"/>
      <w:marTop w:val="0"/>
      <w:marBottom w:val="0"/>
      <w:divBdr>
        <w:top w:val="none" w:sz="0" w:space="0" w:color="auto"/>
        <w:left w:val="none" w:sz="0" w:space="0" w:color="auto"/>
        <w:bottom w:val="none" w:sz="0" w:space="0" w:color="auto"/>
        <w:right w:val="none" w:sz="0" w:space="0" w:color="auto"/>
      </w:divBdr>
      <w:divsChild>
        <w:div w:id="410857746">
          <w:marLeft w:val="0"/>
          <w:marRight w:val="0"/>
          <w:marTop w:val="0"/>
          <w:marBottom w:val="0"/>
          <w:divBdr>
            <w:top w:val="none" w:sz="0" w:space="0" w:color="auto"/>
            <w:left w:val="none" w:sz="0" w:space="0" w:color="auto"/>
            <w:bottom w:val="none" w:sz="0" w:space="0" w:color="auto"/>
            <w:right w:val="none" w:sz="0" w:space="0" w:color="auto"/>
          </w:divBdr>
          <w:divsChild>
            <w:div w:id="197009671">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873544581">
      <w:bodyDiv w:val="1"/>
      <w:marLeft w:val="0"/>
      <w:marRight w:val="0"/>
      <w:marTop w:val="0"/>
      <w:marBottom w:val="0"/>
      <w:divBdr>
        <w:top w:val="none" w:sz="0" w:space="0" w:color="auto"/>
        <w:left w:val="none" w:sz="0" w:space="0" w:color="auto"/>
        <w:bottom w:val="none" w:sz="0" w:space="0" w:color="auto"/>
        <w:right w:val="none" w:sz="0" w:space="0" w:color="auto"/>
      </w:divBdr>
    </w:div>
    <w:div w:id="877746135">
      <w:bodyDiv w:val="1"/>
      <w:marLeft w:val="0"/>
      <w:marRight w:val="0"/>
      <w:marTop w:val="0"/>
      <w:marBottom w:val="0"/>
      <w:divBdr>
        <w:top w:val="none" w:sz="0" w:space="0" w:color="auto"/>
        <w:left w:val="none" w:sz="0" w:space="0" w:color="auto"/>
        <w:bottom w:val="none" w:sz="0" w:space="0" w:color="auto"/>
        <w:right w:val="none" w:sz="0" w:space="0" w:color="auto"/>
      </w:divBdr>
    </w:div>
    <w:div w:id="890076624">
      <w:bodyDiv w:val="1"/>
      <w:marLeft w:val="0"/>
      <w:marRight w:val="0"/>
      <w:marTop w:val="0"/>
      <w:marBottom w:val="0"/>
      <w:divBdr>
        <w:top w:val="none" w:sz="0" w:space="0" w:color="auto"/>
        <w:left w:val="none" w:sz="0" w:space="0" w:color="auto"/>
        <w:bottom w:val="none" w:sz="0" w:space="0" w:color="auto"/>
        <w:right w:val="none" w:sz="0" w:space="0" w:color="auto"/>
      </w:divBdr>
    </w:div>
    <w:div w:id="894506871">
      <w:bodyDiv w:val="1"/>
      <w:marLeft w:val="0"/>
      <w:marRight w:val="0"/>
      <w:marTop w:val="0"/>
      <w:marBottom w:val="0"/>
      <w:divBdr>
        <w:top w:val="none" w:sz="0" w:space="0" w:color="auto"/>
        <w:left w:val="none" w:sz="0" w:space="0" w:color="auto"/>
        <w:bottom w:val="none" w:sz="0" w:space="0" w:color="auto"/>
        <w:right w:val="none" w:sz="0" w:space="0" w:color="auto"/>
      </w:divBdr>
      <w:divsChild>
        <w:div w:id="138051812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5700162">
      <w:bodyDiv w:val="1"/>
      <w:marLeft w:val="0"/>
      <w:marRight w:val="0"/>
      <w:marTop w:val="0"/>
      <w:marBottom w:val="0"/>
      <w:divBdr>
        <w:top w:val="none" w:sz="0" w:space="0" w:color="auto"/>
        <w:left w:val="none" w:sz="0" w:space="0" w:color="auto"/>
        <w:bottom w:val="none" w:sz="0" w:space="0" w:color="auto"/>
        <w:right w:val="none" w:sz="0" w:space="0" w:color="auto"/>
      </w:divBdr>
    </w:div>
    <w:div w:id="897129932">
      <w:bodyDiv w:val="1"/>
      <w:marLeft w:val="0"/>
      <w:marRight w:val="0"/>
      <w:marTop w:val="0"/>
      <w:marBottom w:val="0"/>
      <w:divBdr>
        <w:top w:val="none" w:sz="0" w:space="0" w:color="auto"/>
        <w:left w:val="none" w:sz="0" w:space="0" w:color="auto"/>
        <w:bottom w:val="none" w:sz="0" w:space="0" w:color="auto"/>
        <w:right w:val="none" w:sz="0" w:space="0" w:color="auto"/>
      </w:divBdr>
      <w:divsChild>
        <w:div w:id="94669744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02135122">
      <w:bodyDiv w:val="1"/>
      <w:marLeft w:val="0"/>
      <w:marRight w:val="0"/>
      <w:marTop w:val="0"/>
      <w:marBottom w:val="0"/>
      <w:divBdr>
        <w:top w:val="none" w:sz="0" w:space="0" w:color="auto"/>
        <w:left w:val="none" w:sz="0" w:space="0" w:color="auto"/>
        <w:bottom w:val="none" w:sz="0" w:space="0" w:color="auto"/>
        <w:right w:val="none" w:sz="0" w:space="0" w:color="auto"/>
      </w:divBdr>
    </w:div>
    <w:div w:id="914703900">
      <w:bodyDiv w:val="1"/>
      <w:marLeft w:val="0"/>
      <w:marRight w:val="0"/>
      <w:marTop w:val="0"/>
      <w:marBottom w:val="0"/>
      <w:divBdr>
        <w:top w:val="none" w:sz="0" w:space="0" w:color="auto"/>
        <w:left w:val="none" w:sz="0" w:space="0" w:color="auto"/>
        <w:bottom w:val="none" w:sz="0" w:space="0" w:color="auto"/>
        <w:right w:val="none" w:sz="0" w:space="0" w:color="auto"/>
      </w:divBdr>
    </w:div>
    <w:div w:id="924189162">
      <w:bodyDiv w:val="1"/>
      <w:marLeft w:val="0"/>
      <w:marRight w:val="0"/>
      <w:marTop w:val="0"/>
      <w:marBottom w:val="0"/>
      <w:divBdr>
        <w:top w:val="none" w:sz="0" w:space="0" w:color="auto"/>
        <w:left w:val="none" w:sz="0" w:space="0" w:color="auto"/>
        <w:bottom w:val="none" w:sz="0" w:space="0" w:color="auto"/>
        <w:right w:val="none" w:sz="0" w:space="0" w:color="auto"/>
      </w:divBdr>
    </w:div>
    <w:div w:id="935789945">
      <w:bodyDiv w:val="1"/>
      <w:marLeft w:val="0"/>
      <w:marRight w:val="0"/>
      <w:marTop w:val="0"/>
      <w:marBottom w:val="0"/>
      <w:divBdr>
        <w:top w:val="none" w:sz="0" w:space="0" w:color="auto"/>
        <w:left w:val="none" w:sz="0" w:space="0" w:color="auto"/>
        <w:bottom w:val="none" w:sz="0" w:space="0" w:color="auto"/>
        <w:right w:val="none" w:sz="0" w:space="0" w:color="auto"/>
      </w:divBdr>
    </w:div>
    <w:div w:id="938102140">
      <w:bodyDiv w:val="1"/>
      <w:marLeft w:val="0"/>
      <w:marRight w:val="0"/>
      <w:marTop w:val="0"/>
      <w:marBottom w:val="0"/>
      <w:divBdr>
        <w:top w:val="none" w:sz="0" w:space="0" w:color="auto"/>
        <w:left w:val="none" w:sz="0" w:space="0" w:color="auto"/>
        <w:bottom w:val="none" w:sz="0" w:space="0" w:color="auto"/>
        <w:right w:val="none" w:sz="0" w:space="0" w:color="auto"/>
      </w:divBdr>
    </w:div>
    <w:div w:id="938294233">
      <w:bodyDiv w:val="1"/>
      <w:marLeft w:val="0"/>
      <w:marRight w:val="0"/>
      <w:marTop w:val="0"/>
      <w:marBottom w:val="0"/>
      <w:divBdr>
        <w:top w:val="none" w:sz="0" w:space="0" w:color="auto"/>
        <w:left w:val="none" w:sz="0" w:space="0" w:color="auto"/>
        <w:bottom w:val="none" w:sz="0" w:space="0" w:color="auto"/>
        <w:right w:val="none" w:sz="0" w:space="0" w:color="auto"/>
      </w:divBdr>
    </w:div>
    <w:div w:id="944536810">
      <w:bodyDiv w:val="1"/>
      <w:marLeft w:val="0"/>
      <w:marRight w:val="0"/>
      <w:marTop w:val="0"/>
      <w:marBottom w:val="0"/>
      <w:divBdr>
        <w:top w:val="none" w:sz="0" w:space="0" w:color="auto"/>
        <w:left w:val="none" w:sz="0" w:space="0" w:color="auto"/>
        <w:bottom w:val="none" w:sz="0" w:space="0" w:color="auto"/>
        <w:right w:val="none" w:sz="0" w:space="0" w:color="auto"/>
      </w:divBdr>
      <w:divsChild>
        <w:div w:id="1100250088">
          <w:blockQuote w:val="1"/>
          <w:marLeft w:val="0"/>
          <w:marRight w:val="0"/>
          <w:marTop w:val="0"/>
          <w:marBottom w:val="150"/>
          <w:divBdr>
            <w:top w:val="none" w:sz="0" w:space="8" w:color="auto"/>
            <w:left w:val="single" w:sz="12" w:space="8" w:color="FFEB8E"/>
            <w:bottom w:val="none" w:sz="0" w:space="8" w:color="auto"/>
            <w:right w:val="none" w:sz="0" w:space="8" w:color="auto"/>
          </w:divBdr>
        </w:div>
        <w:div w:id="832642186">
          <w:blockQuote w:val="1"/>
          <w:marLeft w:val="0"/>
          <w:marRight w:val="0"/>
          <w:marTop w:val="0"/>
          <w:marBottom w:val="150"/>
          <w:divBdr>
            <w:top w:val="none" w:sz="0" w:space="8" w:color="auto"/>
            <w:left w:val="single" w:sz="12" w:space="8" w:color="FFEB8E"/>
            <w:bottom w:val="none" w:sz="0" w:space="8" w:color="auto"/>
            <w:right w:val="none" w:sz="0" w:space="8" w:color="auto"/>
          </w:divBdr>
        </w:div>
        <w:div w:id="41602498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974990040">
      <w:bodyDiv w:val="1"/>
      <w:marLeft w:val="0"/>
      <w:marRight w:val="0"/>
      <w:marTop w:val="0"/>
      <w:marBottom w:val="0"/>
      <w:divBdr>
        <w:top w:val="none" w:sz="0" w:space="0" w:color="auto"/>
        <w:left w:val="none" w:sz="0" w:space="0" w:color="auto"/>
        <w:bottom w:val="none" w:sz="0" w:space="0" w:color="auto"/>
        <w:right w:val="none" w:sz="0" w:space="0" w:color="auto"/>
      </w:divBdr>
    </w:div>
    <w:div w:id="975842688">
      <w:bodyDiv w:val="1"/>
      <w:marLeft w:val="0"/>
      <w:marRight w:val="0"/>
      <w:marTop w:val="0"/>
      <w:marBottom w:val="0"/>
      <w:divBdr>
        <w:top w:val="none" w:sz="0" w:space="0" w:color="auto"/>
        <w:left w:val="none" w:sz="0" w:space="0" w:color="auto"/>
        <w:bottom w:val="none" w:sz="0" w:space="0" w:color="auto"/>
        <w:right w:val="none" w:sz="0" w:space="0" w:color="auto"/>
      </w:divBdr>
      <w:divsChild>
        <w:div w:id="1362902698">
          <w:marLeft w:val="0"/>
          <w:marRight w:val="0"/>
          <w:marTop w:val="0"/>
          <w:marBottom w:val="0"/>
          <w:divBdr>
            <w:top w:val="none" w:sz="0" w:space="0" w:color="auto"/>
            <w:left w:val="none" w:sz="0" w:space="0" w:color="auto"/>
            <w:bottom w:val="none" w:sz="0" w:space="0" w:color="auto"/>
            <w:right w:val="none" w:sz="0" w:space="0" w:color="auto"/>
          </w:divBdr>
        </w:div>
        <w:div w:id="1159036859">
          <w:marLeft w:val="0"/>
          <w:marRight w:val="0"/>
          <w:marTop w:val="0"/>
          <w:marBottom w:val="0"/>
          <w:divBdr>
            <w:top w:val="none" w:sz="0" w:space="0" w:color="auto"/>
            <w:left w:val="none" w:sz="0" w:space="0" w:color="auto"/>
            <w:bottom w:val="none" w:sz="0" w:space="0" w:color="auto"/>
            <w:right w:val="none" w:sz="0" w:space="0" w:color="auto"/>
          </w:divBdr>
        </w:div>
      </w:divsChild>
    </w:div>
    <w:div w:id="998388598">
      <w:bodyDiv w:val="1"/>
      <w:marLeft w:val="0"/>
      <w:marRight w:val="0"/>
      <w:marTop w:val="0"/>
      <w:marBottom w:val="0"/>
      <w:divBdr>
        <w:top w:val="none" w:sz="0" w:space="0" w:color="auto"/>
        <w:left w:val="none" w:sz="0" w:space="0" w:color="auto"/>
        <w:bottom w:val="none" w:sz="0" w:space="0" w:color="auto"/>
        <w:right w:val="none" w:sz="0" w:space="0" w:color="auto"/>
      </w:divBdr>
      <w:divsChild>
        <w:div w:id="1753547830">
          <w:marLeft w:val="0"/>
          <w:marRight w:val="0"/>
          <w:marTop w:val="0"/>
          <w:marBottom w:val="0"/>
          <w:divBdr>
            <w:top w:val="none" w:sz="0" w:space="0" w:color="auto"/>
            <w:left w:val="none" w:sz="0" w:space="0" w:color="auto"/>
            <w:bottom w:val="none" w:sz="0" w:space="0" w:color="auto"/>
            <w:right w:val="none" w:sz="0" w:space="0" w:color="auto"/>
          </w:divBdr>
        </w:div>
        <w:div w:id="742289608">
          <w:marLeft w:val="0"/>
          <w:marRight w:val="0"/>
          <w:marTop w:val="0"/>
          <w:marBottom w:val="0"/>
          <w:divBdr>
            <w:top w:val="none" w:sz="0" w:space="0" w:color="auto"/>
            <w:left w:val="none" w:sz="0" w:space="0" w:color="auto"/>
            <w:bottom w:val="none" w:sz="0" w:space="0" w:color="auto"/>
            <w:right w:val="none" w:sz="0" w:space="0" w:color="auto"/>
          </w:divBdr>
        </w:div>
        <w:div w:id="245040318">
          <w:marLeft w:val="0"/>
          <w:marRight w:val="0"/>
          <w:marTop w:val="0"/>
          <w:marBottom w:val="0"/>
          <w:divBdr>
            <w:top w:val="none" w:sz="0" w:space="0" w:color="auto"/>
            <w:left w:val="none" w:sz="0" w:space="0" w:color="auto"/>
            <w:bottom w:val="none" w:sz="0" w:space="0" w:color="auto"/>
            <w:right w:val="none" w:sz="0" w:space="0" w:color="auto"/>
          </w:divBdr>
        </w:div>
      </w:divsChild>
    </w:div>
    <w:div w:id="999308496">
      <w:bodyDiv w:val="1"/>
      <w:marLeft w:val="0"/>
      <w:marRight w:val="0"/>
      <w:marTop w:val="0"/>
      <w:marBottom w:val="0"/>
      <w:divBdr>
        <w:top w:val="none" w:sz="0" w:space="0" w:color="auto"/>
        <w:left w:val="none" w:sz="0" w:space="0" w:color="auto"/>
        <w:bottom w:val="none" w:sz="0" w:space="0" w:color="auto"/>
        <w:right w:val="none" w:sz="0" w:space="0" w:color="auto"/>
      </w:divBdr>
      <w:divsChild>
        <w:div w:id="518154746">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016880514">
      <w:bodyDiv w:val="1"/>
      <w:marLeft w:val="0"/>
      <w:marRight w:val="0"/>
      <w:marTop w:val="0"/>
      <w:marBottom w:val="0"/>
      <w:divBdr>
        <w:top w:val="none" w:sz="0" w:space="0" w:color="auto"/>
        <w:left w:val="none" w:sz="0" w:space="0" w:color="auto"/>
        <w:bottom w:val="none" w:sz="0" w:space="0" w:color="auto"/>
        <w:right w:val="none" w:sz="0" w:space="0" w:color="auto"/>
      </w:divBdr>
    </w:div>
    <w:div w:id="1034499031">
      <w:bodyDiv w:val="1"/>
      <w:marLeft w:val="0"/>
      <w:marRight w:val="0"/>
      <w:marTop w:val="0"/>
      <w:marBottom w:val="0"/>
      <w:divBdr>
        <w:top w:val="none" w:sz="0" w:space="0" w:color="auto"/>
        <w:left w:val="none" w:sz="0" w:space="0" w:color="auto"/>
        <w:bottom w:val="none" w:sz="0" w:space="0" w:color="auto"/>
        <w:right w:val="none" w:sz="0" w:space="0" w:color="auto"/>
      </w:divBdr>
    </w:div>
    <w:div w:id="1034884666">
      <w:bodyDiv w:val="1"/>
      <w:marLeft w:val="0"/>
      <w:marRight w:val="0"/>
      <w:marTop w:val="0"/>
      <w:marBottom w:val="0"/>
      <w:divBdr>
        <w:top w:val="none" w:sz="0" w:space="0" w:color="auto"/>
        <w:left w:val="none" w:sz="0" w:space="0" w:color="auto"/>
        <w:bottom w:val="none" w:sz="0" w:space="0" w:color="auto"/>
        <w:right w:val="none" w:sz="0" w:space="0" w:color="auto"/>
      </w:divBdr>
    </w:div>
    <w:div w:id="1037662126">
      <w:bodyDiv w:val="1"/>
      <w:marLeft w:val="0"/>
      <w:marRight w:val="0"/>
      <w:marTop w:val="0"/>
      <w:marBottom w:val="0"/>
      <w:divBdr>
        <w:top w:val="none" w:sz="0" w:space="0" w:color="auto"/>
        <w:left w:val="none" w:sz="0" w:space="0" w:color="auto"/>
        <w:bottom w:val="none" w:sz="0" w:space="0" w:color="auto"/>
        <w:right w:val="none" w:sz="0" w:space="0" w:color="auto"/>
      </w:divBdr>
      <w:divsChild>
        <w:div w:id="1407220381">
          <w:marLeft w:val="0"/>
          <w:marRight w:val="0"/>
          <w:marTop w:val="0"/>
          <w:marBottom w:val="0"/>
          <w:divBdr>
            <w:top w:val="none" w:sz="0" w:space="0" w:color="auto"/>
            <w:left w:val="none" w:sz="0" w:space="0" w:color="auto"/>
            <w:bottom w:val="none" w:sz="0" w:space="0" w:color="auto"/>
            <w:right w:val="none" w:sz="0" w:space="0" w:color="auto"/>
          </w:divBdr>
          <w:divsChild>
            <w:div w:id="38365008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039083770">
      <w:bodyDiv w:val="1"/>
      <w:marLeft w:val="0"/>
      <w:marRight w:val="0"/>
      <w:marTop w:val="0"/>
      <w:marBottom w:val="0"/>
      <w:divBdr>
        <w:top w:val="none" w:sz="0" w:space="0" w:color="auto"/>
        <w:left w:val="none" w:sz="0" w:space="0" w:color="auto"/>
        <w:bottom w:val="none" w:sz="0" w:space="0" w:color="auto"/>
        <w:right w:val="none" w:sz="0" w:space="0" w:color="auto"/>
      </w:divBdr>
    </w:div>
    <w:div w:id="1040014760">
      <w:bodyDiv w:val="1"/>
      <w:marLeft w:val="0"/>
      <w:marRight w:val="0"/>
      <w:marTop w:val="0"/>
      <w:marBottom w:val="0"/>
      <w:divBdr>
        <w:top w:val="none" w:sz="0" w:space="0" w:color="auto"/>
        <w:left w:val="none" w:sz="0" w:space="0" w:color="auto"/>
        <w:bottom w:val="none" w:sz="0" w:space="0" w:color="auto"/>
        <w:right w:val="none" w:sz="0" w:space="0" w:color="auto"/>
      </w:divBdr>
    </w:div>
    <w:div w:id="1050956681">
      <w:bodyDiv w:val="1"/>
      <w:marLeft w:val="0"/>
      <w:marRight w:val="0"/>
      <w:marTop w:val="0"/>
      <w:marBottom w:val="0"/>
      <w:divBdr>
        <w:top w:val="none" w:sz="0" w:space="0" w:color="auto"/>
        <w:left w:val="none" w:sz="0" w:space="0" w:color="auto"/>
        <w:bottom w:val="none" w:sz="0" w:space="0" w:color="auto"/>
        <w:right w:val="none" w:sz="0" w:space="0" w:color="auto"/>
      </w:divBdr>
    </w:div>
    <w:div w:id="1051923267">
      <w:bodyDiv w:val="1"/>
      <w:marLeft w:val="0"/>
      <w:marRight w:val="0"/>
      <w:marTop w:val="0"/>
      <w:marBottom w:val="0"/>
      <w:divBdr>
        <w:top w:val="none" w:sz="0" w:space="0" w:color="auto"/>
        <w:left w:val="none" w:sz="0" w:space="0" w:color="auto"/>
        <w:bottom w:val="none" w:sz="0" w:space="0" w:color="auto"/>
        <w:right w:val="none" w:sz="0" w:space="0" w:color="auto"/>
      </w:divBdr>
    </w:div>
    <w:div w:id="1057583191">
      <w:bodyDiv w:val="1"/>
      <w:marLeft w:val="0"/>
      <w:marRight w:val="0"/>
      <w:marTop w:val="0"/>
      <w:marBottom w:val="0"/>
      <w:divBdr>
        <w:top w:val="none" w:sz="0" w:space="0" w:color="auto"/>
        <w:left w:val="none" w:sz="0" w:space="0" w:color="auto"/>
        <w:bottom w:val="none" w:sz="0" w:space="0" w:color="auto"/>
        <w:right w:val="none" w:sz="0" w:space="0" w:color="auto"/>
      </w:divBdr>
    </w:div>
    <w:div w:id="1067609779">
      <w:bodyDiv w:val="1"/>
      <w:marLeft w:val="0"/>
      <w:marRight w:val="0"/>
      <w:marTop w:val="0"/>
      <w:marBottom w:val="0"/>
      <w:divBdr>
        <w:top w:val="none" w:sz="0" w:space="0" w:color="auto"/>
        <w:left w:val="none" w:sz="0" w:space="0" w:color="auto"/>
        <w:bottom w:val="none" w:sz="0" w:space="0" w:color="auto"/>
        <w:right w:val="none" w:sz="0" w:space="0" w:color="auto"/>
      </w:divBdr>
    </w:div>
    <w:div w:id="1073891227">
      <w:bodyDiv w:val="1"/>
      <w:marLeft w:val="0"/>
      <w:marRight w:val="0"/>
      <w:marTop w:val="0"/>
      <w:marBottom w:val="0"/>
      <w:divBdr>
        <w:top w:val="none" w:sz="0" w:space="0" w:color="auto"/>
        <w:left w:val="none" w:sz="0" w:space="0" w:color="auto"/>
        <w:bottom w:val="none" w:sz="0" w:space="0" w:color="auto"/>
        <w:right w:val="none" w:sz="0" w:space="0" w:color="auto"/>
      </w:divBdr>
    </w:div>
    <w:div w:id="1079403944">
      <w:bodyDiv w:val="1"/>
      <w:marLeft w:val="0"/>
      <w:marRight w:val="0"/>
      <w:marTop w:val="0"/>
      <w:marBottom w:val="0"/>
      <w:divBdr>
        <w:top w:val="none" w:sz="0" w:space="0" w:color="auto"/>
        <w:left w:val="none" w:sz="0" w:space="0" w:color="auto"/>
        <w:bottom w:val="none" w:sz="0" w:space="0" w:color="auto"/>
        <w:right w:val="none" w:sz="0" w:space="0" w:color="auto"/>
      </w:divBdr>
      <w:divsChild>
        <w:div w:id="1058430303">
          <w:marLeft w:val="0"/>
          <w:marRight w:val="0"/>
          <w:marTop w:val="0"/>
          <w:marBottom w:val="75"/>
          <w:divBdr>
            <w:top w:val="none" w:sz="0" w:space="0" w:color="auto"/>
            <w:left w:val="none" w:sz="0" w:space="0" w:color="auto"/>
            <w:bottom w:val="none" w:sz="0" w:space="0" w:color="auto"/>
            <w:right w:val="none" w:sz="0" w:space="0" w:color="auto"/>
          </w:divBdr>
        </w:div>
      </w:divsChild>
    </w:div>
    <w:div w:id="1079594690">
      <w:bodyDiv w:val="1"/>
      <w:marLeft w:val="0"/>
      <w:marRight w:val="0"/>
      <w:marTop w:val="0"/>
      <w:marBottom w:val="0"/>
      <w:divBdr>
        <w:top w:val="none" w:sz="0" w:space="0" w:color="auto"/>
        <w:left w:val="none" w:sz="0" w:space="0" w:color="auto"/>
        <w:bottom w:val="none" w:sz="0" w:space="0" w:color="auto"/>
        <w:right w:val="none" w:sz="0" w:space="0" w:color="auto"/>
      </w:divBdr>
    </w:div>
    <w:div w:id="1080370204">
      <w:bodyDiv w:val="1"/>
      <w:marLeft w:val="0"/>
      <w:marRight w:val="0"/>
      <w:marTop w:val="0"/>
      <w:marBottom w:val="0"/>
      <w:divBdr>
        <w:top w:val="none" w:sz="0" w:space="0" w:color="auto"/>
        <w:left w:val="none" w:sz="0" w:space="0" w:color="auto"/>
        <w:bottom w:val="none" w:sz="0" w:space="0" w:color="auto"/>
        <w:right w:val="none" w:sz="0" w:space="0" w:color="auto"/>
      </w:divBdr>
      <w:divsChild>
        <w:div w:id="931669014">
          <w:marLeft w:val="0"/>
          <w:marRight w:val="0"/>
          <w:marTop w:val="0"/>
          <w:marBottom w:val="75"/>
          <w:divBdr>
            <w:top w:val="none" w:sz="0" w:space="0" w:color="auto"/>
            <w:left w:val="none" w:sz="0" w:space="0" w:color="auto"/>
            <w:bottom w:val="none" w:sz="0" w:space="0" w:color="auto"/>
            <w:right w:val="none" w:sz="0" w:space="0" w:color="auto"/>
          </w:divBdr>
          <w:divsChild>
            <w:div w:id="61016830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1100220939">
      <w:bodyDiv w:val="1"/>
      <w:marLeft w:val="0"/>
      <w:marRight w:val="0"/>
      <w:marTop w:val="0"/>
      <w:marBottom w:val="0"/>
      <w:divBdr>
        <w:top w:val="none" w:sz="0" w:space="0" w:color="auto"/>
        <w:left w:val="none" w:sz="0" w:space="0" w:color="auto"/>
        <w:bottom w:val="none" w:sz="0" w:space="0" w:color="auto"/>
        <w:right w:val="none" w:sz="0" w:space="0" w:color="auto"/>
      </w:divBdr>
      <w:divsChild>
        <w:div w:id="55065164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01880493">
      <w:bodyDiv w:val="1"/>
      <w:marLeft w:val="0"/>
      <w:marRight w:val="0"/>
      <w:marTop w:val="0"/>
      <w:marBottom w:val="0"/>
      <w:divBdr>
        <w:top w:val="none" w:sz="0" w:space="0" w:color="auto"/>
        <w:left w:val="none" w:sz="0" w:space="0" w:color="auto"/>
        <w:bottom w:val="none" w:sz="0" w:space="0" w:color="auto"/>
        <w:right w:val="none" w:sz="0" w:space="0" w:color="auto"/>
      </w:divBdr>
      <w:divsChild>
        <w:div w:id="1464805254">
          <w:marLeft w:val="0"/>
          <w:marRight w:val="0"/>
          <w:marTop w:val="0"/>
          <w:marBottom w:val="0"/>
          <w:divBdr>
            <w:top w:val="none" w:sz="0" w:space="0" w:color="auto"/>
            <w:left w:val="none" w:sz="0" w:space="0" w:color="auto"/>
            <w:bottom w:val="none" w:sz="0" w:space="0" w:color="auto"/>
            <w:right w:val="none" w:sz="0" w:space="0" w:color="auto"/>
          </w:divBdr>
        </w:div>
        <w:div w:id="1282105212">
          <w:marLeft w:val="0"/>
          <w:marRight w:val="0"/>
          <w:marTop w:val="0"/>
          <w:marBottom w:val="0"/>
          <w:divBdr>
            <w:top w:val="none" w:sz="0" w:space="0" w:color="auto"/>
            <w:left w:val="none" w:sz="0" w:space="0" w:color="auto"/>
            <w:bottom w:val="none" w:sz="0" w:space="0" w:color="auto"/>
            <w:right w:val="none" w:sz="0" w:space="0" w:color="auto"/>
          </w:divBdr>
        </w:div>
        <w:div w:id="1143540570">
          <w:marLeft w:val="0"/>
          <w:marRight w:val="0"/>
          <w:marTop w:val="0"/>
          <w:marBottom w:val="0"/>
          <w:divBdr>
            <w:top w:val="none" w:sz="0" w:space="0" w:color="auto"/>
            <w:left w:val="none" w:sz="0" w:space="0" w:color="auto"/>
            <w:bottom w:val="none" w:sz="0" w:space="0" w:color="auto"/>
            <w:right w:val="none" w:sz="0" w:space="0" w:color="auto"/>
          </w:divBdr>
        </w:div>
        <w:div w:id="969168154">
          <w:marLeft w:val="0"/>
          <w:marRight w:val="0"/>
          <w:marTop w:val="0"/>
          <w:marBottom w:val="0"/>
          <w:divBdr>
            <w:top w:val="none" w:sz="0" w:space="0" w:color="auto"/>
            <w:left w:val="none" w:sz="0" w:space="0" w:color="auto"/>
            <w:bottom w:val="none" w:sz="0" w:space="0" w:color="auto"/>
            <w:right w:val="none" w:sz="0" w:space="0" w:color="auto"/>
          </w:divBdr>
        </w:div>
      </w:divsChild>
    </w:div>
    <w:div w:id="1118179288">
      <w:bodyDiv w:val="1"/>
      <w:marLeft w:val="0"/>
      <w:marRight w:val="0"/>
      <w:marTop w:val="0"/>
      <w:marBottom w:val="0"/>
      <w:divBdr>
        <w:top w:val="none" w:sz="0" w:space="0" w:color="auto"/>
        <w:left w:val="none" w:sz="0" w:space="0" w:color="auto"/>
        <w:bottom w:val="none" w:sz="0" w:space="0" w:color="auto"/>
        <w:right w:val="none" w:sz="0" w:space="0" w:color="auto"/>
      </w:divBdr>
    </w:div>
    <w:div w:id="1121917259">
      <w:bodyDiv w:val="1"/>
      <w:marLeft w:val="0"/>
      <w:marRight w:val="0"/>
      <w:marTop w:val="0"/>
      <w:marBottom w:val="0"/>
      <w:divBdr>
        <w:top w:val="none" w:sz="0" w:space="0" w:color="auto"/>
        <w:left w:val="none" w:sz="0" w:space="0" w:color="auto"/>
        <w:bottom w:val="none" w:sz="0" w:space="0" w:color="auto"/>
        <w:right w:val="none" w:sz="0" w:space="0" w:color="auto"/>
      </w:divBdr>
    </w:div>
    <w:div w:id="1152676922">
      <w:bodyDiv w:val="1"/>
      <w:marLeft w:val="0"/>
      <w:marRight w:val="0"/>
      <w:marTop w:val="0"/>
      <w:marBottom w:val="0"/>
      <w:divBdr>
        <w:top w:val="none" w:sz="0" w:space="0" w:color="auto"/>
        <w:left w:val="none" w:sz="0" w:space="0" w:color="auto"/>
        <w:bottom w:val="none" w:sz="0" w:space="0" w:color="auto"/>
        <w:right w:val="none" w:sz="0" w:space="0" w:color="auto"/>
      </w:divBdr>
    </w:div>
    <w:div w:id="1156342109">
      <w:bodyDiv w:val="1"/>
      <w:marLeft w:val="0"/>
      <w:marRight w:val="0"/>
      <w:marTop w:val="0"/>
      <w:marBottom w:val="0"/>
      <w:divBdr>
        <w:top w:val="none" w:sz="0" w:space="0" w:color="auto"/>
        <w:left w:val="none" w:sz="0" w:space="0" w:color="auto"/>
        <w:bottom w:val="none" w:sz="0" w:space="0" w:color="auto"/>
        <w:right w:val="none" w:sz="0" w:space="0" w:color="auto"/>
      </w:divBdr>
      <w:divsChild>
        <w:div w:id="1597981512">
          <w:marLeft w:val="0"/>
          <w:marRight w:val="0"/>
          <w:marTop w:val="0"/>
          <w:marBottom w:val="0"/>
          <w:divBdr>
            <w:top w:val="none" w:sz="0" w:space="0" w:color="auto"/>
            <w:left w:val="none" w:sz="0" w:space="0" w:color="auto"/>
            <w:bottom w:val="none" w:sz="0" w:space="0" w:color="auto"/>
            <w:right w:val="none" w:sz="0" w:space="0" w:color="auto"/>
          </w:divBdr>
        </w:div>
        <w:div w:id="1684625067">
          <w:marLeft w:val="0"/>
          <w:marRight w:val="0"/>
          <w:marTop w:val="0"/>
          <w:marBottom w:val="0"/>
          <w:divBdr>
            <w:top w:val="none" w:sz="0" w:space="0" w:color="auto"/>
            <w:left w:val="none" w:sz="0" w:space="0" w:color="auto"/>
            <w:bottom w:val="none" w:sz="0" w:space="0" w:color="auto"/>
            <w:right w:val="none" w:sz="0" w:space="0" w:color="auto"/>
          </w:divBdr>
        </w:div>
        <w:div w:id="1989940515">
          <w:marLeft w:val="0"/>
          <w:marRight w:val="0"/>
          <w:marTop w:val="0"/>
          <w:marBottom w:val="0"/>
          <w:divBdr>
            <w:top w:val="none" w:sz="0" w:space="0" w:color="auto"/>
            <w:left w:val="none" w:sz="0" w:space="0" w:color="auto"/>
            <w:bottom w:val="none" w:sz="0" w:space="0" w:color="auto"/>
            <w:right w:val="none" w:sz="0" w:space="0" w:color="auto"/>
          </w:divBdr>
        </w:div>
        <w:div w:id="807476289">
          <w:marLeft w:val="0"/>
          <w:marRight w:val="0"/>
          <w:marTop w:val="0"/>
          <w:marBottom w:val="0"/>
          <w:divBdr>
            <w:top w:val="none" w:sz="0" w:space="0" w:color="auto"/>
            <w:left w:val="none" w:sz="0" w:space="0" w:color="auto"/>
            <w:bottom w:val="none" w:sz="0" w:space="0" w:color="auto"/>
            <w:right w:val="none" w:sz="0" w:space="0" w:color="auto"/>
          </w:divBdr>
        </w:div>
      </w:divsChild>
    </w:div>
    <w:div w:id="1180120479">
      <w:bodyDiv w:val="1"/>
      <w:marLeft w:val="0"/>
      <w:marRight w:val="0"/>
      <w:marTop w:val="0"/>
      <w:marBottom w:val="0"/>
      <w:divBdr>
        <w:top w:val="none" w:sz="0" w:space="0" w:color="auto"/>
        <w:left w:val="none" w:sz="0" w:space="0" w:color="auto"/>
        <w:bottom w:val="none" w:sz="0" w:space="0" w:color="auto"/>
        <w:right w:val="none" w:sz="0" w:space="0" w:color="auto"/>
      </w:divBdr>
    </w:div>
    <w:div w:id="1185704503">
      <w:bodyDiv w:val="1"/>
      <w:marLeft w:val="0"/>
      <w:marRight w:val="0"/>
      <w:marTop w:val="0"/>
      <w:marBottom w:val="0"/>
      <w:divBdr>
        <w:top w:val="none" w:sz="0" w:space="0" w:color="auto"/>
        <w:left w:val="none" w:sz="0" w:space="0" w:color="auto"/>
        <w:bottom w:val="none" w:sz="0" w:space="0" w:color="auto"/>
        <w:right w:val="none" w:sz="0" w:space="0" w:color="auto"/>
      </w:divBdr>
    </w:div>
    <w:div w:id="1190292271">
      <w:bodyDiv w:val="1"/>
      <w:marLeft w:val="0"/>
      <w:marRight w:val="0"/>
      <w:marTop w:val="0"/>
      <w:marBottom w:val="0"/>
      <w:divBdr>
        <w:top w:val="none" w:sz="0" w:space="0" w:color="auto"/>
        <w:left w:val="none" w:sz="0" w:space="0" w:color="auto"/>
        <w:bottom w:val="none" w:sz="0" w:space="0" w:color="auto"/>
        <w:right w:val="none" w:sz="0" w:space="0" w:color="auto"/>
      </w:divBdr>
    </w:div>
    <w:div w:id="1194999449">
      <w:bodyDiv w:val="1"/>
      <w:marLeft w:val="0"/>
      <w:marRight w:val="0"/>
      <w:marTop w:val="0"/>
      <w:marBottom w:val="0"/>
      <w:divBdr>
        <w:top w:val="none" w:sz="0" w:space="0" w:color="auto"/>
        <w:left w:val="none" w:sz="0" w:space="0" w:color="auto"/>
        <w:bottom w:val="none" w:sz="0" w:space="0" w:color="auto"/>
        <w:right w:val="none" w:sz="0" w:space="0" w:color="auto"/>
      </w:divBdr>
      <w:divsChild>
        <w:div w:id="1790247193">
          <w:marLeft w:val="0"/>
          <w:marRight w:val="0"/>
          <w:marTop w:val="0"/>
          <w:marBottom w:val="75"/>
          <w:divBdr>
            <w:top w:val="none" w:sz="0" w:space="0" w:color="auto"/>
            <w:left w:val="none" w:sz="0" w:space="0" w:color="auto"/>
            <w:bottom w:val="none" w:sz="0" w:space="0" w:color="auto"/>
            <w:right w:val="none" w:sz="0" w:space="0" w:color="auto"/>
          </w:divBdr>
        </w:div>
      </w:divsChild>
    </w:div>
    <w:div w:id="1204630798">
      <w:bodyDiv w:val="1"/>
      <w:marLeft w:val="0"/>
      <w:marRight w:val="0"/>
      <w:marTop w:val="0"/>
      <w:marBottom w:val="0"/>
      <w:divBdr>
        <w:top w:val="none" w:sz="0" w:space="0" w:color="auto"/>
        <w:left w:val="none" w:sz="0" w:space="0" w:color="auto"/>
        <w:bottom w:val="none" w:sz="0" w:space="0" w:color="auto"/>
        <w:right w:val="none" w:sz="0" w:space="0" w:color="auto"/>
      </w:divBdr>
      <w:divsChild>
        <w:div w:id="7733262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06329298">
      <w:bodyDiv w:val="1"/>
      <w:marLeft w:val="0"/>
      <w:marRight w:val="0"/>
      <w:marTop w:val="0"/>
      <w:marBottom w:val="0"/>
      <w:divBdr>
        <w:top w:val="none" w:sz="0" w:space="0" w:color="auto"/>
        <w:left w:val="none" w:sz="0" w:space="0" w:color="auto"/>
        <w:bottom w:val="none" w:sz="0" w:space="0" w:color="auto"/>
        <w:right w:val="none" w:sz="0" w:space="0" w:color="auto"/>
      </w:divBdr>
    </w:div>
    <w:div w:id="1212182895">
      <w:bodyDiv w:val="1"/>
      <w:marLeft w:val="0"/>
      <w:marRight w:val="0"/>
      <w:marTop w:val="0"/>
      <w:marBottom w:val="0"/>
      <w:divBdr>
        <w:top w:val="none" w:sz="0" w:space="0" w:color="auto"/>
        <w:left w:val="none" w:sz="0" w:space="0" w:color="auto"/>
        <w:bottom w:val="none" w:sz="0" w:space="0" w:color="auto"/>
        <w:right w:val="none" w:sz="0" w:space="0" w:color="auto"/>
      </w:divBdr>
    </w:div>
    <w:div w:id="1216546360">
      <w:bodyDiv w:val="1"/>
      <w:marLeft w:val="0"/>
      <w:marRight w:val="0"/>
      <w:marTop w:val="0"/>
      <w:marBottom w:val="0"/>
      <w:divBdr>
        <w:top w:val="none" w:sz="0" w:space="0" w:color="auto"/>
        <w:left w:val="none" w:sz="0" w:space="0" w:color="auto"/>
        <w:bottom w:val="none" w:sz="0" w:space="0" w:color="auto"/>
        <w:right w:val="none" w:sz="0" w:space="0" w:color="auto"/>
      </w:divBdr>
    </w:div>
    <w:div w:id="1220088401">
      <w:bodyDiv w:val="1"/>
      <w:marLeft w:val="0"/>
      <w:marRight w:val="0"/>
      <w:marTop w:val="0"/>
      <w:marBottom w:val="0"/>
      <w:divBdr>
        <w:top w:val="none" w:sz="0" w:space="0" w:color="auto"/>
        <w:left w:val="none" w:sz="0" w:space="0" w:color="auto"/>
        <w:bottom w:val="none" w:sz="0" w:space="0" w:color="auto"/>
        <w:right w:val="none" w:sz="0" w:space="0" w:color="auto"/>
      </w:divBdr>
    </w:div>
    <w:div w:id="1223562860">
      <w:bodyDiv w:val="1"/>
      <w:marLeft w:val="0"/>
      <w:marRight w:val="0"/>
      <w:marTop w:val="0"/>
      <w:marBottom w:val="0"/>
      <w:divBdr>
        <w:top w:val="none" w:sz="0" w:space="0" w:color="auto"/>
        <w:left w:val="none" w:sz="0" w:space="0" w:color="auto"/>
        <w:bottom w:val="none" w:sz="0" w:space="0" w:color="auto"/>
        <w:right w:val="none" w:sz="0" w:space="0" w:color="auto"/>
      </w:divBdr>
      <w:divsChild>
        <w:div w:id="1879466974">
          <w:marLeft w:val="0"/>
          <w:marRight w:val="0"/>
          <w:marTop w:val="0"/>
          <w:marBottom w:val="0"/>
          <w:divBdr>
            <w:top w:val="none" w:sz="0" w:space="0" w:color="auto"/>
            <w:left w:val="none" w:sz="0" w:space="0" w:color="auto"/>
            <w:bottom w:val="none" w:sz="0" w:space="0" w:color="auto"/>
            <w:right w:val="none" w:sz="0" w:space="0" w:color="auto"/>
          </w:divBdr>
          <w:divsChild>
            <w:div w:id="182000149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27179458">
      <w:bodyDiv w:val="1"/>
      <w:marLeft w:val="0"/>
      <w:marRight w:val="0"/>
      <w:marTop w:val="0"/>
      <w:marBottom w:val="0"/>
      <w:divBdr>
        <w:top w:val="none" w:sz="0" w:space="0" w:color="auto"/>
        <w:left w:val="none" w:sz="0" w:space="0" w:color="auto"/>
        <w:bottom w:val="none" w:sz="0" w:space="0" w:color="auto"/>
        <w:right w:val="none" w:sz="0" w:space="0" w:color="auto"/>
      </w:divBdr>
    </w:div>
    <w:div w:id="1228570541">
      <w:bodyDiv w:val="1"/>
      <w:marLeft w:val="0"/>
      <w:marRight w:val="0"/>
      <w:marTop w:val="0"/>
      <w:marBottom w:val="0"/>
      <w:divBdr>
        <w:top w:val="none" w:sz="0" w:space="0" w:color="auto"/>
        <w:left w:val="none" w:sz="0" w:space="0" w:color="auto"/>
        <w:bottom w:val="none" w:sz="0" w:space="0" w:color="auto"/>
        <w:right w:val="none" w:sz="0" w:space="0" w:color="auto"/>
      </w:divBdr>
    </w:div>
    <w:div w:id="1242636879">
      <w:bodyDiv w:val="1"/>
      <w:marLeft w:val="0"/>
      <w:marRight w:val="0"/>
      <w:marTop w:val="0"/>
      <w:marBottom w:val="0"/>
      <w:divBdr>
        <w:top w:val="none" w:sz="0" w:space="0" w:color="auto"/>
        <w:left w:val="none" w:sz="0" w:space="0" w:color="auto"/>
        <w:bottom w:val="none" w:sz="0" w:space="0" w:color="auto"/>
        <w:right w:val="none" w:sz="0" w:space="0" w:color="auto"/>
      </w:divBdr>
    </w:div>
    <w:div w:id="1254894874">
      <w:bodyDiv w:val="1"/>
      <w:marLeft w:val="0"/>
      <w:marRight w:val="0"/>
      <w:marTop w:val="0"/>
      <w:marBottom w:val="0"/>
      <w:divBdr>
        <w:top w:val="none" w:sz="0" w:space="0" w:color="auto"/>
        <w:left w:val="none" w:sz="0" w:space="0" w:color="auto"/>
        <w:bottom w:val="none" w:sz="0" w:space="0" w:color="auto"/>
        <w:right w:val="none" w:sz="0" w:space="0" w:color="auto"/>
      </w:divBdr>
      <w:divsChild>
        <w:div w:id="1907034338">
          <w:marLeft w:val="0"/>
          <w:marRight w:val="0"/>
          <w:marTop w:val="150"/>
          <w:marBottom w:val="0"/>
          <w:divBdr>
            <w:top w:val="single" w:sz="6" w:space="0" w:color="E4E6E8"/>
            <w:left w:val="none" w:sz="0" w:space="0" w:color="auto"/>
            <w:bottom w:val="none" w:sz="0" w:space="8" w:color="auto"/>
            <w:right w:val="none" w:sz="0" w:space="0" w:color="auto"/>
          </w:divBdr>
          <w:divsChild>
            <w:div w:id="97907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4383">
      <w:bodyDiv w:val="1"/>
      <w:marLeft w:val="0"/>
      <w:marRight w:val="0"/>
      <w:marTop w:val="0"/>
      <w:marBottom w:val="0"/>
      <w:divBdr>
        <w:top w:val="none" w:sz="0" w:space="0" w:color="auto"/>
        <w:left w:val="none" w:sz="0" w:space="0" w:color="auto"/>
        <w:bottom w:val="none" w:sz="0" w:space="0" w:color="auto"/>
        <w:right w:val="none" w:sz="0" w:space="0" w:color="auto"/>
      </w:divBdr>
      <w:divsChild>
        <w:div w:id="4784796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62445303">
      <w:bodyDiv w:val="1"/>
      <w:marLeft w:val="0"/>
      <w:marRight w:val="0"/>
      <w:marTop w:val="0"/>
      <w:marBottom w:val="0"/>
      <w:divBdr>
        <w:top w:val="none" w:sz="0" w:space="0" w:color="auto"/>
        <w:left w:val="none" w:sz="0" w:space="0" w:color="auto"/>
        <w:bottom w:val="none" w:sz="0" w:space="0" w:color="auto"/>
        <w:right w:val="none" w:sz="0" w:space="0" w:color="auto"/>
      </w:divBdr>
    </w:div>
    <w:div w:id="1263614531">
      <w:bodyDiv w:val="1"/>
      <w:marLeft w:val="0"/>
      <w:marRight w:val="0"/>
      <w:marTop w:val="0"/>
      <w:marBottom w:val="0"/>
      <w:divBdr>
        <w:top w:val="none" w:sz="0" w:space="0" w:color="auto"/>
        <w:left w:val="none" w:sz="0" w:space="0" w:color="auto"/>
        <w:bottom w:val="none" w:sz="0" w:space="0" w:color="auto"/>
        <w:right w:val="none" w:sz="0" w:space="0" w:color="auto"/>
      </w:divBdr>
      <w:divsChild>
        <w:div w:id="1074014195">
          <w:marLeft w:val="0"/>
          <w:marRight w:val="0"/>
          <w:marTop w:val="0"/>
          <w:marBottom w:val="75"/>
          <w:divBdr>
            <w:top w:val="none" w:sz="0" w:space="0" w:color="auto"/>
            <w:left w:val="none" w:sz="0" w:space="0" w:color="auto"/>
            <w:bottom w:val="none" w:sz="0" w:space="0" w:color="auto"/>
            <w:right w:val="none" w:sz="0" w:space="0" w:color="auto"/>
          </w:divBdr>
        </w:div>
        <w:div w:id="655186979">
          <w:marLeft w:val="0"/>
          <w:marRight w:val="0"/>
          <w:marTop w:val="0"/>
          <w:marBottom w:val="0"/>
          <w:divBdr>
            <w:top w:val="none" w:sz="0" w:space="0" w:color="auto"/>
            <w:left w:val="none" w:sz="0" w:space="0" w:color="auto"/>
            <w:bottom w:val="none" w:sz="0" w:space="0" w:color="auto"/>
            <w:right w:val="none" w:sz="0" w:space="0" w:color="auto"/>
          </w:divBdr>
        </w:div>
      </w:divsChild>
    </w:div>
    <w:div w:id="1264387279">
      <w:bodyDiv w:val="1"/>
      <w:marLeft w:val="0"/>
      <w:marRight w:val="0"/>
      <w:marTop w:val="0"/>
      <w:marBottom w:val="0"/>
      <w:divBdr>
        <w:top w:val="none" w:sz="0" w:space="0" w:color="auto"/>
        <w:left w:val="none" w:sz="0" w:space="0" w:color="auto"/>
        <w:bottom w:val="none" w:sz="0" w:space="0" w:color="auto"/>
        <w:right w:val="none" w:sz="0" w:space="0" w:color="auto"/>
      </w:divBdr>
    </w:div>
    <w:div w:id="1272859619">
      <w:bodyDiv w:val="1"/>
      <w:marLeft w:val="0"/>
      <w:marRight w:val="0"/>
      <w:marTop w:val="0"/>
      <w:marBottom w:val="0"/>
      <w:divBdr>
        <w:top w:val="none" w:sz="0" w:space="0" w:color="auto"/>
        <w:left w:val="none" w:sz="0" w:space="0" w:color="auto"/>
        <w:bottom w:val="none" w:sz="0" w:space="0" w:color="auto"/>
        <w:right w:val="none" w:sz="0" w:space="0" w:color="auto"/>
      </w:divBdr>
    </w:div>
    <w:div w:id="1276059625">
      <w:bodyDiv w:val="1"/>
      <w:marLeft w:val="0"/>
      <w:marRight w:val="0"/>
      <w:marTop w:val="0"/>
      <w:marBottom w:val="0"/>
      <w:divBdr>
        <w:top w:val="none" w:sz="0" w:space="0" w:color="auto"/>
        <w:left w:val="none" w:sz="0" w:space="0" w:color="auto"/>
        <w:bottom w:val="none" w:sz="0" w:space="0" w:color="auto"/>
        <w:right w:val="none" w:sz="0" w:space="0" w:color="auto"/>
      </w:divBdr>
    </w:div>
    <w:div w:id="1277329354">
      <w:bodyDiv w:val="1"/>
      <w:marLeft w:val="0"/>
      <w:marRight w:val="0"/>
      <w:marTop w:val="0"/>
      <w:marBottom w:val="0"/>
      <w:divBdr>
        <w:top w:val="none" w:sz="0" w:space="0" w:color="auto"/>
        <w:left w:val="none" w:sz="0" w:space="0" w:color="auto"/>
        <w:bottom w:val="none" w:sz="0" w:space="0" w:color="auto"/>
        <w:right w:val="none" w:sz="0" w:space="0" w:color="auto"/>
      </w:divBdr>
    </w:div>
    <w:div w:id="1280599739">
      <w:bodyDiv w:val="1"/>
      <w:marLeft w:val="0"/>
      <w:marRight w:val="0"/>
      <w:marTop w:val="0"/>
      <w:marBottom w:val="0"/>
      <w:divBdr>
        <w:top w:val="none" w:sz="0" w:space="0" w:color="auto"/>
        <w:left w:val="none" w:sz="0" w:space="0" w:color="auto"/>
        <w:bottom w:val="none" w:sz="0" w:space="0" w:color="auto"/>
        <w:right w:val="none" w:sz="0" w:space="0" w:color="auto"/>
      </w:divBdr>
    </w:div>
    <w:div w:id="1300453995">
      <w:bodyDiv w:val="1"/>
      <w:marLeft w:val="0"/>
      <w:marRight w:val="0"/>
      <w:marTop w:val="0"/>
      <w:marBottom w:val="0"/>
      <w:divBdr>
        <w:top w:val="none" w:sz="0" w:space="0" w:color="auto"/>
        <w:left w:val="none" w:sz="0" w:space="0" w:color="auto"/>
        <w:bottom w:val="none" w:sz="0" w:space="0" w:color="auto"/>
        <w:right w:val="none" w:sz="0" w:space="0" w:color="auto"/>
      </w:divBdr>
    </w:div>
    <w:div w:id="1315601236">
      <w:bodyDiv w:val="1"/>
      <w:marLeft w:val="0"/>
      <w:marRight w:val="0"/>
      <w:marTop w:val="0"/>
      <w:marBottom w:val="0"/>
      <w:divBdr>
        <w:top w:val="none" w:sz="0" w:space="0" w:color="auto"/>
        <w:left w:val="none" w:sz="0" w:space="0" w:color="auto"/>
        <w:bottom w:val="none" w:sz="0" w:space="0" w:color="auto"/>
        <w:right w:val="none" w:sz="0" w:space="0" w:color="auto"/>
      </w:divBdr>
      <w:divsChild>
        <w:div w:id="1327705667">
          <w:marLeft w:val="0"/>
          <w:marRight w:val="0"/>
          <w:marTop w:val="0"/>
          <w:marBottom w:val="75"/>
          <w:divBdr>
            <w:top w:val="none" w:sz="0" w:space="0" w:color="auto"/>
            <w:left w:val="none" w:sz="0" w:space="0" w:color="auto"/>
            <w:bottom w:val="none" w:sz="0" w:space="0" w:color="auto"/>
            <w:right w:val="none" w:sz="0" w:space="0" w:color="auto"/>
          </w:divBdr>
        </w:div>
      </w:divsChild>
    </w:div>
    <w:div w:id="1329016368">
      <w:bodyDiv w:val="1"/>
      <w:marLeft w:val="0"/>
      <w:marRight w:val="0"/>
      <w:marTop w:val="0"/>
      <w:marBottom w:val="0"/>
      <w:divBdr>
        <w:top w:val="none" w:sz="0" w:space="0" w:color="auto"/>
        <w:left w:val="none" w:sz="0" w:space="0" w:color="auto"/>
        <w:bottom w:val="none" w:sz="0" w:space="0" w:color="auto"/>
        <w:right w:val="none" w:sz="0" w:space="0" w:color="auto"/>
      </w:divBdr>
    </w:div>
    <w:div w:id="1329551183">
      <w:bodyDiv w:val="1"/>
      <w:marLeft w:val="0"/>
      <w:marRight w:val="0"/>
      <w:marTop w:val="0"/>
      <w:marBottom w:val="0"/>
      <w:divBdr>
        <w:top w:val="none" w:sz="0" w:space="0" w:color="auto"/>
        <w:left w:val="none" w:sz="0" w:space="0" w:color="auto"/>
        <w:bottom w:val="none" w:sz="0" w:space="0" w:color="auto"/>
        <w:right w:val="none" w:sz="0" w:space="0" w:color="auto"/>
      </w:divBdr>
      <w:divsChild>
        <w:div w:id="75593084">
          <w:marLeft w:val="0"/>
          <w:marRight w:val="0"/>
          <w:marTop w:val="0"/>
          <w:marBottom w:val="75"/>
          <w:divBdr>
            <w:top w:val="none" w:sz="0" w:space="0" w:color="auto"/>
            <w:left w:val="none" w:sz="0" w:space="0" w:color="auto"/>
            <w:bottom w:val="none" w:sz="0" w:space="0" w:color="auto"/>
            <w:right w:val="none" w:sz="0" w:space="0" w:color="auto"/>
          </w:divBdr>
        </w:div>
      </w:divsChild>
    </w:div>
    <w:div w:id="1335106199">
      <w:bodyDiv w:val="1"/>
      <w:marLeft w:val="0"/>
      <w:marRight w:val="0"/>
      <w:marTop w:val="0"/>
      <w:marBottom w:val="0"/>
      <w:divBdr>
        <w:top w:val="none" w:sz="0" w:space="0" w:color="auto"/>
        <w:left w:val="none" w:sz="0" w:space="0" w:color="auto"/>
        <w:bottom w:val="none" w:sz="0" w:space="0" w:color="auto"/>
        <w:right w:val="none" w:sz="0" w:space="0" w:color="auto"/>
      </w:divBdr>
    </w:div>
    <w:div w:id="1344626871">
      <w:bodyDiv w:val="1"/>
      <w:marLeft w:val="0"/>
      <w:marRight w:val="0"/>
      <w:marTop w:val="0"/>
      <w:marBottom w:val="0"/>
      <w:divBdr>
        <w:top w:val="none" w:sz="0" w:space="0" w:color="auto"/>
        <w:left w:val="none" w:sz="0" w:space="0" w:color="auto"/>
        <w:bottom w:val="none" w:sz="0" w:space="0" w:color="auto"/>
        <w:right w:val="none" w:sz="0" w:space="0" w:color="auto"/>
      </w:divBdr>
    </w:div>
    <w:div w:id="1354459542">
      <w:bodyDiv w:val="1"/>
      <w:marLeft w:val="0"/>
      <w:marRight w:val="0"/>
      <w:marTop w:val="0"/>
      <w:marBottom w:val="0"/>
      <w:divBdr>
        <w:top w:val="none" w:sz="0" w:space="0" w:color="auto"/>
        <w:left w:val="none" w:sz="0" w:space="0" w:color="auto"/>
        <w:bottom w:val="none" w:sz="0" w:space="0" w:color="auto"/>
        <w:right w:val="none" w:sz="0" w:space="0" w:color="auto"/>
      </w:divBdr>
    </w:div>
    <w:div w:id="1374693281">
      <w:bodyDiv w:val="1"/>
      <w:marLeft w:val="0"/>
      <w:marRight w:val="0"/>
      <w:marTop w:val="0"/>
      <w:marBottom w:val="0"/>
      <w:divBdr>
        <w:top w:val="none" w:sz="0" w:space="0" w:color="auto"/>
        <w:left w:val="none" w:sz="0" w:space="0" w:color="auto"/>
        <w:bottom w:val="none" w:sz="0" w:space="0" w:color="auto"/>
        <w:right w:val="none" w:sz="0" w:space="0" w:color="auto"/>
      </w:divBdr>
    </w:div>
    <w:div w:id="1377703912">
      <w:bodyDiv w:val="1"/>
      <w:marLeft w:val="0"/>
      <w:marRight w:val="0"/>
      <w:marTop w:val="0"/>
      <w:marBottom w:val="0"/>
      <w:divBdr>
        <w:top w:val="none" w:sz="0" w:space="0" w:color="auto"/>
        <w:left w:val="none" w:sz="0" w:space="0" w:color="auto"/>
        <w:bottom w:val="none" w:sz="0" w:space="0" w:color="auto"/>
        <w:right w:val="none" w:sz="0" w:space="0" w:color="auto"/>
      </w:divBdr>
    </w:div>
    <w:div w:id="1377970001">
      <w:bodyDiv w:val="1"/>
      <w:marLeft w:val="0"/>
      <w:marRight w:val="0"/>
      <w:marTop w:val="0"/>
      <w:marBottom w:val="0"/>
      <w:divBdr>
        <w:top w:val="none" w:sz="0" w:space="0" w:color="auto"/>
        <w:left w:val="none" w:sz="0" w:space="0" w:color="auto"/>
        <w:bottom w:val="none" w:sz="0" w:space="0" w:color="auto"/>
        <w:right w:val="none" w:sz="0" w:space="0" w:color="auto"/>
      </w:divBdr>
    </w:div>
    <w:div w:id="1378971745">
      <w:bodyDiv w:val="1"/>
      <w:marLeft w:val="0"/>
      <w:marRight w:val="0"/>
      <w:marTop w:val="0"/>
      <w:marBottom w:val="0"/>
      <w:divBdr>
        <w:top w:val="none" w:sz="0" w:space="0" w:color="auto"/>
        <w:left w:val="none" w:sz="0" w:space="0" w:color="auto"/>
        <w:bottom w:val="none" w:sz="0" w:space="0" w:color="auto"/>
        <w:right w:val="none" w:sz="0" w:space="0" w:color="auto"/>
      </w:divBdr>
    </w:div>
    <w:div w:id="1382360576">
      <w:bodyDiv w:val="1"/>
      <w:marLeft w:val="0"/>
      <w:marRight w:val="0"/>
      <w:marTop w:val="0"/>
      <w:marBottom w:val="0"/>
      <w:divBdr>
        <w:top w:val="none" w:sz="0" w:space="0" w:color="auto"/>
        <w:left w:val="none" w:sz="0" w:space="0" w:color="auto"/>
        <w:bottom w:val="none" w:sz="0" w:space="0" w:color="auto"/>
        <w:right w:val="none" w:sz="0" w:space="0" w:color="auto"/>
      </w:divBdr>
      <w:divsChild>
        <w:div w:id="502403281">
          <w:blockQuote w:val="1"/>
          <w:marLeft w:val="0"/>
          <w:marRight w:val="0"/>
          <w:marTop w:val="0"/>
          <w:marBottom w:val="150"/>
          <w:divBdr>
            <w:top w:val="none" w:sz="0" w:space="8" w:color="auto"/>
            <w:left w:val="single" w:sz="12" w:space="8" w:color="FFEB8E"/>
            <w:bottom w:val="none" w:sz="0" w:space="8" w:color="auto"/>
            <w:right w:val="none" w:sz="0" w:space="8" w:color="auto"/>
          </w:divBdr>
        </w:div>
        <w:div w:id="856819803">
          <w:blockQuote w:val="1"/>
          <w:marLeft w:val="0"/>
          <w:marRight w:val="0"/>
          <w:marTop w:val="0"/>
          <w:marBottom w:val="150"/>
          <w:divBdr>
            <w:top w:val="none" w:sz="0" w:space="8" w:color="auto"/>
            <w:left w:val="single" w:sz="12" w:space="8" w:color="FFEB8E"/>
            <w:bottom w:val="none" w:sz="0" w:space="8" w:color="auto"/>
            <w:right w:val="none" w:sz="0" w:space="8" w:color="auto"/>
          </w:divBdr>
        </w:div>
        <w:div w:id="4997350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96128205">
      <w:bodyDiv w:val="1"/>
      <w:marLeft w:val="0"/>
      <w:marRight w:val="0"/>
      <w:marTop w:val="0"/>
      <w:marBottom w:val="0"/>
      <w:divBdr>
        <w:top w:val="none" w:sz="0" w:space="0" w:color="auto"/>
        <w:left w:val="none" w:sz="0" w:space="0" w:color="auto"/>
        <w:bottom w:val="none" w:sz="0" w:space="0" w:color="auto"/>
        <w:right w:val="none" w:sz="0" w:space="0" w:color="auto"/>
      </w:divBdr>
    </w:div>
    <w:div w:id="1397893113">
      <w:bodyDiv w:val="1"/>
      <w:marLeft w:val="0"/>
      <w:marRight w:val="0"/>
      <w:marTop w:val="0"/>
      <w:marBottom w:val="0"/>
      <w:divBdr>
        <w:top w:val="none" w:sz="0" w:space="0" w:color="auto"/>
        <w:left w:val="none" w:sz="0" w:space="0" w:color="auto"/>
        <w:bottom w:val="none" w:sz="0" w:space="0" w:color="auto"/>
        <w:right w:val="none" w:sz="0" w:space="0" w:color="auto"/>
      </w:divBdr>
    </w:div>
    <w:div w:id="1401519837">
      <w:bodyDiv w:val="1"/>
      <w:marLeft w:val="0"/>
      <w:marRight w:val="0"/>
      <w:marTop w:val="0"/>
      <w:marBottom w:val="0"/>
      <w:divBdr>
        <w:top w:val="none" w:sz="0" w:space="0" w:color="auto"/>
        <w:left w:val="none" w:sz="0" w:space="0" w:color="auto"/>
        <w:bottom w:val="none" w:sz="0" w:space="0" w:color="auto"/>
        <w:right w:val="none" w:sz="0" w:space="0" w:color="auto"/>
      </w:divBdr>
    </w:div>
    <w:div w:id="1401950583">
      <w:bodyDiv w:val="1"/>
      <w:marLeft w:val="0"/>
      <w:marRight w:val="0"/>
      <w:marTop w:val="0"/>
      <w:marBottom w:val="0"/>
      <w:divBdr>
        <w:top w:val="none" w:sz="0" w:space="0" w:color="auto"/>
        <w:left w:val="none" w:sz="0" w:space="0" w:color="auto"/>
        <w:bottom w:val="none" w:sz="0" w:space="0" w:color="auto"/>
        <w:right w:val="none" w:sz="0" w:space="0" w:color="auto"/>
      </w:divBdr>
    </w:div>
    <w:div w:id="1405492630">
      <w:bodyDiv w:val="1"/>
      <w:marLeft w:val="0"/>
      <w:marRight w:val="0"/>
      <w:marTop w:val="0"/>
      <w:marBottom w:val="0"/>
      <w:divBdr>
        <w:top w:val="none" w:sz="0" w:space="0" w:color="auto"/>
        <w:left w:val="none" w:sz="0" w:space="0" w:color="auto"/>
        <w:bottom w:val="none" w:sz="0" w:space="0" w:color="auto"/>
        <w:right w:val="none" w:sz="0" w:space="0" w:color="auto"/>
      </w:divBdr>
      <w:divsChild>
        <w:div w:id="1310088911">
          <w:marLeft w:val="0"/>
          <w:marRight w:val="0"/>
          <w:marTop w:val="0"/>
          <w:marBottom w:val="0"/>
          <w:divBdr>
            <w:top w:val="none" w:sz="0" w:space="0" w:color="auto"/>
            <w:left w:val="none" w:sz="0" w:space="0" w:color="auto"/>
            <w:bottom w:val="none" w:sz="0" w:space="0" w:color="auto"/>
            <w:right w:val="none" w:sz="0" w:space="0" w:color="auto"/>
          </w:divBdr>
        </w:div>
      </w:divsChild>
    </w:div>
    <w:div w:id="1408572757">
      <w:bodyDiv w:val="1"/>
      <w:marLeft w:val="0"/>
      <w:marRight w:val="0"/>
      <w:marTop w:val="0"/>
      <w:marBottom w:val="0"/>
      <w:divBdr>
        <w:top w:val="none" w:sz="0" w:space="0" w:color="auto"/>
        <w:left w:val="none" w:sz="0" w:space="0" w:color="auto"/>
        <w:bottom w:val="none" w:sz="0" w:space="0" w:color="auto"/>
        <w:right w:val="none" w:sz="0" w:space="0" w:color="auto"/>
      </w:divBdr>
    </w:div>
    <w:div w:id="1436898554">
      <w:bodyDiv w:val="1"/>
      <w:marLeft w:val="0"/>
      <w:marRight w:val="0"/>
      <w:marTop w:val="0"/>
      <w:marBottom w:val="0"/>
      <w:divBdr>
        <w:top w:val="none" w:sz="0" w:space="0" w:color="auto"/>
        <w:left w:val="none" w:sz="0" w:space="0" w:color="auto"/>
        <w:bottom w:val="none" w:sz="0" w:space="0" w:color="auto"/>
        <w:right w:val="none" w:sz="0" w:space="0" w:color="auto"/>
      </w:divBdr>
      <w:divsChild>
        <w:div w:id="1079062706">
          <w:blockQuote w:val="1"/>
          <w:marLeft w:val="0"/>
          <w:marRight w:val="0"/>
          <w:marTop w:val="0"/>
          <w:marBottom w:val="150"/>
          <w:divBdr>
            <w:top w:val="none" w:sz="0" w:space="8" w:color="auto"/>
            <w:left w:val="single" w:sz="12" w:space="8" w:color="FFEB8E"/>
            <w:bottom w:val="none" w:sz="0" w:space="8" w:color="auto"/>
            <w:right w:val="none" w:sz="0" w:space="8" w:color="auto"/>
          </w:divBdr>
        </w:div>
        <w:div w:id="86055629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440488529">
      <w:bodyDiv w:val="1"/>
      <w:marLeft w:val="0"/>
      <w:marRight w:val="0"/>
      <w:marTop w:val="0"/>
      <w:marBottom w:val="0"/>
      <w:divBdr>
        <w:top w:val="none" w:sz="0" w:space="0" w:color="auto"/>
        <w:left w:val="none" w:sz="0" w:space="0" w:color="auto"/>
        <w:bottom w:val="none" w:sz="0" w:space="0" w:color="auto"/>
        <w:right w:val="none" w:sz="0" w:space="0" w:color="auto"/>
      </w:divBdr>
    </w:div>
    <w:div w:id="1446735086">
      <w:bodyDiv w:val="1"/>
      <w:marLeft w:val="0"/>
      <w:marRight w:val="0"/>
      <w:marTop w:val="0"/>
      <w:marBottom w:val="0"/>
      <w:divBdr>
        <w:top w:val="none" w:sz="0" w:space="0" w:color="auto"/>
        <w:left w:val="none" w:sz="0" w:space="0" w:color="auto"/>
        <w:bottom w:val="none" w:sz="0" w:space="0" w:color="auto"/>
        <w:right w:val="none" w:sz="0" w:space="0" w:color="auto"/>
      </w:divBdr>
      <w:divsChild>
        <w:div w:id="1818305564">
          <w:marLeft w:val="0"/>
          <w:marRight w:val="0"/>
          <w:marTop w:val="0"/>
          <w:marBottom w:val="75"/>
          <w:divBdr>
            <w:top w:val="none" w:sz="0" w:space="0" w:color="auto"/>
            <w:left w:val="none" w:sz="0" w:space="0" w:color="auto"/>
            <w:bottom w:val="none" w:sz="0" w:space="0" w:color="auto"/>
            <w:right w:val="none" w:sz="0" w:space="0" w:color="auto"/>
          </w:divBdr>
          <w:divsChild>
            <w:div w:id="1222138420">
              <w:blockQuote w:val="1"/>
              <w:marLeft w:val="0"/>
              <w:marRight w:val="0"/>
              <w:marTop w:val="0"/>
              <w:marBottom w:val="150"/>
              <w:divBdr>
                <w:top w:val="none" w:sz="0" w:space="8" w:color="auto"/>
                <w:left w:val="single" w:sz="12" w:space="8" w:color="FFEB8E"/>
                <w:bottom w:val="none" w:sz="0" w:space="8" w:color="auto"/>
                <w:right w:val="none" w:sz="0" w:space="8" w:color="auto"/>
              </w:divBdr>
            </w:div>
            <w:div w:id="807432895">
              <w:blockQuote w:val="1"/>
              <w:marLeft w:val="0"/>
              <w:marRight w:val="0"/>
              <w:marTop w:val="0"/>
              <w:marBottom w:val="150"/>
              <w:divBdr>
                <w:top w:val="none" w:sz="0" w:space="8" w:color="auto"/>
                <w:left w:val="single" w:sz="12" w:space="8" w:color="FFEB8E"/>
                <w:bottom w:val="none" w:sz="0" w:space="8" w:color="auto"/>
                <w:right w:val="none" w:sz="0" w:space="8" w:color="auto"/>
              </w:divBdr>
            </w:div>
            <w:div w:id="58746485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 w:id="1451631262">
      <w:bodyDiv w:val="1"/>
      <w:marLeft w:val="0"/>
      <w:marRight w:val="0"/>
      <w:marTop w:val="0"/>
      <w:marBottom w:val="0"/>
      <w:divBdr>
        <w:top w:val="none" w:sz="0" w:space="0" w:color="auto"/>
        <w:left w:val="none" w:sz="0" w:space="0" w:color="auto"/>
        <w:bottom w:val="none" w:sz="0" w:space="0" w:color="auto"/>
        <w:right w:val="none" w:sz="0" w:space="0" w:color="auto"/>
      </w:divBdr>
    </w:div>
    <w:div w:id="1452163626">
      <w:bodyDiv w:val="1"/>
      <w:marLeft w:val="0"/>
      <w:marRight w:val="0"/>
      <w:marTop w:val="0"/>
      <w:marBottom w:val="0"/>
      <w:divBdr>
        <w:top w:val="none" w:sz="0" w:space="0" w:color="auto"/>
        <w:left w:val="none" w:sz="0" w:space="0" w:color="auto"/>
        <w:bottom w:val="none" w:sz="0" w:space="0" w:color="auto"/>
        <w:right w:val="none" w:sz="0" w:space="0" w:color="auto"/>
      </w:divBdr>
    </w:div>
    <w:div w:id="1462504748">
      <w:bodyDiv w:val="1"/>
      <w:marLeft w:val="0"/>
      <w:marRight w:val="0"/>
      <w:marTop w:val="0"/>
      <w:marBottom w:val="0"/>
      <w:divBdr>
        <w:top w:val="none" w:sz="0" w:space="0" w:color="auto"/>
        <w:left w:val="none" w:sz="0" w:space="0" w:color="auto"/>
        <w:bottom w:val="none" w:sz="0" w:space="0" w:color="auto"/>
        <w:right w:val="none" w:sz="0" w:space="0" w:color="auto"/>
      </w:divBdr>
    </w:div>
    <w:div w:id="1464233427">
      <w:bodyDiv w:val="1"/>
      <w:marLeft w:val="0"/>
      <w:marRight w:val="0"/>
      <w:marTop w:val="0"/>
      <w:marBottom w:val="0"/>
      <w:divBdr>
        <w:top w:val="none" w:sz="0" w:space="0" w:color="auto"/>
        <w:left w:val="none" w:sz="0" w:space="0" w:color="auto"/>
        <w:bottom w:val="none" w:sz="0" w:space="0" w:color="auto"/>
        <w:right w:val="none" w:sz="0" w:space="0" w:color="auto"/>
      </w:divBdr>
    </w:div>
    <w:div w:id="1474254351">
      <w:bodyDiv w:val="1"/>
      <w:marLeft w:val="0"/>
      <w:marRight w:val="0"/>
      <w:marTop w:val="0"/>
      <w:marBottom w:val="0"/>
      <w:divBdr>
        <w:top w:val="none" w:sz="0" w:space="0" w:color="auto"/>
        <w:left w:val="none" w:sz="0" w:space="0" w:color="auto"/>
        <w:bottom w:val="none" w:sz="0" w:space="0" w:color="auto"/>
        <w:right w:val="none" w:sz="0" w:space="0" w:color="auto"/>
      </w:divBdr>
    </w:div>
    <w:div w:id="1474442001">
      <w:bodyDiv w:val="1"/>
      <w:marLeft w:val="0"/>
      <w:marRight w:val="0"/>
      <w:marTop w:val="0"/>
      <w:marBottom w:val="0"/>
      <w:divBdr>
        <w:top w:val="none" w:sz="0" w:space="0" w:color="auto"/>
        <w:left w:val="none" w:sz="0" w:space="0" w:color="auto"/>
        <w:bottom w:val="none" w:sz="0" w:space="0" w:color="auto"/>
        <w:right w:val="none" w:sz="0" w:space="0" w:color="auto"/>
      </w:divBdr>
    </w:div>
    <w:div w:id="1480418487">
      <w:bodyDiv w:val="1"/>
      <w:marLeft w:val="0"/>
      <w:marRight w:val="0"/>
      <w:marTop w:val="0"/>
      <w:marBottom w:val="0"/>
      <w:divBdr>
        <w:top w:val="none" w:sz="0" w:space="0" w:color="auto"/>
        <w:left w:val="none" w:sz="0" w:space="0" w:color="auto"/>
        <w:bottom w:val="none" w:sz="0" w:space="0" w:color="auto"/>
        <w:right w:val="none" w:sz="0" w:space="0" w:color="auto"/>
      </w:divBdr>
    </w:div>
    <w:div w:id="1484928788">
      <w:bodyDiv w:val="1"/>
      <w:marLeft w:val="0"/>
      <w:marRight w:val="0"/>
      <w:marTop w:val="0"/>
      <w:marBottom w:val="0"/>
      <w:divBdr>
        <w:top w:val="none" w:sz="0" w:space="0" w:color="auto"/>
        <w:left w:val="none" w:sz="0" w:space="0" w:color="auto"/>
        <w:bottom w:val="none" w:sz="0" w:space="0" w:color="auto"/>
        <w:right w:val="none" w:sz="0" w:space="0" w:color="auto"/>
      </w:divBdr>
    </w:div>
    <w:div w:id="1487209845">
      <w:bodyDiv w:val="1"/>
      <w:marLeft w:val="0"/>
      <w:marRight w:val="0"/>
      <w:marTop w:val="0"/>
      <w:marBottom w:val="0"/>
      <w:divBdr>
        <w:top w:val="none" w:sz="0" w:space="0" w:color="auto"/>
        <w:left w:val="none" w:sz="0" w:space="0" w:color="auto"/>
        <w:bottom w:val="none" w:sz="0" w:space="0" w:color="auto"/>
        <w:right w:val="none" w:sz="0" w:space="0" w:color="auto"/>
      </w:divBdr>
    </w:div>
    <w:div w:id="1487553242">
      <w:bodyDiv w:val="1"/>
      <w:marLeft w:val="0"/>
      <w:marRight w:val="0"/>
      <w:marTop w:val="0"/>
      <w:marBottom w:val="0"/>
      <w:divBdr>
        <w:top w:val="none" w:sz="0" w:space="0" w:color="auto"/>
        <w:left w:val="none" w:sz="0" w:space="0" w:color="auto"/>
        <w:bottom w:val="none" w:sz="0" w:space="0" w:color="auto"/>
        <w:right w:val="none" w:sz="0" w:space="0" w:color="auto"/>
      </w:divBdr>
    </w:div>
    <w:div w:id="1499270758">
      <w:bodyDiv w:val="1"/>
      <w:marLeft w:val="0"/>
      <w:marRight w:val="0"/>
      <w:marTop w:val="0"/>
      <w:marBottom w:val="0"/>
      <w:divBdr>
        <w:top w:val="none" w:sz="0" w:space="0" w:color="auto"/>
        <w:left w:val="none" w:sz="0" w:space="0" w:color="auto"/>
        <w:bottom w:val="none" w:sz="0" w:space="0" w:color="auto"/>
        <w:right w:val="none" w:sz="0" w:space="0" w:color="auto"/>
      </w:divBdr>
      <w:divsChild>
        <w:div w:id="928540601">
          <w:marLeft w:val="0"/>
          <w:marRight w:val="0"/>
          <w:marTop w:val="0"/>
          <w:marBottom w:val="0"/>
          <w:divBdr>
            <w:top w:val="none" w:sz="0" w:space="0" w:color="auto"/>
            <w:left w:val="none" w:sz="0" w:space="0" w:color="auto"/>
            <w:bottom w:val="none" w:sz="0" w:space="0" w:color="auto"/>
            <w:right w:val="none" w:sz="0" w:space="0" w:color="auto"/>
          </w:divBdr>
          <w:divsChild>
            <w:div w:id="162473193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00609640">
      <w:bodyDiv w:val="1"/>
      <w:marLeft w:val="0"/>
      <w:marRight w:val="0"/>
      <w:marTop w:val="0"/>
      <w:marBottom w:val="0"/>
      <w:divBdr>
        <w:top w:val="none" w:sz="0" w:space="0" w:color="auto"/>
        <w:left w:val="none" w:sz="0" w:space="0" w:color="auto"/>
        <w:bottom w:val="none" w:sz="0" w:space="0" w:color="auto"/>
        <w:right w:val="none" w:sz="0" w:space="0" w:color="auto"/>
      </w:divBdr>
      <w:divsChild>
        <w:div w:id="403181723">
          <w:marLeft w:val="0"/>
          <w:marRight w:val="0"/>
          <w:marTop w:val="0"/>
          <w:marBottom w:val="75"/>
          <w:divBdr>
            <w:top w:val="none" w:sz="0" w:space="0" w:color="auto"/>
            <w:left w:val="none" w:sz="0" w:space="0" w:color="auto"/>
            <w:bottom w:val="none" w:sz="0" w:space="0" w:color="auto"/>
            <w:right w:val="none" w:sz="0" w:space="0" w:color="auto"/>
          </w:divBdr>
        </w:div>
      </w:divsChild>
    </w:div>
    <w:div w:id="1505977187">
      <w:bodyDiv w:val="1"/>
      <w:marLeft w:val="0"/>
      <w:marRight w:val="0"/>
      <w:marTop w:val="0"/>
      <w:marBottom w:val="0"/>
      <w:divBdr>
        <w:top w:val="none" w:sz="0" w:space="0" w:color="auto"/>
        <w:left w:val="none" w:sz="0" w:space="0" w:color="auto"/>
        <w:bottom w:val="none" w:sz="0" w:space="0" w:color="auto"/>
        <w:right w:val="none" w:sz="0" w:space="0" w:color="auto"/>
      </w:divBdr>
    </w:div>
    <w:div w:id="1511488454">
      <w:bodyDiv w:val="1"/>
      <w:marLeft w:val="0"/>
      <w:marRight w:val="0"/>
      <w:marTop w:val="0"/>
      <w:marBottom w:val="0"/>
      <w:divBdr>
        <w:top w:val="none" w:sz="0" w:space="0" w:color="auto"/>
        <w:left w:val="none" w:sz="0" w:space="0" w:color="auto"/>
        <w:bottom w:val="none" w:sz="0" w:space="0" w:color="auto"/>
        <w:right w:val="none" w:sz="0" w:space="0" w:color="auto"/>
      </w:divBdr>
    </w:div>
    <w:div w:id="1515991625">
      <w:bodyDiv w:val="1"/>
      <w:marLeft w:val="0"/>
      <w:marRight w:val="0"/>
      <w:marTop w:val="0"/>
      <w:marBottom w:val="0"/>
      <w:divBdr>
        <w:top w:val="none" w:sz="0" w:space="0" w:color="auto"/>
        <w:left w:val="none" w:sz="0" w:space="0" w:color="auto"/>
        <w:bottom w:val="none" w:sz="0" w:space="0" w:color="auto"/>
        <w:right w:val="none" w:sz="0" w:space="0" w:color="auto"/>
      </w:divBdr>
    </w:div>
    <w:div w:id="1518618882">
      <w:bodyDiv w:val="1"/>
      <w:marLeft w:val="0"/>
      <w:marRight w:val="0"/>
      <w:marTop w:val="0"/>
      <w:marBottom w:val="0"/>
      <w:divBdr>
        <w:top w:val="none" w:sz="0" w:space="0" w:color="auto"/>
        <w:left w:val="none" w:sz="0" w:space="0" w:color="auto"/>
        <w:bottom w:val="none" w:sz="0" w:space="0" w:color="auto"/>
        <w:right w:val="none" w:sz="0" w:space="0" w:color="auto"/>
      </w:divBdr>
      <w:divsChild>
        <w:div w:id="943655843">
          <w:marLeft w:val="0"/>
          <w:marRight w:val="0"/>
          <w:marTop w:val="0"/>
          <w:marBottom w:val="0"/>
          <w:divBdr>
            <w:top w:val="none" w:sz="0" w:space="0" w:color="auto"/>
            <w:left w:val="none" w:sz="0" w:space="0" w:color="auto"/>
            <w:bottom w:val="none" w:sz="0" w:space="0" w:color="auto"/>
            <w:right w:val="none" w:sz="0" w:space="0" w:color="auto"/>
          </w:divBdr>
        </w:div>
      </w:divsChild>
    </w:div>
    <w:div w:id="1535272072">
      <w:bodyDiv w:val="1"/>
      <w:marLeft w:val="0"/>
      <w:marRight w:val="0"/>
      <w:marTop w:val="0"/>
      <w:marBottom w:val="0"/>
      <w:divBdr>
        <w:top w:val="none" w:sz="0" w:space="0" w:color="auto"/>
        <w:left w:val="none" w:sz="0" w:space="0" w:color="auto"/>
        <w:bottom w:val="none" w:sz="0" w:space="0" w:color="auto"/>
        <w:right w:val="none" w:sz="0" w:space="0" w:color="auto"/>
      </w:divBdr>
    </w:div>
    <w:div w:id="1535650294">
      <w:bodyDiv w:val="1"/>
      <w:marLeft w:val="0"/>
      <w:marRight w:val="0"/>
      <w:marTop w:val="0"/>
      <w:marBottom w:val="0"/>
      <w:divBdr>
        <w:top w:val="none" w:sz="0" w:space="0" w:color="auto"/>
        <w:left w:val="none" w:sz="0" w:space="0" w:color="auto"/>
        <w:bottom w:val="none" w:sz="0" w:space="0" w:color="auto"/>
        <w:right w:val="none" w:sz="0" w:space="0" w:color="auto"/>
      </w:divBdr>
    </w:div>
    <w:div w:id="1539127483">
      <w:bodyDiv w:val="1"/>
      <w:marLeft w:val="0"/>
      <w:marRight w:val="0"/>
      <w:marTop w:val="0"/>
      <w:marBottom w:val="0"/>
      <w:divBdr>
        <w:top w:val="none" w:sz="0" w:space="0" w:color="auto"/>
        <w:left w:val="none" w:sz="0" w:space="0" w:color="auto"/>
        <w:bottom w:val="none" w:sz="0" w:space="0" w:color="auto"/>
        <w:right w:val="none" w:sz="0" w:space="0" w:color="auto"/>
      </w:divBdr>
    </w:div>
    <w:div w:id="1543665483">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sChild>
        <w:div w:id="913508137">
          <w:blockQuote w:val="1"/>
          <w:marLeft w:val="0"/>
          <w:marRight w:val="0"/>
          <w:marTop w:val="0"/>
          <w:marBottom w:val="150"/>
          <w:divBdr>
            <w:top w:val="none" w:sz="0" w:space="8" w:color="auto"/>
            <w:left w:val="single" w:sz="12" w:space="8" w:color="FFEB8E"/>
            <w:bottom w:val="none" w:sz="0" w:space="8" w:color="auto"/>
            <w:right w:val="none" w:sz="0" w:space="8" w:color="auto"/>
          </w:divBdr>
        </w:div>
        <w:div w:id="39212236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553687408">
      <w:bodyDiv w:val="1"/>
      <w:marLeft w:val="0"/>
      <w:marRight w:val="0"/>
      <w:marTop w:val="0"/>
      <w:marBottom w:val="0"/>
      <w:divBdr>
        <w:top w:val="none" w:sz="0" w:space="0" w:color="auto"/>
        <w:left w:val="none" w:sz="0" w:space="0" w:color="auto"/>
        <w:bottom w:val="none" w:sz="0" w:space="0" w:color="auto"/>
        <w:right w:val="none" w:sz="0" w:space="0" w:color="auto"/>
      </w:divBdr>
    </w:div>
    <w:div w:id="1556963006">
      <w:bodyDiv w:val="1"/>
      <w:marLeft w:val="0"/>
      <w:marRight w:val="0"/>
      <w:marTop w:val="0"/>
      <w:marBottom w:val="0"/>
      <w:divBdr>
        <w:top w:val="none" w:sz="0" w:space="0" w:color="auto"/>
        <w:left w:val="none" w:sz="0" w:space="0" w:color="auto"/>
        <w:bottom w:val="none" w:sz="0" w:space="0" w:color="auto"/>
        <w:right w:val="none" w:sz="0" w:space="0" w:color="auto"/>
      </w:divBdr>
    </w:div>
    <w:div w:id="1573614145">
      <w:bodyDiv w:val="1"/>
      <w:marLeft w:val="0"/>
      <w:marRight w:val="0"/>
      <w:marTop w:val="0"/>
      <w:marBottom w:val="0"/>
      <w:divBdr>
        <w:top w:val="none" w:sz="0" w:space="0" w:color="auto"/>
        <w:left w:val="none" w:sz="0" w:space="0" w:color="auto"/>
        <w:bottom w:val="none" w:sz="0" w:space="0" w:color="auto"/>
        <w:right w:val="none" w:sz="0" w:space="0" w:color="auto"/>
      </w:divBdr>
    </w:div>
    <w:div w:id="1585533489">
      <w:bodyDiv w:val="1"/>
      <w:marLeft w:val="0"/>
      <w:marRight w:val="0"/>
      <w:marTop w:val="0"/>
      <w:marBottom w:val="0"/>
      <w:divBdr>
        <w:top w:val="none" w:sz="0" w:space="0" w:color="auto"/>
        <w:left w:val="none" w:sz="0" w:space="0" w:color="auto"/>
        <w:bottom w:val="none" w:sz="0" w:space="0" w:color="auto"/>
        <w:right w:val="none" w:sz="0" w:space="0" w:color="auto"/>
      </w:divBdr>
    </w:div>
    <w:div w:id="1585803744">
      <w:bodyDiv w:val="1"/>
      <w:marLeft w:val="0"/>
      <w:marRight w:val="0"/>
      <w:marTop w:val="0"/>
      <w:marBottom w:val="0"/>
      <w:divBdr>
        <w:top w:val="none" w:sz="0" w:space="0" w:color="auto"/>
        <w:left w:val="none" w:sz="0" w:space="0" w:color="auto"/>
        <w:bottom w:val="none" w:sz="0" w:space="0" w:color="auto"/>
        <w:right w:val="none" w:sz="0" w:space="0" w:color="auto"/>
      </w:divBdr>
    </w:div>
    <w:div w:id="1590389895">
      <w:bodyDiv w:val="1"/>
      <w:marLeft w:val="0"/>
      <w:marRight w:val="0"/>
      <w:marTop w:val="0"/>
      <w:marBottom w:val="0"/>
      <w:divBdr>
        <w:top w:val="none" w:sz="0" w:space="0" w:color="auto"/>
        <w:left w:val="none" w:sz="0" w:space="0" w:color="auto"/>
        <w:bottom w:val="none" w:sz="0" w:space="0" w:color="auto"/>
        <w:right w:val="none" w:sz="0" w:space="0" w:color="auto"/>
      </w:divBdr>
      <w:divsChild>
        <w:div w:id="1847356549">
          <w:marLeft w:val="0"/>
          <w:marRight w:val="0"/>
          <w:marTop w:val="0"/>
          <w:marBottom w:val="0"/>
          <w:divBdr>
            <w:top w:val="none" w:sz="0" w:space="0" w:color="auto"/>
            <w:left w:val="none" w:sz="0" w:space="0" w:color="auto"/>
            <w:bottom w:val="none" w:sz="0" w:space="0" w:color="auto"/>
            <w:right w:val="none" w:sz="0" w:space="0" w:color="auto"/>
          </w:divBdr>
          <w:divsChild>
            <w:div w:id="1926642778">
              <w:marLeft w:val="0"/>
              <w:marRight w:val="0"/>
              <w:marTop w:val="0"/>
              <w:marBottom w:val="75"/>
              <w:divBdr>
                <w:top w:val="none" w:sz="0" w:space="0" w:color="auto"/>
                <w:left w:val="none" w:sz="0" w:space="0" w:color="auto"/>
                <w:bottom w:val="none" w:sz="0" w:space="0" w:color="auto"/>
                <w:right w:val="none" w:sz="0" w:space="0" w:color="auto"/>
              </w:divBdr>
              <w:divsChild>
                <w:div w:id="25941463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sChild>
        </w:div>
      </w:divsChild>
    </w:div>
    <w:div w:id="1600137900">
      <w:bodyDiv w:val="1"/>
      <w:marLeft w:val="0"/>
      <w:marRight w:val="0"/>
      <w:marTop w:val="0"/>
      <w:marBottom w:val="0"/>
      <w:divBdr>
        <w:top w:val="none" w:sz="0" w:space="0" w:color="auto"/>
        <w:left w:val="none" w:sz="0" w:space="0" w:color="auto"/>
        <w:bottom w:val="none" w:sz="0" w:space="0" w:color="auto"/>
        <w:right w:val="none" w:sz="0" w:space="0" w:color="auto"/>
      </w:divBdr>
    </w:div>
    <w:div w:id="1603953172">
      <w:bodyDiv w:val="1"/>
      <w:marLeft w:val="0"/>
      <w:marRight w:val="0"/>
      <w:marTop w:val="0"/>
      <w:marBottom w:val="0"/>
      <w:divBdr>
        <w:top w:val="none" w:sz="0" w:space="0" w:color="auto"/>
        <w:left w:val="none" w:sz="0" w:space="0" w:color="auto"/>
        <w:bottom w:val="none" w:sz="0" w:space="0" w:color="auto"/>
        <w:right w:val="none" w:sz="0" w:space="0" w:color="auto"/>
      </w:divBdr>
    </w:div>
    <w:div w:id="1638758917">
      <w:bodyDiv w:val="1"/>
      <w:marLeft w:val="0"/>
      <w:marRight w:val="0"/>
      <w:marTop w:val="0"/>
      <w:marBottom w:val="0"/>
      <w:divBdr>
        <w:top w:val="none" w:sz="0" w:space="0" w:color="auto"/>
        <w:left w:val="none" w:sz="0" w:space="0" w:color="auto"/>
        <w:bottom w:val="none" w:sz="0" w:space="0" w:color="auto"/>
        <w:right w:val="none" w:sz="0" w:space="0" w:color="auto"/>
      </w:divBdr>
      <w:divsChild>
        <w:div w:id="1107238417">
          <w:marLeft w:val="0"/>
          <w:marRight w:val="0"/>
          <w:marTop w:val="0"/>
          <w:marBottom w:val="75"/>
          <w:divBdr>
            <w:top w:val="none" w:sz="0" w:space="0" w:color="auto"/>
            <w:left w:val="none" w:sz="0" w:space="0" w:color="auto"/>
            <w:bottom w:val="none" w:sz="0" w:space="0" w:color="auto"/>
            <w:right w:val="none" w:sz="0" w:space="0" w:color="auto"/>
          </w:divBdr>
        </w:div>
        <w:div w:id="65953478">
          <w:marLeft w:val="0"/>
          <w:marRight w:val="0"/>
          <w:marTop w:val="0"/>
          <w:marBottom w:val="0"/>
          <w:divBdr>
            <w:top w:val="none" w:sz="0" w:space="0" w:color="auto"/>
            <w:left w:val="none" w:sz="0" w:space="0" w:color="auto"/>
            <w:bottom w:val="none" w:sz="0" w:space="0" w:color="auto"/>
            <w:right w:val="none" w:sz="0" w:space="0" w:color="auto"/>
          </w:divBdr>
        </w:div>
        <w:div w:id="2096439609">
          <w:marLeft w:val="0"/>
          <w:marRight w:val="0"/>
          <w:marTop w:val="0"/>
          <w:marBottom w:val="0"/>
          <w:divBdr>
            <w:top w:val="none" w:sz="0" w:space="0" w:color="auto"/>
            <w:left w:val="none" w:sz="0" w:space="0" w:color="auto"/>
            <w:bottom w:val="none" w:sz="0" w:space="0" w:color="auto"/>
            <w:right w:val="none" w:sz="0" w:space="0" w:color="auto"/>
          </w:divBdr>
          <w:divsChild>
            <w:div w:id="1911962521">
              <w:marLeft w:val="0"/>
              <w:marRight w:val="0"/>
              <w:marTop w:val="15"/>
              <w:marBottom w:val="60"/>
              <w:divBdr>
                <w:top w:val="none" w:sz="0" w:space="0" w:color="auto"/>
                <w:left w:val="none" w:sz="0" w:space="0" w:color="auto"/>
                <w:bottom w:val="none" w:sz="0" w:space="0" w:color="auto"/>
                <w:right w:val="none" w:sz="0" w:space="0" w:color="auto"/>
              </w:divBdr>
            </w:div>
            <w:div w:id="2048791173">
              <w:marLeft w:val="0"/>
              <w:marRight w:val="0"/>
              <w:marTop w:val="0"/>
              <w:marBottom w:val="0"/>
              <w:divBdr>
                <w:top w:val="none" w:sz="0" w:space="0" w:color="auto"/>
                <w:left w:val="none" w:sz="0" w:space="0" w:color="auto"/>
                <w:bottom w:val="none" w:sz="0" w:space="0" w:color="auto"/>
                <w:right w:val="none" w:sz="0" w:space="0" w:color="auto"/>
              </w:divBdr>
              <w:divsChild>
                <w:div w:id="138618158">
                  <w:marLeft w:val="0"/>
                  <w:marRight w:val="0"/>
                  <w:marTop w:val="0"/>
                  <w:marBottom w:val="0"/>
                  <w:divBdr>
                    <w:top w:val="none" w:sz="0" w:space="0" w:color="auto"/>
                    <w:left w:val="none" w:sz="0" w:space="0" w:color="auto"/>
                    <w:bottom w:val="none" w:sz="0" w:space="0" w:color="auto"/>
                    <w:right w:val="none" w:sz="0" w:space="0" w:color="auto"/>
                  </w:divBdr>
                </w:div>
              </w:divsChild>
            </w:div>
            <w:div w:id="1608734683">
              <w:marLeft w:val="120"/>
              <w:marRight w:val="0"/>
              <w:marTop w:val="0"/>
              <w:marBottom w:val="0"/>
              <w:divBdr>
                <w:top w:val="none" w:sz="0" w:space="0" w:color="auto"/>
                <w:left w:val="none" w:sz="0" w:space="0" w:color="auto"/>
                <w:bottom w:val="none" w:sz="0" w:space="0" w:color="auto"/>
                <w:right w:val="none" w:sz="0" w:space="0" w:color="auto"/>
              </w:divBdr>
              <w:divsChild>
                <w:div w:id="20661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0911">
          <w:marLeft w:val="0"/>
          <w:marRight w:val="0"/>
          <w:marTop w:val="150"/>
          <w:marBottom w:val="0"/>
          <w:divBdr>
            <w:top w:val="single" w:sz="6" w:space="0" w:color="E4E6E8"/>
            <w:left w:val="none" w:sz="0" w:space="0" w:color="auto"/>
            <w:bottom w:val="none" w:sz="0" w:space="8" w:color="auto"/>
            <w:right w:val="none" w:sz="0" w:space="0" w:color="auto"/>
          </w:divBdr>
          <w:divsChild>
            <w:div w:id="10949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44007">
      <w:bodyDiv w:val="1"/>
      <w:marLeft w:val="0"/>
      <w:marRight w:val="0"/>
      <w:marTop w:val="0"/>
      <w:marBottom w:val="0"/>
      <w:divBdr>
        <w:top w:val="none" w:sz="0" w:space="0" w:color="auto"/>
        <w:left w:val="none" w:sz="0" w:space="0" w:color="auto"/>
        <w:bottom w:val="none" w:sz="0" w:space="0" w:color="auto"/>
        <w:right w:val="none" w:sz="0" w:space="0" w:color="auto"/>
      </w:divBdr>
    </w:div>
    <w:div w:id="1648436504">
      <w:bodyDiv w:val="1"/>
      <w:marLeft w:val="0"/>
      <w:marRight w:val="0"/>
      <w:marTop w:val="0"/>
      <w:marBottom w:val="0"/>
      <w:divBdr>
        <w:top w:val="none" w:sz="0" w:space="0" w:color="auto"/>
        <w:left w:val="none" w:sz="0" w:space="0" w:color="auto"/>
        <w:bottom w:val="none" w:sz="0" w:space="0" w:color="auto"/>
        <w:right w:val="none" w:sz="0" w:space="0" w:color="auto"/>
      </w:divBdr>
    </w:div>
    <w:div w:id="1655374349">
      <w:bodyDiv w:val="1"/>
      <w:marLeft w:val="0"/>
      <w:marRight w:val="0"/>
      <w:marTop w:val="0"/>
      <w:marBottom w:val="0"/>
      <w:divBdr>
        <w:top w:val="none" w:sz="0" w:space="0" w:color="auto"/>
        <w:left w:val="none" w:sz="0" w:space="0" w:color="auto"/>
        <w:bottom w:val="none" w:sz="0" w:space="0" w:color="auto"/>
        <w:right w:val="none" w:sz="0" w:space="0" w:color="auto"/>
      </w:divBdr>
      <w:divsChild>
        <w:div w:id="1071121860">
          <w:marLeft w:val="0"/>
          <w:marRight w:val="0"/>
          <w:marTop w:val="0"/>
          <w:marBottom w:val="75"/>
          <w:divBdr>
            <w:top w:val="none" w:sz="0" w:space="0" w:color="auto"/>
            <w:left w:val="none" w:sz="0" w:space="0" w:color="auto"/>
            <w:bottom w:val="none" w:sz="0" w:space="0" w:color="auto"/>
            <w:right w:val="none" w:sz="0" w:space="0" w:color="auto"/>
          </w:divBdr>
        </w:div>
      </w:divsChild>
    </w:div>
    <w:div w:id="1662614538">
      <w:bodyDiv w:val="1"/>
      <w:marLeft w:val="0"/>
      <w:marRight w:val="0"/>
      <w:marTop w:val="0"/>
      <w:marBottom w:val="0"/>
      <w:divBdr>
        <w:top w:val="none" w:sz="0" w:space="0" w:color="auto"/>
        <w:left w:val="none" w:sz="0" w:space="0" w:color="auto"/>
        <w:bottom w:val="none" w:sz="0" w:space="0" w:color="auto"/>
        <w:right w:val="none" w:sz="0" w:space="0" w:color="auto"/>
      </w:divBdr>
    </w:div>
    <w:div w:id="1666394046">
      <w:bodyDiv w:val="1"/>
      <w:marLeft w:val="0"/>
      <w:marRight w:val="0"/>
      <w:marTop w:val="0"/>
      <w:marBottom w:val="0"/>
      <w:divBdr>
        <w:top w:val="none" w:sz="0" w:space="0" w:color="auto"/>
        <w:left w:val="none" w:sz="0" w:space="0" w:color="auto"/>
        <w:bottom w:val="none" w:sz="0" w:space="0" w:color="auto"/>
        <w:right w:val="none" w:sz="0" w:space="0" w:color="auto"/>
      </w:divBdr>
    </w:div>
    <w:div w:id="1676229973">
      <w:bodyDiv w:val="1"/>
      <w:marLeft w:val="0"/>
      <w:marRight w:val="0"/>
      <w:marTop w:val="0"/>
      <w:marBottom w:val="0"/>
      <w:divBdr>
        <w:top w:val="none" w:sz="0" w:space="0" w:color="auto"/>
        <w:left w:val="none" w:sz="0" w:space="0" w:color="auto"/>
        <w:bottom w:val="none" w:sz="0" w:space="0" w:color="auto"/>
        <w:right w:val="none" w:sz="0" w:space="0" w:color="auto"/>
      </w:divBdr>
    </w:div>
    <w:div w:id="1678388794">
      <w:bodyDiv w:val="1"/>
      <w:marLeft w:val="0"/>
      <w:marRight w:val="0"/>
      <w:marTop w:val="0"/>
      <w:marBottom w:val="0"/>
      <w:divBdr>
        <w:top w:val="none" w:sz="0" w:space="0" w:color="auto"/>
        <w:left w:val="none" w:sz="0" w:space="0" w:color="auto"/>
        <w:bottom w:val="none" w:sz="0" w:space="0" w:color="auto"/>
        <w:right w:val="none" w:sz="0" w:space="0" w:color="auto"/>
      </w:divBdr>
    </w:div>
    <w:div w:id="1684434723">
      <w:bodyDiv w:val="1"/>
      <w:marLeft w:val="0"/>
      <w:marRight w:val="0"/>
      <w:marTop w:val="0"/>
      <w:marBottom w:val="0"/>
      <w:divBdr>
        <w:top w:val="none" w:sz="0" w:space="0" w:color="auto"/>
        <w:left w:val="none" w:sz="0" w:space="0" w:color="auto"/>
        <w:bottom w:val="none" w:sz="0" w:space="0" w:color="auto"/>
        <w:right w:val="none" w:sz="0" w:space="0" w:color="auto"/>
      </w:divBdr>
    </w:div>
    <w:div w:id="1688022723">
      <w:bodyDiv w:val="1"/>
      <w:marLeft w:val="0"/>
      <w:marRight w:val="0"/>
      <w:marTop w:val="0"/>
      <w:marBottom w:val="0"/>
      <w:divBdr>
        <w:top w:val="none" w:sz="0" w:space="0" w:color="auto"/>
        <w:left w:val="none" w:sz="0" w:space="0" w:color="auto"/>
        <w:bottom w:val="none" w:sz="0" w:space="0" w:color="auto"/>
        <w:right w:val="none" w:sz="0" w:space="0" w:color="auto"/>
      </w:divBdr>
    </w:div>
    <w:div w:id="1692991545">
      <w:bodyDiv w:val="1"/>
      <w:marLeft w:val="0"/>
      <w:marRight w:val="0"/>
      <w:marTop w:val="0"/>
      <w:marBottom w:val="0"/>
      <w:divBdr>
        <w:top w:val="none" w:sz="0" w:space="0" w:color="auto"/>
        <w:left w:val="none" w:sz="0" w:space="0" w:color="auto"/>
        <w:bottom w:val="none" w:sz="0" w:space="0" w:color="auto"/>
        <w:right w:val="none" w:sz="0" w:space="0" w:color="auto"/>
      </w:divBdr>
    </w:div>
    <w:div w:id="1703817844">
      <w:bodyDiv w:val="1"/>
      <w:marLeft w:val="0"/>
      <w:marRight w:val="0"/>
      <w:marTop w:val="0"/>
      <w:marBottom w:val="0"/>
      <w:divBdr>
        <w:top w:val="none" w:sz="0" w:space="0" w:color="auto"/>
        <w:left w:val="none" w:sz="0" w:space="0" w:color="auto"/>
        <w:bottom w:val="none" w:sz="0" w:space="0" w:color="auto"/>
        <w:right w:val="none" w:sz="0" w:space="0" w:color="auto"/>
      </w:divBdr>
    </w:div>
    <w:div w:id="1705279171">
      <w:bodyDiv w:val="1"/>
      <w:marLeft w:val="0"/>
      <w:marRight w:val="0"/>
      <w:marTop w:val="0"/>
      <w:marBottom w:val="0"/>
      <w:divBdr>
        <w:top w:val="none" w:sz="0" w:space="0" w:color="auto"/>
        <w:left w:val="none" w:sz="0" w:space="0" w:color="auto"/>
        <w:bottom w:val="none" w:sz="0" w:space="0" w:color="auto"/>
        <w:right w:val="none" w:sz="0" w:space="0" w:color="auto"/>
      </w:divBdr>
    </w:div>
    <w:div w:id="1718435984">
      <w:bodyDiv w:val="1"/>
      <w:marLeft w:val="0"/>
      <w:marRight w:val="0"/>
      <w:marTop w:val="0"/>
      <w:marBottom w:val="0"/>
      <w:divBdr>
        <w:top w:val="none" w:sz="0" w:space="0" w:color="auto"/>
        <w:left w:val="none" w:sz="0" w:space="0" w:color="auto"/>
        <w:bottom w:val="none" w:sz="0" w:space="0" w:color="auto"/>
        <w:right w:val="none" w:sz="0" w:space="0" w:color="auto"/>
      </w:divBdr>
    </w:div>
    <w:div w:id="1728913739">
      <w:bodyDiv w:val="1"/>
      <w:marLeft w:val="0"/>
      <w:marRight w:val="0"/>
      <w:marTop w:val="0"/>
      <w:marBottom w:val="0"/>
      <w:divBdr>
        <w:top w:val="none" w:sz="0" w:space="0" w:color="auto"/>
        <w:left w:val="none" w:sz="0" w:space="0" w:color="auto"/>
        <w:bottom w:val="none" w:sz="0" w:space="0" w:color="auto"/>
        <w:right w:val="none" w:sz="0" w:space="0" w:color="auto"/>
      </w:divBdr>
    </w:div>
    <w:div w:id="1733389157">
      <w:bodyDiv w:val="1"/>
      <w:marLeft w:val="0"/>
      <w:marRight w:val="0"/>
      <w:marTop w:val="0"/>
      <w:marBottom w:val="0"/>
      <w:divBdr>
        <w:top w:val="none" w:sz="0" w:space="0" w:color="auto"/>
        <w:left w:val="none" w:sz="0" w:space="0" w:color="auto"/>
        <w:bottom w:val="none" w:sz="0" w:space="0" w:color="auto"/>
        <w:right w:val="none" w:sz="0" w:space="0" w:color="auto"/>
      </w:divBdr>
    </w:div>
    <w:div w:id="1740130116">
      <w:bodyDiv w:val="1"/>
      <w:marLeft w:val="0"/>
      <w:marRight w:val="0"/>
      <w:marTop w:val="0"/>
      <w:marBottom w:val="0"/>
      <w:divBdr>
        <w:top w:val="none" w:sz="0" w:space="0" w:color="auto"/>
        <w:left w:val="none" w:sz="0" w:space="0" w:color="auto"/>
        <w:bottom w:val="none" w:sz="0" w:space="0" w:color="auto"/>
        <w:right w:val="none" w:sz="0" w:space="0" w:color="auto"/>
      </w:divBdr>
    </w:div>
    <w:div w:id="1743410899">
      <w:bodyDiv w:val="1"/>
      <w:marLeft w:val="0"/>
      <w:marRight w:val="0"/>
      <w:marTop w:val="0"/>
      <w:marBottom w:val="0"/>
      <w:divBdr>
        <w:top w:val="none" w:sz="0" w:space="0" w:color="auto"/>
        <w:left w:val="none" w:sz="0" w:space="0" w:color="auto"/>
        <w:bottom w:val="none" w:sz="0" w:space="0" w:color="auto"/>
        <w:right w:val="none" w:sz="0" w:space="0" w:color="auto"/>
      </w:divBdr>
    </w:div>
    <w:div w:id="1743480300">
      <w:bodyDiv w:val="1"/>
      <w:marLeft w:val="0"/>
      <w:marRight w:val="0"/>
      <w:marTop w:val="0"/>
      <w:marBottom w:val="0"/>
      <w:divBdr>
        <w:top w:val="none" w:sz="0" w:space="0" w:color="auto"/>
        <w:left w:val="none" w:sz="0" w:space="0" w:color="auto"/>
        <w:bottom w:val="none" w:sz="0" w:space="0" w:color="auto"/>
        <w:right w:val="none" w:sz="0" w:space="0" w:color="auto"/>
      </w:divBdr>
    </w:div>
    <w:div w:id="1763644361">
      <w:bodyDiv w:val="1"/>
      <w:marLeft w:val="0"/>
      <w:marRight w:val="0"/>
      <w:marTop w:val="0"/>
      <w:marBottom w:val="0"/>
      <w:divBdr>
        <w:top w:val="none" w:sz="0" w:space="0" w:color="auto"/>
        <w:left w:val="none" w:sz="0" w:space="0" w:color="auto"/>
        <w:bottom w:val="none" w:sz="0" w:space="0" w:color="auto"/>
        <w:right w:val="none" w:sz="0" w:space="0" w:color="auto"/>
      </w:divBdr>
    </w:div>
    <w:div w:id="1765607802">
      <w:bodyDiv w:val="1"/>
      <w:marLeft w:val="0"/>
      <w:marRight w:val="0"/>
      <w:marTop w:val="0"/>
      <w:marBottom w:val="0"/>
      <w:divBdr>
        <w:top w:val="none" w:sz="0" w:space="0" w:color="auto"/>
        <w:left w:val="none" w:sz="0" w:space="0" w:color="auto"/>
        <w:bottom w:val="none" w:sz="0" w:space="0" w:color="auto"/>
        <w:right w:val="none" w:sz="0" w:space="0" w:color="auto"/>
      </w:divBdr>
    </w:div>
    <w:div w:id="1768579695">
      <w:bodyDiv w:val="1"/>
      <w:marLeft w:val="0"/>
      <w:marRight w:val="0"/>
      <w:marTop w:val="0"/>
      <w:marBottom w:val="0"/>
      <w:divBdr>
        <w:top w:val="none" w:sz="0" w:space="0" w:color="auto"/>
        <w:left w:val="none" w:sz="0" w:space="0" w:color="auto"/>
        <w:bottom w:val="none" w:sz="0" w:space="0" w:color="auto"/>
        <w:right w:val="none" w:sz="0" w:space="0" w:color="auto"/>
      </w:divBdr>
    </w:div>
    <w:div w:id="1768883694">
      <w:bodyDiv w:val="1"/>
      <w:marLeft w:val="0"/>
      <w:marRight w:val="0"/>
      <w:marTop w:val="0"/>
      <w:marBottom w:val="0"/>
      <w:divBdr>
        <w:top w:val="none" w:sz="0" w:space="0" w:color="auto"/>
        <w:left w:val="none" w:sz="0" w:space="0" w:color="auto"/>
        <w:bottom w:val="none" w:sz="0" w:space="0" w:color="auto"/>
        <w:right w:val="none" w:sz="0" w:space="0" w:color="auto"/>
      </w:divBdr>
    </w:div>
    <w:div w:id="1785803195">
      <w:bodyDiv w:val="1"/>
      <w:marLeft w:val="0"/>
      <w:marRight w:val="0"/>
      <w:marTop w:val="0"/>
      <w:marBottom w:val="0"/>
      <w:divBdr>
        <w:top w:val="none" w:sz="0" w:space="0" w:color="auto"/>
        <w:left w:val="none" w:sz="0" w:space="0" w:color="auto"/>
        <w:bottom w:val="none" w:sz="0" w:space="0" w:color="auto"/>
        <w:right w:val="none" w:sz="0" w:space="0" w:color="auto"/>
      </w:divBdr>
    </w:div>
    <w:div w:id="1787235263">
      <w:bodyDiv w:val="1"/>
      <w:marLeft w:val="0"/>
      <w:marRight w:val="0"/>
      <w:marTop w:val="0"/>
      <w:marBottom w:val="0"/>
      <w:divBdr>
        <w:top w:val="none" w:sz="0" w:space="0" w:color="auto"/>
        <w:left w:val="none" w:sz="0" w:space="0" w:color="auto"/>
        <w:bottom w:val="none" w:sz="0" w:space="0" w:color="auto"/>
        <w:right w:val="none" w:sz="0" w:space="0" w:color="auto"/>
      </w:divBdr>
    </w:div>
    <w:div w:id="1829244078">
      <w:bodyDiv w:val="1"/>
      <w:marLeft w:val="0"/>
      <w:marRight w:val="0"/>
      <w:marTop w:val="0"/>
      <w:marBottom w:val="0"/>
      <w:divBdr>
        <w:top w:val="none" w:sz="0" w:space="0" w:color="auto"/>
        <w:left w:val="none" w:sz="0" w:space="0" w:color="auto"/>
        <w:bottom w:val="none" w:sz="0" w:space="0" w:color="auto"/>
        <w:right w:val="none" w:sz="0" w:space="0" w:color="auto"/>
      </w:divBdr>
    </w:div>
    <w:div w:id="1832135575">
      <w:bodyDiv w:val="1"/>
      <w:marLeft w:val="0"/>
      <w:marRight w:val="0"/>
      <w:marTop w:val="0"/>
      <w:marBottom w:val="0"/>
      <w:divBdr>
        <w:top w:val="none" w:sz="0" w:space="0" w:color="auto"/>
        <w:left w:val="none" w:sz="0" w:space="0" w:color="auto"/>
        <w:bottom w:val="none" w:sz="0" w:space="0" w:color="auto"/>
        <w:right w:val="none" w:sz="0" w:space="0" w:color="auto"/>
      </w:divBdr>
      <w:divsChild>
        <w:div w:id="6005600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832600662">
      <w:bodyDiv w:val="1"/>
      <w:marLeft w:val="0"/>
      <w:marRight w:val="0"/>
      <w:marTop w:val="0"/>
      <w:marBottom w:val="0"/>
      <w:divBdr>
        <w:top w:val="none" w:sz="0" w:space="0" w:color="auto"/>
        <w:left w:val="none" w:sz="0" w:space="0" w:color="auto"/>
        <w:bottom w:val="none" w:sz="0" w:space="0" w:color="auto"/>
        <w:right w:val="none" w:sz="0" w:space="0" w:color="auto"/>
      </w:divBdr>
      <w:divsChild>
        <w:div w:id="926577443">
          <w:marLeft w:val="0"/>
          <w:marRight w:val="0"/>
          <w:marTop w:val="0"/>
          <w:marBottom w:val="0"/>
          <w:divBdr>
            <w:top w:val="none" w:sz="0" w:space="0" w:color="auto"/>
            <w:left w:val="none" w:sz="0" w:space="0" w:color="auto"/>
            <w:bottom w:val="none" w:sz="0" w:space="0" w:color="auto"/>
            <w:right w:val="none" w:sz="0" w:space="0" w:color="auto"/>
          </w:divBdr>
        </w:div>
      </w:divsChild>
    </w:div>
    <w:div w:id="1833987130">
      <w:bodyDiv w:val="1"/>
      <w:marLeft w:val="0"/>
      <w:marRight w:val="0"/>
      <w:marTop w:val="0"/>
      <w:marBottom w:val="0"/>
      <w:divBdr>
        <w:top w:val="none" w:sz="0" w:space="0" w:color="auto"/>
        <w:left w:val="none" w:sz="0" w:space="0" w:color="auto"/>
        <w:bottom w:val="none" w:sz="0" w:space="0" w:color="auto"/>
        <w:right w:val="none" w:sz="0" w:space="0" w:color="auto"/>
      </w:divBdr>
    </w:div>
    <w:div w:id="1848052662">
      <w:bodyDiv w:val="1"/>
      <w:marLeft w:val="0"/>
      <w:marRight w:val="0"/>
      <w:marTop w:val="0"/>
      <w:marBottom w:val="0"/>
      <w:divBdr>
        <w:top w:val="none" w:sz="0" w:space="0" w:color="auto"/>
        <w:left w:val="none" w:sz="0" w:space="0" w:color="auto"/>
        <w:bottom w:val="none" w:sz="0" w:space="0" w:color="auto"/>
        <w:right w:val="none" w:sz="0" w:space="0" w:color="auto"/>
      </w:divBdr>
    </w:div>
    <w:div w:id="1852721676">
      <w:bodyDiv w:val="1"/>
      <w:marLeft w:val="0"/>
      <w:marRight w:val="0"/>
      <w:marTop w:val="0"/>
      <w:marBottom w:val="0"/>
      <w:divBdr>
        <w:top w:val="none" w:sz="0" w:space="0" w:color="auto"/>
        <w:left w:val="none" w:sz="0" w:space="0" w:color="auto"/>
        <w:bottom w:val="none" w:sz="0" w:space="0" w:color="auto"/>
        <w:right w:val="none" w:sz="0" w:space="0" w:color="auto"/>
      </w:divBdr>
    </w:div>
    <w:div w:id="1859196831">
      <w:bodyDiv w:val="1"/>
      <w:marLeft w:val="0"/>
      <w:marRight w:val="0"/>
      <w:marTop w:val="0"/>
      <w:marBottom w:val="0"/>
      <w:divBdr>
        <w:top w:val="none" w:sz="0" w:space="0" w:color="auto"/>
        <w:left w:val="none" w:sz="0" w:space="0" w:color="auto"/>
        <w:bottom w:val="none" w:sz="0" w:space="0" w:color="auto"/>
        <w:right w:val="none" w:sz="0" w:space="0" w:color="auto"/>
      </w:divBdr>
    </w:div>
    <w:div w:id="1859541925">
      <w:bodyDiv w:val="1"/>
      <w:marLeft w:val="0"/>
      <w:marRight w:val="0"/>
      <w:marTop w:val="0"/>
      <w:marBottom w:val="0"/>
      <w:divBdr>
        <w:top w:val="none" w:sz="0" w:space="0" w:color="auto"/>
        <w:left w:val="none" w:sz="0" w:space="0" w:color="auto"/>
        <w:bottom w:val="none" w:sz="0" w:space="0" w:color="auto"/>
        <w:right w:val="none" w:sz="0" w:space="0" w:color="auto"/>
      </w:divBdr>
    </w:div>
    <w:div w:id="1860505163">
      <w:bodyDiv w:val="1"/>
      <w:marLeft w:val="0"/>
      <w:marRight w:val="0"/>
      <w:marTop w:val="0"/>
      <w:marBottom w:val="0"/>
      <w:divBdr>
        <w:top w:val="none" w:sz="0" w:space="0" w:color="auto"/>
        <w:left w:val="none" w:sz="0" w:space="0" w:color="auto"/>
        <w:bottom w:val="none" w:sz="0" w:space="0" w:color="auto"/>
        <w:right w:val="none" w:sz="0" w:space="0" w:color="auto"/>
      </w:divBdr>
    </w:div>
    <w:div w:id="1869679645">
      <w:bodyDiv w:val="1"/>
      <w:marLeft w:val="0"/>
      <w:marRight w:val="0"/>
      <w:marTop w:val="0"/>
      <w:marBottom w:val="0"/>
      <w:divBdr>
        <w:top w:val="none" w:sz="0" w:space="0" w:color="auto"/>
        <w:left w:val="none" w:sz="0" w:space="0" w:color="auto"/>
        <w:bottom w:val="none" w:sz="0" w:space="0" w:color="auto"/>
        <w:right w:val="none" w:sz="0" w:space="0" w:color="auto"/>
      </w:divBdr>
    </w:div>
    <w:div w:id="1870070409">
      <w:bodyDiv w:val="1"/>
      <w:marLeft w:val="0"/>
      <w:marRight w:val="0"/>
      <w:marTop w:val="0"/>
      <w:marBottom w:val="0"/>
      <w:divBdr>
        <w:top w:val="none" w:sz="0" w:space="0" w:color="auto"/>
        <w:left w:val="none" w:sz="0" w:space="0" w:color="auto"/>
        <w:bottom w:val="none" w:sz="0" w:space="0" w:color="auto"/>
        <w:right w:val="none" w:sz="0" w:space="0" w:color="auto"/>
      </w:divBdr>
    </w:div>
    <w:div w:id="1875116552">
      <w:bodyDiv w:val="1"/>
      <w:marLeft w:val="0"/>
      <w:marRight w:val="0"/>
      <w:marTop w:val="0"/>
      <w:marBottom w:val="0"/>
      <w:divBdr>
        <w:top w:val="none" w:sz="0" w:space="0" w:color="auto"/>
        <w:left w:val="none" w:sz="0" w:space="0" w:color="auto"/>
        <w:bottom w:val="none" w:sz="0" w:space="0" w:color="auto"/>
        <w:right w:val="none" w:sz="0" w:space="0" w:color="auto"/>
      </w:divBdr>
      <w:divsChild>
        <w:div w:id="1127234373">
          <w:marLeft w:val="0"/>
          <w:marRight w:val="0"/>
          <w:marTop w:val="0"/>
          <w:marBottom w:val="75"/>
          <w:divBdr>
            <w:top w:val="none" w:sz="0" w:space="0" w:color="auto"/>
            <w:left w:val="none" w:sz="0" w:space="0" w:color="auto"/>
            <w:bottom w:val="none" w:sz="0" w:space="0" w:color="auto"/>
            <w:right w:val="none" w:sz="0" w:space="0" w:color="auto"/>
          </w:divBdr>
        </w:div>
        <w:div w:id="1755661536">
          <w:marLeft w:val="0"/>
          <w:marRight w:val="0"/>
          <w:marTop w:val="0"/>
          <w:marBottom w:val="0"/>
          <w:divBdr>
            <w:top w:val="none" w:sz="0" w:space="0" w:color="auto"/>
            <w:left w:val="none" w:sz="0" w:space="0" w:color="auto"/>
            <w:bottom w:val="none" w:sz="0" w:space="0" w:color="auto"/>
            <w:right w:val="none" w:sz="0" w:space="0" w:color="auto"/>
          </w:divBdr>
        </w:div>
        <w:div w:id="644627763">
          <w:marLeft w:val="0"/>
          <w:marRight w:val="0"/>
          <w:marTop w:val="0"/>
          <w:marBottom w:val="0"/>
          <w:divBdr>
            <w:top w:val="none" w:sz="0" w:space="0" w:color="auto"/>
            <w:left w:val="none" w:sz="0" w:space="0" w:color="auto"/>
            <w:bottom w:val="none" w:sz="0" w:space="0" w:color="auto"/>
            <w:right w:val="none" w:sz="0" w:space="0" w:color="auto"/>
          </w:divBdr>
          <w:divsChild>
            <w:div w:id="1344553553">
              <w:marLeft w:val="0"/>
              <w:marRight w:val="0"/>
              <w:marTop w:val="15"/>
              <w:marBottom w:val="60"/>
              <w:divBdr>
                <w:top w:val="none" w:sz="0" w:space="0" w:color="auto"/>
                <w:left w:val="none" w:sz="0" w:space="0" w:color="auto"/>
                <w:bottom w:val="none" w:sz="0" w:space="0" w:color="auto"/>
                <w:right w:val="none" w:sz="0" w:space="0" w:color="auto"/>
              </w:divBdr>
            </w:div>
          </w:divsChild>
        </w:div>
        <w:div w:id="1037395654">
          <w:marLeft w:val="0"/>
          <w:marRight w:val="0"/>
          <w:marTop w:val="0"/>
          <w:marBottom w:val="0"/>
          <w:divBdr>
            <w:top w:val="none" w:sz="0" w:space="0" w:color="auto"/>
            <w:left w:val="none" w:sz="0" w:space="0" w:color="auto"/>
            <w:bottom w:val="none" w:sz="0" w:space="0" w:color="auto"/>
            <w:right w:val="none" w:sz="0" w:space="0" w:color="auto"/>
          </w:divBdr>
          <w:divsChild>
            <w:div w:id="1595166113">
              <w:marLeft w:val="0"/>
              <w:marRight w:val="0"/>
              <w:marTop w:val="15"/>
              <w:marBottom w:val="60"/>
              <w:divBdr>
                <w:top w:val="none" w:sz="0" w:space="0" w:color="auto"/>
                <w:left w:val="none" w:sz="0" w:space="0" w:color="auto"/>
                <w:bottom w:val="none" w:sz="0" w:space="0" w:color="auto"/>
                <w:right w:val="none" w:sz="0" w:space="0" w:color="auto"/>
              </w:divBdr>
            </w:div>
            <w:div w:id="622076252">
              <w:marLeft w:val="0"/>
              <w:marRight w:val="0"/>
              <w:marTop w:val="0"/>
              <w:marBottom w:val="0"/>
              <w:divBdr>
                <w:top w:val="none" w:sz="0" w:space="0" w:color="auto"/>
                <w:left w:val="none" w:sz="0" w:space="0" w:color="auto"/>
                <w:bottom w:val="none" w:sz="0" w:space="0" w:color="auto"/>
                <w:right w:val="none" w:sz="0" w:space="0" w:color="auto"/>
              </w:divBdr>
              <w:divsChild>
                <w:div w:id="1890527973">
                  <w:marLeft w:val="0"/>
                  <w:marRight w:val="0"/>
                  <w:marTop w:val="0"/>
                  <w:marBottom w:val="0"/>
                  <w:divBdr>
                    <w:top w:val="none" w:sz="0" w:space="0" w:color="auto"/>
                    <w:left w:val="none" w:sz="0" w:space="0" w:color="auto"/>
                    <w:bottom w:val="none" w:sz="0" w:space="0" w:color="auto"/>
                    <w:right w:val="none" w:sz="0" w:space="0" w:color="auto"/>
                  </w:divBdr>
                </w:div>
              </w:divsChild>
            </w:div>
            <w:div w:id="1482774172">
              <w:marLeft w:val="120"/>
              <w:marRight w:val="0"/>
              <w:marTop w:val="0"/>
              <w:marBottom w:val="0"/>
              <w:divBdr>
                <w:top w:val="none" w:sz="0" w:space="0" w:color="auto"/>
                <w:left w:val="none" w:sz="0" w:space="0" w:color="auto"/>
                <w:bottom w:val="none" w:sz="0" w:space="0" w:color="auto"/>
                <w:right w:val="none" w:sz="0" w:space="0" w:color="auto"/>
              </w:divBdr>
              <w:divsChild>
                <w:div w:id="15105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23681">
          <w:marLeft w:val="0"/>
          <w:marRight w:val="0"/>
          <w:marTop w:val="150"/>
          <w:marBottom w:val="0"/>
          <w:divBdr>
            <w:top w:val="single" w:sz="6" w:space="0" w:color="E4E6E8"/>
            <w:left w:val="none" w:sz="0" w:space="0" w:color="auto"/>
            <w:bottom w:val="none" w:sz="0" w:space="8" w:color="auto"/>
            <w:right w:val="none" w:sz="0" w:space="0" w:color="auto"/>
          </w:divBdr>
          <w:divsChild>
            <w:div w:id="2107264989">
              <w:marLeft w:val="0"/>
              <w:marRight w:val="0"/>
              <w:marTop w:val="0"/>
              <w:marBottom w:val="0"/>
              <w:divBdr>
                <w:top w:val="none" w:sz="0" w:space="0" w:color="auto"/>
                <w:left w:val="none" w:sz="0" w:space="0" w:color="auto"/>
                <w:bottom w:val="none" w:sz="0" w:space="0" w:color="auto"/>
                <w:right w:val="none" w:sz="0" w:space="0" w:color="auto"/>
              </w:divBdr>
            </w:div>
            <w:div w:id="916785840">
              <w:marLeft w:val="0"/>
              <w:marRight w:val="0"/>
              <w:marTop w:val="0"/>
              <w:marBottom w:val="0"/>
              <w:divBdr>
                <w:top w:val="none" w:sz="0" w:space="0" w:color="auto"/>
                <w:left w:val="none" w:sz="0" w:space="0" w:color="auto"/>
                <w:bottom w:val="none" w:sz="0" w:space="0" w:color="auto"/>
                <w:right w:val="none" w:sz="0" w:space="0" w:color="auto"/>
              </w:divBdr>
            </w:div>
            <w:div w:id="1674987995">
              <w:marLeft w:val="0"/>
              <w:marRight w:val="0"/>
              <w:marTop w:val="0"/>
              <w:marBottom w:val="0"/>
              <w:divBdr>
                <w:top w:val="none" w:sz="0" w:space="0" w:color="auto"/>
                <w:left w:val="none" w:sz="0" w:space="0" w:color="auto"/>
                <w:bottom w:val="none" w:sz="0" w:space="0" w:color="auto"/>
                <w:right w:val="none" w:sz="0" w:space="0" w:color="auto"/>
              </w:divBdr>
            </w:div>
            <w:div w:id="147247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64153">
      <w:bodyDiv w:val="1"/>
      <w:marLeft w:val="0"/>
      <w:marRight w:val="0"/>
      <w:marTop w:val="0"/>
      <w:marBottom w:val="0"/>
      <w:divBdr>
        <w:top w:val="none" w:sz="0" w:space="0" w:color="auto"/>
        <w:left w:val="none" w:sz="0" w:space="0" w:color="auto"/>
        <w:bottom w:val="none" w:sz="0" w:space="0" w:color="auto"/>
        <w:right w:val="none" w:sz="0" w:space="0" w:color="auto"/>
      </w:divBdr>
    </w:div>
    <w:div w:id="1878926263">
      <w:bodyDiv w:val="1"/>
      <w:marLeft w:val="0"/>
      <w:marRight w:val="0"/>
      <w:marTop w:val="0"/>
      <w:marBottom w:val="0"/>
      <w:divBdr>
        <w:top w:val="none" w:sz="0" w:space="0" w:color="auto"/>
        <w:left w:val="none" w:sz="0" w:space="0" w:color="auto"/>
        <w:bottom w:val="none" w:sz="0" w:space="0" w:color="auto"/>
        <w:right w:val="none" w:sz="0" w:space="0" w:color="auto"/>
      </w:divBdr>
    </w:div>
    <w:div w:id="1879008574">
      <w:bodyDiv w:val="1"/>
      <w:marLeft w:val="0"/>
      <w:marRight w:val="0"/>
      <w:marTop w:val="0"/>
      <w:marBottom w:val="0"/>
      <w:divBdr>
        <w:top w:val="none" w:sz="0" w:space="0" w:color="auto"/>
        <w:left w:val="none" w:sz="0" w:space="0" w:color="auto"/>
        <w:bottom w:val="none" w:sz="0" w:space="0" w:color="auto"/>
        <w:right w:val="none" w:sz="0" w:space="0" w:color="auto"/>
      </w:divBdr>
    </w:div>
    <w:div w:id="1881626047">
      <w:bodyDiv w:val="1"/>
      <w:marLeft w:val="0"/>
      <w:marRight w:val="0"/>
      <w:marTop w:val="0"/>
      <w:marBottom w:val="0"/>
      <w:divBdr>
        <w:top w:val="none" w:sz="0" w:space="0" w:color="auto"/>
        <w:left w:val="none" w:sz="0" w:space="0" w:color="auto"/>
        <w:bottom w:val="none" w:sz="0" w:space="0" w:color="auto"/>
        <w:right w:val="none" w:sz="0" w:space="0" w:color="auto"/>
      </w:divBdr>
    </w:div>
    <w:div w:id="1895892186">
      <w:bodyDiv w:val="1"/>
      <w:marLeft w:val="0"/>
      <w:marRight w:val="0"/>
      <w:marTop w:val="0"/>
      <w:marBottom w:val="0"/>
      <w:divBdr>
        <w:top w:val="none" w:sz="0" w:space="0" w:color="auto"/>
        <w:left w:val="none" w:sz="0" w:space="0" w:color="auto"/>
        <w:bottom w:val="none" w:sz="0" w:space="0" w:color="auto"/>
        <w:right w:val="none" w:sz="0" w:space="0" w:color="auto"/>
      </w:divBdr>
    </w:div>
    <w:div w:id="1903635459">
      <w:bodyDiv w:val="1"/>
      <w:marLeft w:val="0"/>
      <w:marRight w:val="0"/>
      <w:marTop w:val="0"/>
      <w:marBottom w:val="0"/>
      <w:divBdr>
        <w:top w:val="none" w:sz="0" w:space="0" w:color="auto"/>
        <w:left w:val="none" w:sz="0" w:space="0" w:color="auto"/>
        <w:bottom w:val="none" w:sz="0" w:space="0" w:color="auto"/>
        <w:right w:val="none" w:sz="0" w:space="0" w:color="auto"/>
      </w:divBdr>
    </w:div>
    <w:div w:id="1910991103">
      <w:bodyDiv w:val="1"/>
      <w:marLeft w:val="0"/>
      <w:marRight w:val="0"/>
      <w:marTop w:val="0"/>
      <w:marBottom w:val="0"/>
      <w:divBdr>
        <w:top w:val="none" w:sz="0" w:space="0" w:color="auto"/>
        <w:left w:val="none" w:sz="0" w:space="0" w:color="auto"/>
        <w:bottom w:val="none" w:sz="0" w:space="0" w:color="auto"/>
        <w:right w:val="none" w:sz="0" w:space="0" w:color="auto"/>
      </w:divBdr>
    </w:div>
    <w:div w:id="1917125747">
      <w:bodyDiv w:val="1"/>
      <w:marLeft w:val="0"/>
      <w:marRight w:val="0"/>
      <w:marTop w:val="0"/>
      <w:marBottom w:val="0"/>
      <w:divBdr>
        <w:top w:val="none" w:sz="0" w:space="0" w:color="auto"/>
        <w:left w:val="none" w:sz="0" w:space="0" w:color="auto"/>
        <w:bottom w:val="none" w:sz="0" w:space="0" w:color="auto"/>
        <w:right w:val="none" w:sz="0" w:space="0" w:color="auto"/>
      </w:divBdr>
      <w:divsChild>
        <w:div w:id="948468849">
          <w:marLeft w:val="0"/>
          <w:marRight w:val="0"/>
          <w:marTop w:val="150"/>
          <w:marBottom w:val="0"/>
          <w:divBdr>
            <w:top w:val="single" w:sz="6" w:space="0" w:color="E4E6E8"/>
            <w:left w:val="none" w:sz="0" w:space="0" w:color="auto"/>
            <w:bottom w:val="none" w:sz="0" w:space="8" w:color="auto"/>
            <w:right w:val="none" w:sz="0" w:space="0" w:color="auto"/>
          </w:divBdr>
          <w:divsChild>
            <w:div w:id="846602983">
              <w:marLeft w:val="0"/>
              <w:marRight w:val="0"/>
              <w:marTop w:val="0"/>
              <w:marBottom w:val="0"/>
              <w:divBdr>
                <w:top w:val="none" w:sz="0" w:space="0" w:color="auto"/>
                <w:left w:val="none" w:sz="0" w:space="0" w:color="auto"/>
                <w:bottom w:val="none" w:sz="0" w:space="0" w:color="auto"/>
                <w:right w:val="none" w:sz="0" w:space="0" w:color="auto"/>
              </w:divBdr>
            </w:div>
            <w:div w:id="1418556417">
              <w:marLeft w:val="0"/>
              <w:marRight w:val="0"/>
              <w:marTop w:val="0"/>
              <w:marBottom w:val="0"/>
              <w:divBdr>
                <w:top w:val="none" w:sz="0" w:space="0" w:color="auto"/>
                <w:left w:val="none" w:sz="0" w:space="0" w:color="auto"/>
                <w:bottom w:val="none" w:sz="0" w:space="0" w:color="auto"/>
                <w:right w:val="none" w:sz="0" w:space="0" w:color="auto"/>
              </w:divBdr>
            </w:div>
            <w:div w:id="1697268762">
              <w:marLeft w:val="0"/>
              <w:marRight w:val="0"/>
              <w:marTop w:val="0"/>
              <w:marBottom w:val="0"/>
              <w:divBdr>
                <w:top w:val="none" w:sz="0" w:space="0" w:color="auto"/>
                <w:left w:val="none" w:sz="0" w:space="0" w:color="auto"/>
                <w:bottom w:val="none" w:sz="0" w:space="0" w:color="auto"/>
                <w:right w:val="none" w:sz="0" w:space="0" w:color="auto"/>
              </w:divBdr>
            </w:div>
          </w:divsChild>
        </w:div>
        <w:div w:id="460346050">
          <w:marLeft w:val="0"/>
          <w:marRight w:val="0"/>
          <w:marTop w:val="0"/>
          <w:marBottom w:val="0"/>
          <w:divBdr>
            <w:top w:val="none" w:sz="0" w:space="0" w:color="auto"/>
            <w:left w:val="none" w:sz="0" w:space="0" w:color="auto"/>
            <w:bottom w:val="none" w:sz="0" w:space="0" w:color="auto"/>
            <w:right w:val="none" w:sz="0" w:space="0" w:color="auto"/>
          </w:divBdr>
        </w:div>
        <w:div w:id="115026795">
          <w:marLeft w:val="0"/>
          <w:marRight w:val="0"/>
          <w:marTop w:val="150"/>
          <w:marBottom w:val="0"/>
          <w:divBdr>
            <w:top w:val="none" w:sz="0" w:space="0" w:color="auto"/>
            <w:left w:val="none" w:sz="0" w:space="0" w:color="auto"/>
            <w:bottom w:val="none" w:sz="0" w:space="0" w:color="auto"/>
            <w:right w:val="none" w:sz="0" w:space="0" w:color="auto"/>
          </w:divBdr>
          <w:divsChild>
            <w:div w:id="921060957">
              <w:marLeft w:val="0"/>
              <w:marRight w:val="0"/>
              <w:marTop w:val="0"/>
              <w:marBottom w:val="150"/>
              <w:divBdr>
                <w:top w:val="none" w:sz="0" w:space="0" w:color="auto"/>
                <w:left w:val="none" w:sz="0" w:space="0" w:color="auto"/>
                <w:bottom w:val="single" w:sz="6" w:space="0" w:color="E4E6E8"/>
                <w:right w:val="none" w:sz="0" w:space="0" w:color="auto"/>
              </w:divBdr>
              <w:divsChild>
                <w:div w:id="197203747">
                  <w:marLeft w:val="0"/>
                  <w:marRight w:val="0"/>
                  <w:marTop w:val="0"/>
                  <w:marBottom w:val="0"/>
                  <w:divBdr>
                    <w:top w:val="none" w:sz="0" w:space="0" w:color="auto"/>
                    <w:left w:val="none" w:sz="0" w:space="0" w:color="auto"/>
                    <w:bottom w:val="none" w:sz="0" w:space="0" w:color="auto"/>
                    <w:right w:val="none" w:sz="0" w:space="0" w:color="auto"/>
                  </w:divBdr>
                  <w:divsChild>
                    <w:div w:id="11026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8853">
          <w:marLeft w:val="0"/>
          <w:marRight w:val="0"/>
          <w:marTop w:val="0"/>
          <w:marBottom w:val="0"/>
          <w:divBdr>
            <w:top w:val="none" w:sz="0" w:space="15" w:color="auto"/>
            <w:left w:val="none" w:sz="0" w:space="0" w:color="auto"/>
            <w:bottom w:val="single" w:sz="6" w:space="15" w:color="E4E6E8"/>
            <w:right w:val="none" w:sz="0" w:space="0" w:color="auto"/>
          </w:divBdr>
          <w:divsChild>
            <w:div w:id="1209225867">
              <w:marLeft w:val="0"/>
              <w:marRight w:val="0"/>
              <w:marTop w:val="0"/>
              <w:marBottom w:val="75"/>
              <w:divBdr>
                <w:top w:val="none" w:sz="0" w:space="0" w:color="auto"/>
                <w:left w:val="none" w:sz="0" w:space="0" w:color="auto"/>
                <w:bottom w:val="none" w:sz="0" w:space="0" w:color="auto"/>
                <w:right w:val="none" w:sz="0" w:space="0" w:color="auto"/>
              </w:divBdr>
            </w:div>
            <w:div w:id="1090276941">
              <w:marLeft w:val="0"/>
              <w:marRight w:val="0"/>
              <w:marTop w:val="0"/>
              <w:marBottom w:val="0"/>
              <w:divBdr>
                <w:top w:val="none" w:sz="0" w:space="0" w:color="auto"/>
                <w:left w:val="none" w:sz="0" w:space="0" w:color="auto"/>
                <w:bottom w:val="none" w:sz="0" w:space="0" w:color="auto"/>
                <w:right w:val="none" w:sz="0" w:space="0" w:color="auto"/>
              </w:divBdr>
            </w:div>
            <w:div w:id="1088775209">
              <w:marLeft w:val="0"/>
              <w:marRight w:val="0"/>
              <w:marTop w:val="0"/>
              <w:marBottom w:val="0"/>
              <w:divBdr>
                <w:top w:val="none" w:sz="0" w:space="0" w:color="auto"/>
                <w:left w:val="none" w:sz="0" w:space="0" w:color="auto"/>
                <w:bottom w:val="none" w:sz="0" w:space="0" w:color="auto"/>
                <w:right w:val="none" w:sz="0" w:space="0" w:color="auto"/>
              </w:divBdr>
              <w:divsChild>
                <w:div w:id="268239882">
                  <w:marLeft w:val="0"/>
                  <w:marRight w:val="0"/>
                  <w:marTop w:val="15"/>
                  <w:marBottom w:val="60"/>
                  <w:divBdr>
                    <w:top w:val="none" w:sz="0" w:space="0" w:color="auto"/>
                    <w:left w:val="none" w:sz="0" w:space="0" w:color="auto"/>
                    <w:bottom w:val="none" w:sz="0" w:space="0" w:color="auto"/>
                    <w:right w:val="none" w:sz="0" w:space="0" w:color="auto"/>
                  </w:divBdr>
                </w:div>
                <w:div w:id="83770177">
                  <w:marLeft w:val="0"/>
                  <w:marRight w:val="0"/>
                  <w:marTop w:val="0"/>
                  <w:marBottom w:val="0"/>
                  <w:divBdr>
                    <w:top w:val="none" w:sz="0" w:space="0" w:color="auto"/>
                    <w:left w:val="none" w:sz="0" w:space="0" w:color="auto"/>
                    <w:bottom w:val="none" w:sz="0" w:space="0" w:color="auto"/>
                    <w:right w:val="none" w:sz="0" w:space="0" w:color="auto"/>
                  </w:divBdr>
                  <w:divsChild>
                    <w:div w:id="1773207699">
                      <w:marLeft w:val="0"/>
                      <w:marRight w:val="0"/>
                      <w:marTop w:val="0"/>
                      <w:marBottom w:val="0"/>
                      <w:divBdr>
                        <w:top w:val="none" w:sz="0" w:space="0" w:color="auto"/>
                        <w:left w:val="none" w:sz="0" w:space="0" w:color="auto"/>
                        <w:bottom w:val="none" w:sz="0" w:space="0" w:color="auto"/>
                        <w:right w:val="none" w:sz="0" w:space="0" w:color="auto"/>
                      </w:divBdr>
                    </w:div>
                  </w:divsChild>
                </w:div>
                <w:div w:id="1822427922">
                  <w:marLeft w:val="120"/>
                  <w:marRight w:val="0"/>
                  <w:marTop w:val="0"/>
                  <w:marBottom w:val="0"/>
                  <w:divBdr>
                    <w:top w:val="none" w:sz="0" w:space="0" w:color="auto"/>
                    <w:left w:val="none" w:sz="0" w:space="0" w:color="auto"/>
                    <w:bottom w:val="none" w:sz="0" w:space="0" w:color="auto"/>
                    <w:right w:val="none" w:sz="0" w:space="0" w:color="auto"/>
                  </w:divBdr>
                  <w:divsChild>
                    <w:div w:id="13232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5917">
              <w:marLeft w:val="0"/>
              <w:marRight w:val="0"/>
              <w:marTop w:val="150"/>
              <w:marBottom w:val="0"/>
              <w:divBdr>
                <w:top w:val="single" w:sz="6" w:space="0" w:color="E4E6E8"/>
                <w:left w:val="none" w:sz="0" w:space="0" w:color="auto"/>
                <w:bottom w:val="none" w:sz="0" w:space="8" w:color="auto"/>
                <w:right w:val="none" w:sz="0" w:space="0" w:color="auto"/>
              </w:divBdr>
              <w:divsChild>
                <w:div w:id="1456144493">
                  <w:marLeft w:val="0"/>
                  <w:marRight w:val="0"/>
                  <w:marTop w:val="0"/>
                  <w:marBottom w:val="0"/>
                  <w:divBdr>
                    <w:top w:val="none" w:sz="0" w:space="0" w:color="auto"/>
                    <w:left w:val="none" w:sz="0" w:space="0" w:color="auto"/>
                    <w:bottom w:val="none" w:sz="0" w:space="0" w:color="auto"/>
                    <w:right w:val="none" w:sz="0" w:space="0" w:color="auto"/>
                  </w:divBdr>
                </w:div>
                <w:div w:id="839349728">
                  <w:marLeft w:val="0"/>
                  <w:marRight w:val="0"/>
                  <w:marTop w:val="0"/>
                  <w:marBottom w:val="0"/>
                  <w:divBdr>
                    <w:top w:val="none" w:sz="0" w:space="0" w:color="auto"/>
                    <w:left w:val="none" w:sz="0" w:space="0" w:color="auto"/>
                    <w:bottom w:val="none" w:sz="0" w:space="0" w:color="auto"/>
                    <w:right w:val="none" w:sz="0" w:space="0" w:color="auto"/>
                  </w:divBdr>
                </w:div>
              </w:divsChild>
            </w:div>
            <w:div w:id="1494224991">
              <w:marLeft w:val="0"/>
              <w:marRight w:val="0"/>
              <w:marTop w:val="0"/>
              <w:marBottom w:val="0"/>
              <w:divBdr>
                <w:top w:val="none" w:sz="0" w:space="0" w:color="auto"/>
                <w:left w:val="none" w:sz="0" w:space="0" w:color="auto"/>
                <w:bottom w:val="none" w:sz="0" w:space="0" w:color="auto"/>
                <w:right w:val="none" w:sz="0" w:space="0" w:color="auto"/>
              </w:divBdr>
            </w:div>
          </w:divsChild>
        </w:div>
        <w:div w:id="712654212">
          <w:marLeft w:val="0"/>
          <w:marRight w:val="0"/>
          <w:marTop w:val="0"/>
          <w:marBottom w:val="75"/>
          <w:divBdr>
            <w:top w:val="none" w:sz="0" w:space="0" w:color="auto"/>
            <w:left w:val="none" w:sz="0" w:space="0" w:color="auto"/>
            <w:bottom w:val="none" w:sz="0" w:space="0" w:color="auto"/>
            <w:right w:val="none" w:sz="0" w:space="0" w:color="auto"/>
          </w:divBdr>
        </w:div>
        <w:div w:id="228081239">
          <w:marLeft w:val="0"/>
          <w:marRight w:val="0"/>
          <w:marTop w:val="0"/>
          <w:marBottom w:val="0"/>
          <w:divBdr>
            <w:top w:val="none" w:sz="0" w:space="0" w:color="auto"/>
            <w:left w:val="none" w:sz="0" w:space="0" w:color="auto"/>
            <w:bottom w:val="none" w:sz="0" w:space="0" w:color="auto"/>
            <w:right w:val="none" w:sz="0" w:space="0" w:color="auto"/>
          </w:divBdr>
        </w:div>
        <w:div w:id="1569151689">
          <w:marLeft w:val="0"/>
          <w:marRight w:val="0"/>
          <w:marTop w:val="0"/>
          <w:marBottom w:val="0"/>
          <w:divBdr>
            <w:top w:val="none" w:sz="0" w:space="0" w:color="auto"/>
            <w:left w:val="none" w:sz="0" w:space="0" w:color="auto"/>
            <w:bottom w:val="none" w:sz="0" w:space="0" w:color="auto"/>
            <w:right w:val="none" w:sz="0" w:space="0" w:color="auto"/>
          </w:divBdr>
          <w:divsChild>
            <w:div w:id="670529958">
              <w:marLeft w:val="0"/>
              <w:marRight w:val="0"/>
              <w:marTop w:val="15"/>
              <w:marBottom w:val="60"/>
              <w:divBdr>
                <w:top w:val="none" w:sz="0" w:space="0" w:color="auto"/>
                <w:left w:val="none" w:sz="0" w:space="0" w:color="auto"/>
                <w:bottom w:val="none" w:sz="0" w:space="0" w:color="auto"/>
                <w:right w:val="none" w:sz="0" w:space="0" w:color="auto"/>
              </w:divBdr>
            </w:div>
            <w:div w:id="1953323628">
              <w:marLeft w:val="0"/>
              <w:marRight w:val="0"/>
              <w:marTop w:val="0"/>
              <w:marBottom w:val="0"/>
              <w:divBdr>
                <w:top w:val="none" w:sz="0" w:space="0" w:color="auto"/>
                <w:left w:val="none" w:sz="0" w:space="0" w:color="auto"/>
                <w:bottom w:val="none" w:sz="0" w:space="0" w:color="auto"/>
                <w:right w:val="none" w:sz="0" w:space="0" w:color="auto"/>
              </w:divBdr>
              <w:divsChild>
                <w:div w:id="963656754">
                  <w:marLeft w:val="0"/>
                  <w:marRight w:val="0"/>
                  <w:marTop w:val="0"/>
                  <w:marBottom w:val="0"/>
                  <w:divBdr>
                    <w:top w:val="none" w:sz="0" w:space="0" w:color="auto"/>
                    <w:left w:val="none" w:sz="0" w:space="0" w:color="auto"/>
                    <w:bottom w:val="none" w:sz="0" w:space="0" w:color="auto"/>
                    <w:right w:val="none" w:sz="0" w:space="0" w:color="auto"/>
                  </w:divBdr>
                </w:div>
              </w:divsChild>
            </w:div>
            <w:div w:id="653534336">
              <w:marLeft w:val="120"/>
              <w:marRight w:val="0"/>
              <w:marTop w:val="0"/>
              <w:marBottom w:val="0"/>
              <w:divBdr>
                <w:top w:val="none" w:sz="0" w:space="0" w:color="auto"/>
                <w:left w:val="none" w:sz="0" w:space="0" w:color="auto"/>
                <w:bottom w:val="none" w:sz="0" w:space="0" w:color="auto"/>
                <w:right w:val="none" w:sz="0" w:space="0" w:color="auto"/>
              </w:divBdr>
              <w:divsChild>
                <w:div w:id="197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1506">
          <w:marLeft w:val="0"/>
          <w:marRight w:val="0"/>
          <w:marTop w:val="0"/>
          <w:marBottom w:val="0"/>
          <w:divBdr>
            <w:top w:val="none" w:sz="0" w:space="0" w:color="auto"/>
            <w:left w:val="none" w:sz="0" w:space="0" w:color="auto"/>
            <w:bottom w:val="none" w:sz="0" w:space="0" w:color="auto"/>
            <w:right w:val="none" w:sz="0" w:space="0" w:color="auto"/>
          </w:divBdr>
          <w:divsChild>
            <w:div w:id="8800261">
              <w:marLeft w:val="0"/>
              <w:marRight w:val="0"/>
              <w:marTop w:val="15"/>
              <w:marBottom w:val="60"/>
              <w:divBdr>
                <w:top w:val="none" w:sz="0" w:space="0" w:color="auto"/>
                <w:left w:val="none" w:sz="0" w:space="0" w:color="auto"/>
                <w:bottom w:val="none" w:sz="0" w:space="0" w:color="auto"/>
                <w:right w:val="none" w:sz="0" w:space="0" w:color="auto"/>
              </w:divBdr>
            </w:div>
            <w:div w:id="1541087980">
              <w:marLeft w:val="0"/>
              <w:marRight w:val="0"/>
              <w:marTop w:val="0"/>
              <w:marBottom w:val="0"/>
              <w:divBdr>
                <w:top w:val="none" w:sz="0" w:space="0" w:color="auto"/>
                <w:left w:val="none" w:sz="0" w:space="0" w:color="auto"/>
                <w:bottom w:val="none" w:sz="0" w:space="0" w:color="auto"/>
                <w:right w:val="none" w:sz="0" w:space="0" w:color="auto"/>
              </w:divBdr>
              <w:divsChild>
                <w:div w:id="915355591">
                  <w:marLeft w:val="0"/>
                  <w:marRight w:val="0"/>
                  <w:marTop w:val="0"/>
                  <w:marBottom w:val="0"/>
                  <w:divBdr>
                    <w:top w:val="none" w:sz="0" w:space="0" w:color="auto"/>
                    <w:left w:val="none" w:sz="0" w:space="0" w:color="auto"/>
                    <w:bottom w:val="none" w:sz="0" w:space="0" w:color="auto"/>
                    <w:right w:val="none" w:sz="0" w:space="0" w:color="auto"/>
                  </w:divBdr>
                </w:div>
              </w:divsChild>
            </w:div>
            <w:div w:id="513694446">
              <w:marLeft w:val="120"/>
              <w:marRight w:val="0"/>
              <w:marTop w:val="0"/>
              <w:marBottom w:val="0"/>
              <w:divBdr>
                <w:top w:val="none" w:sz="0" w:space="0" w:color="auto"/>
                <w:left w:val="none" w:sz="0" w:space="0" w:color="auto"/>
                <w:bottom w:val="none" w:sz="0" w:space="0" w:color="auto"/>
                <w:right w:val="none" w:sz="0" w:space="0" w:color="auto"/>
              </w:divBdr>
              <w:divsChild>
                <w:div w:id="10518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951">
          <w:marLeft w:val="0"/>
          <w:marRight w:val="0"/>
          <w:marTop w:val="150"/>
          <w:marBottom w:val="0"/>
          <w:divBdr>
            <w:top w:val="single" w:sz="6" w:space="0" w:color="E4E6E8"/>
            <w:left w:val="none" w:sz="0" w:space="0" w:color="auto"/>
            <w:bottom w:val="none" w:sz="0" w:space="8" w:color="auto"/>
            <w:right w:val="none" w:sz="0" w:space="0" w:color="auto"/>
          </w:divBdr>
          <w:divsChild>
            <w:div w:id="1662156324">
              <w:marLeft w:val="0"/>
              <w:marRight w:val="0"/>
              <w:marTop w:val="0"/>
              <w:marBottom w:val="0"/>
              <w:divBdr>
                <w:top w:val="none" w:sz="0" w:space="0" w:color="auto"/>
                <w:left w:val="none" w:sz="0" w:space="0" w:color="auto"/>
                <w:bottom w:val="none" w:sz="0" w:space="0" w:color="auto"/>
                <w:right w:val="none" w:sz="0" w:space="0" w:color="auto"/>
              </w:divBdr>
            </w:div>
            <w:div w:id="1296133103">
              <w:marLeft w:val="0"/>
              <w:marRight w:val="0"/>
              <w:marTop w:val="0"/>
              <w:marBottom w:val="0"/>
              <w:divBdr>
                <w:top w:val="none" w:sz="0" w:space="0" w:color="auto"/>
                <w:left w:val="none" w:sz="0" w:space="0" w:color="auto"/>
                <w:bottom w:val="none" w:sz="0" w:space="0" w:color="auto"/>
                <w:right w:val="none" w:sz="0" w:space="0" w:color="auto"/>
              </w:divBdr>
            </w:div>
            <w:div w:id="728306842">
              <w:marLeft w:val="0"/>
              <w:marRight w:val="0"/>
              <w:marTop w:val="0"/>
              <w:marBottom w:val="0"/>
              <w:divBdr>
                <w:top w:val="none" w:sz="0" w:space="0" w:color="auto"/>
                <w:left w:val="none" w:sz="0" w:space="0" w:color="auto"/>
                <w:bottom w:val="none" w:sz="0" w:space="0" w:color="auto"/>
                <w:right w:val="none" w:sz="0" w:space="0" w:color="auto"/>
              </w:divBdr>
            </w:div>
            <w:div w:id="1023360285">
              <w:marLeft w:val="0"/>
              <w:marRight w:val="0"/>
              <w:marTop w:val="0"/>
              <w:marBottom w:val="0"/>
              <w:divBdr>
                <w:top w:val="none" w:sz="0" w:space="0" w:color="auto"/>
                <w:left w:val="none" w:sz="0" w:space="0" w:color="auto"/>
                <w:bottom w:val="none" w:sz="0" w:space="0" w:color="auto"/>
                <w:right w:val="none" w:sz="0" w:space="0" w:color="auto"/>
              </w:divBdr>
            </w:div>
            <w:div w:id="1044058557">
              <w:marLeft w:val="0"/>
              <w:marRight w:val="0"/>
              <w:marTop w:val="0"/>
              <w:marBottom w:val="0"/>
              <w:divBdr>
                <w:top w:val="none" w:sz="0" w:space="0" w:color="auto"/>
                <w:left w:val="none" w:sz="0" w:space="0" w:color="auto"/>
                <w:bottom w:val="none" w:sz="0" w:space="0" w:color="auto"/>
                <w:right w:val="none" w:sz="0" w:space="0" w:color="auto"/>
              </w:divBdr>
            </w:div>
          </w:divsChild>
        </w:div>
        <w:div w:id="1230187199">
          <w:marLeft w:val="0"/>
          <w:marRight w:val="0"/>
          <w:marTop w:val="0"/>
          <w:marBottom w:val="0"/>
          <w:divBdr>
            <w:top w:val="none" w:sz="0" w:space="0" w:color="auto"/>
            <w:left w:val="none" w:sz="0" w:space="0" w:color="auto"/>
            <w:bottom w:val="none" w:sz="0" w:space="0" w:color="auto"/>
            <w:right w:val="none" w:sz="0" w:space="0" w:color="auto"/>
          </w:divBdr>
        </w:div>
        <w:div w:id="65537581">
          <w:marLeft w:val="0"/>
          <w:marRight w:val="0"/>
          <w:marTop w:val="0"/>
          <w:marBottom w:val="0"/>
          <w:divBdr>
            <w:top w:val="none" w:sz="0" w:space="15" w:color="auto"/>
            <w:left w:val="none" w:sz="0" w:space="0" w:color="auto"/>
            <w:bottom w:val="single" w:sz="6" w:space="15" w:color="E4E6E8"/>
            <w:right w:val="none" w:sz="0" w:space="0" w:color="auto"/>
          </w:divBdr>
          <w:divsChild>
            <w:div w:id="1024867735">
              <w:marLeft w:val="0"/>
              <w:marRight w:val="0"/>
              <w:marTop w:val="0"/>
              <w:marBottom w:val="75"/>
              <w:divBdr>
                <w:top w:val="none" w:sz="0" w:space="0" w:color="auto"/>
                <w:left w:val="none" w:sz="0" w:space="0" w:color="auto"/>
                <w:bottom w:val="none" w:sz="0" w:space="0" w:color="auto"/>
                <w:right w:val="none" w:sz="0" w:space="0" w:color="auto"/>
              </w:divBdr>
            </w:div>
            <w:div w:id="1859343262">
              <w:marLeft w:val="0"/>
              <w:marRight w:val="0"/>
              <w:marTop w:val="0"/>
              <w:marBottom w:val="0"/>
              <w:divBdr>
                <w:top w:val="none" w:sz="0" w:space="0" w:color="auto"/>
                <w:left w:val="none" w:sz="0" w:space="0" w:color="auto"/>
                <w:bottom w:val="none" w:sz="0" w:space="0" w:color="auto"/>
                <w:right w:val="none" w:sz="0" w:space="0" w:color="auto"/>
              </w:divBdr>
            </w:div>
            <w:div w:id="978917624">
              <w:marLeft w:val="0"/>
              <w:marRight w:val="0"/>
              <w:marTop w:val="0"/>
              <w:marBottom w:val="0"/>
              <w:divBdr>
                <w:top w:val="none" w:sz="0" w:space="0" w:color="auto"/>
                <w:left w:val="none" w:sz="0" w:space="0" w:color="auto"/>
                <w:bottom w:val="none" w:sz="0" w:space="0" w:color="auto"/>
                <w:right w:val="none" w:sz="0" w:space="0" w:color="auto"/>
              </w:divBdr>
              <w:divsChild>
                <w:div w:id="1673483882">
                  <w:marLeft w:val="0"/>
                  <w:marRight w:val="0"/>
                  <w:marTop w:val="15"/>
                  <w:marBottom w:val="60"/>
                  <w:divBdr>
                    <w:top w:val="none" w:sz="0" w:space="0" w:color="auto"/>
                    <w:left w:val="none" w:sz="0" w:space="0" w:color="auto"/>
                    <w:bottom w:val="none" w:sz="0" w:space="0" w:color="auto"/>
                    <w:right w:val="none" w:sz="0" w:space="0" w:color="auto"/>
                  </w:divBdr>
                </w:div>
                <w:div w:id="1092898913">
                  <w:marLeft w:val="0"/>
                  <w:marRight w:val="0"/>
                  <w:marTop w:val="0"/>
                  <w:marBottom w:val="0"/>
                  <w:divBdr>
                    <w:top w:val="none" w:sz="0" w:space="0" w:color="auto"/>
                    <w:left w:val="none" w:sz="0" w:space="0" w:color="auto"/>
                    <w:bottom w:val="none" w:sz="0" w:space="0" w:color="auto"/>
                    <w:right w:val="none" w:sz="0" w:space="0" w:color="auto"/>
                  </w:divBdr>
                  <w:divsChild>
                    <w:div w:id="929581750">
                      <w:marLeft w:val="0"/>
                      <w:marRight w:val="0"/>
                      <w:marTop w:val="0"/>
                      <w:marBottom w:val="0"/>
                      <w:divBdr>
                        <w:top w:val="none" w:sz="0" w:space="0" w:color="auto"/>
                        <w:left w:val="none" w:sz="0" w:space="0" w:color="auto"/>
                        <w:bottom w:val="none" w:sz="0" w:space="0" w:color="auto"/>
                        <w:right w:val="none" w:sz="0" w:space="0" w:color="auto"/>
                      </w:divBdr>
                    </w:div>
                  </w:divsChild>
                </w:div>
                <w:div w:id="989675506">
                  <w:marLeft w:val="120"/>
                  <w:marRight w:val="0"/>
                  <w:marTop w:val="0"/>
                  <w:marBottom w:val="0"/>
                  <w:divBdr>
                    <w:top w:val="none" w:sz="0" w:space="0" w:color="auto"/>
                    <w:left w:val="none" w:sz="0" w:space="0" w:color="auto"/>
                    <w:bottom w:val="none" w:sz="0" w:space="0" w:color="auto"/>
                    <w:right w:val="none" w:sz="0" w:space="0" w:color="auto"/>
                  </w:divBdr>
                  <w:divsChild>
                    <w:div w:id="7798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07">
              <w:marLeft w:val="0"/>
              <w:marRight w:val="0"/>
              <w:marTop w:val="150"/>
              <w:marBottom w:val="0"/>
              <w:divBdr>
                <w:top w:val="single" w:sz="6" w:space="0" w:color="E4E6E8"/>
                <w:left w:val="none" w:sz="0" w:space="0" w:color="auto"/>
                <w:bottom w:val="none" w:sz="0" w:space="8" w:color="auto"/>
                <w:right w:val="none" w:sz="0" w:space="0" w:color="auto"/>
              </w:divBdr>
              <w:divsChild>
                <w:div w:id="74904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7395">
      <w:bodyDiv w:val="1"/>
      <w:marLeft w:val="0"/>
      <w:marRight w:val="0"/>
      <w:marTop w:val="0"/>
      <w:marBottom w:val="0"/>
      <w:divBdr>
        <w:top w:val="none" w:sz="0" w:space="0" w:color="auto"/>
        <w:left w:val="none" w:sz="0" w:space="0" w:color="auto"/>
        <w:bottom w:val="none" w:sz="0" w:space="0" w:color="auto"/>
        <w:right w:val="none" w:sz="0" w:space="0" w:color="auto"/>
      </w:divBdr>
    </w:div>
    <w:div w:id="1936093840">
      <w:bodyDiv w:val="1"/>
      <w:marLeft w:val="0"/>
      <w:marRight w:val="0"/>
      <w:marTop w:val="0"/>
      <w:marBottom w:val="0"/>
      <w:divBdr>
        <w:top w:val="none" w:sz="0" w:space="0" w:color="auto"/>
        <w:left w:val="none" w:sz="0" w:space="0" w:color="auto"/>
        <w:bottom w:val="none" w:sz="0" w:space="0" w:color="auto"/>
        <w:right w:val="none" w:sz="0" w:space="0" w:color="auto"/>
      </w:divBdr>
      <w:divsChild>
        <w:div w:id="62439008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40601363">
      <w:bodyDiv w:val="1"/>
      <w:marLeft w:val="0"/>
      <w:marRight w:val="0"/>
      <w:marTop w:val="0"/>
      <w:marBottom w:val="0"/>
      <w:divBdr>
        <w:top w:val="none" w:sz="0" w:space="0" w:color="auto"/>
        <w:left w:val="none" w:sz="0" w:space="0" w:color="auto"/>
        <w:bottom w:val="none" w:sz="0" w:space="0" w:color="auto"/>
        <w:right w:val="none" w:sz="0" w:space="0" w:color="auto"/>
      </w:divBdr>
    </w:div>
    <w:div w:id="1942104002">
      <w:bodyDiv w:val="1"/>
      <w:marLeft w:val="0"/>
      <w:marRight w:val="0"/>
      <w:marTop w:val="0"/>
      <w:marBottom w:val="0"/>
      <w:divBdr>
        <w:top w:val="none" w:sz="0" w:space="0" w:color="auto"/>
        <w:left w:val="none" w:sz="0" w:space="0" w:color="auto"/>
        <w:bottom w:val="none" w:sz="0" w:space="0" w:color="auto"/>
        <w:right w:val="none" w:sz="0" w:space="0" w:color="auto"/>
      </w:divBdr>
    </w:div>
    <w:div w:id="1942646895">
      <w:bodyDiv w:val="1"/>
      <w:marLeft w:val="0"/>
      <w:marRight w:val="0"/>
      <w:marTop w:val="0"/>
      <w:marBottom w:val="0"/>
      <w:divBdr>
        <w:top w:val="none" w:sz="0" w:space="0" w:color="auto"/>
        <w:left w:val="none" w:sz="0" w:space="0" w:color="auto"/>
        <w:bottom w:val="none" w:sz="0" w:space="0" w:color="auto"/>
        <w:right w:val="none" w:sz="0" w:space="0" w:color="auto"/>
      </w:divBdr>
    </w:div>
    <w:div w:id="1944217479">
      <w:bodyDiv w:val="1"/>
      <w:marLeft w:val="0"/>
      <w:marRight w:val="0"/>
      <w:marTop w:val="0"/>
      <w:marBottom w:val="0"/>
      <w:divBdr>
        <w:top w:val="none" w:sz="0" w:space="0" w:color="auto"/>
        <w:left w:val="none" w:sz="0" w:space="0" w:color="auto"/>
        <w:bottom w:val="none" w:sz="0" w:space="0" w:color="auto"/>
        <w:right w:val="none" w:sz="0" w:space="0" w:color="auto"/>
      </w:divBdr>
    </w:div>
    <w:div w:id="1959143093">
      <w:bodyDiv w:val="1"/>
      <w:marLeft w:val="0"/>
      <w:marRight w:val="0"/>
      <w:marTop w:val="0"/>
      <w:marBottom w:val="0"/>
      <w:divBdr>
        <w:top w:val="none" w:sz="0" w:space="0" w:color="auto"/>
        <w:left w:val="none" w:sz="0" w:space="0" w:color="auto"/>
        <w:bottom w:val="none" w:sz="0" w:space="0" w:color="auto"/>
        <w:right w:val="none" w:sz="0" w:space="0" w:color="auto"/>
      </w:divBdr>
    </w:div>
    <w:div w:id="1991209224">
      <w:bodyDiv w:val="1"/>
      <w:marLeft w:val="0"/>
      <w:marRight w:val="0"/>
      <w:marTop w:val="0"/>
      <w:marBottom w:val="0"/>
      <w:divBdr>
        <w:top w:val="none" w:sz="0" w:space="0" w:color="auto"/>
        <w:left w:val="none" w:sz="0" w:space="0" w:color="auto"/>
        <w:bottom w:val="none" w:sz="0" w:space="0" w:color="auto"/>
        <w:right w:val="none" w:sz="0" w:space="0" w:color="auto"/>
      </w:divBdr>
    </w:div>
    <w:div w:id="2015838529">
      <w:bodyDiv w:val="1"/>
      <w:marLeft w:val="0"/>
      <w:marRight w:val="0"/>
      <w:marTop w:val="0"/>
      <w:marBottom w:val="0"/>
      <w:divBdr>
        <w:top w:val="none" w:sz="0" w:space="0" w:color="auto"/>
        <w:left w:val="none" w:sz="0" w:space="0" w:color="auto"/>
        <w:bottom w:val="none" w:sz="0" w:space="0" w:color="auto"/>
        <w:right w:val="none" w:sz="0" w:space="0" w:color="auto"/>
      </w:divBdr>
    </w:div>
    <w:div w:id="2021932731">
      <w:bodyDiv w:val="1"/>
      <w:marLeft w:val="0"/>
      <w:marRight w:val="0"/>
      <w:marTop w:val="0"/>
      <w:marBottom w:val="0"/>
      <w:divBdr>
        <w:top w:val="none" w:sz="0" w:space="0" w:color="auto"/>
        <w:left w:val="none" w:sz="0" w:space="0" w:color="auto"/>
        <w:bottom w:val="none" w:sz="0" w:space="0" w:color="auto"/>
        <w:right w:val="none" w:sz="0" w:space="0" w:color="auto"/>
      </w:divBdr>
    </w:div>
    <w:div w:id="2024895079">
      <w:bodyDiv w:val="1"/>
      <w:marLeft w:val="0"/>
      <w:marRight w:val="0"/>
      <w:marTop w:val="0"/>
      <w:marBottom w:val="0"/>
      <w:divBdr>
        <w:top w:val="none" w:sz="0" w:space="0" w:color="auto"/>
        <w:left w:val="none" w:sz="0" w:space="0" w:color="auto"/>
        <w:bottom w:val="none" w:sz="0" w:space="0" w:color="auto"/>
        <w:right w:val="none" w:sz="0" w:space="0" w:color="auto"/>
      </w:divBdr>
    </w:div>
    <w:div w:id="2048605793">
      <w:bodyDiv w:val="1"/>
      <w:marLeft w:val="0"/>
      <w:marRight w:val="0"/>
      <w:marTop w:val="0"/>
      <w:marBottom w:val="0"/>
      <w:divBdr>
        <w:top w:val="none" w:sz="0" w:space="0" w:color="auto"/>
        <w:left w:val="none" w:sz="0" w:space="0" w:color="auto"/>
        <w:bottom w:val="none" w:sz="0" w:space="0" w:color="auto"/>
        <w:right w:val="none" w:sz="0" w:space="0" w:color="auto"/>
      </w:divBdr>
    </w:div>
    <w:div w:id="2052143074">
      <w:bodyDiv w:val="1"/>
      <w:marLeft w:val="0"/>
      <w:marRight w:val="0"/>
      <w:marTop w:val="0"/>
      <w:marBottom w:val="0"/>
      <w:divBdr>
        <w:top w:val="none" w:sz="0" w:space="0" w:color="auto"/>
        <w:left w:val="none" w:sz="0" w:space="0" w:color="auto"/>
        <w:bottom w:val="none" w:sz="0" w:space="0" w:color="auto"/>
        <w:right w:val="none" w:sz="0" w:space="0" w:color="auto"/>
      </w:divBdr>
      <w:divsChild>
        <w:div w:id="1065034159">
          <w:blockQuote w:val="1"/>
          <w:marLeft w:val="0"/>
          <w:marRight w:val="0"/>
          <w:marTop w:val="0"/>
          <w:marBottom w:val="150"/>
          <w:divBdr>
            <w:top w:val="none" w:sz="0" w:space="8" w:color="auto"/>
            <w:left w:val="single" w:sz="12" w:space="8" w:color="FFEB8E"/>
            <w:bottom w:val="none" w:sz="0" w:space="8" w:color="auto"/>
            <w:right w:val="none" w:sz="0" w:space="8" w:color="auto"/>
          </w:divBdr>
        </w:div>
        <w:div w:id="1459446968">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52414672">
      <w:bodyDiv w:val="1"/>
      <w:marLeft w:val="0"/>
      <w:marRight w:val="0"/>
      <w:marTop w:val="0"/>
      <w:marBottom w:val="0"/>
      <w:divBdr>
        <w:top w:val="none" w:sz="0" w:space="0" w:color="auto"/>
        <w:left w:val="none" w:sz="0" w:space="0" w:color="auto"/>
        <w:bottom w:val="none" w:sz="0" w:space="0" w:color="auto"/>
        <w:right w:val="none" w:sz="0" w:space="0" w:color="auto"/>
      </w:divBdr>
    </w:div>
    <w:div w:id="2055931508">
      <w:bodyDiv w:val="1"/>
      <w:marLeft w:val="0"/>
      <w:marRight w:val="0"/>
      <w:marTop w:val="0"/>
      <w:marBottom w:val="0"/>
      <w:divBdr>
        <w:top w:val="none" w:sz="0" w:space="0" w:color="auto"/>
        <w:left w:val="none" w:sz="0" w:space="0" w:color="auto"/>
        <w:bottom w:val="none" w:sz="0" w:space="0" w:color="auto"/>
        <w:right w:val="none" w:sz="0" w:space="0" w:color="auto"/>
      </w:divBdr>
    </w:div>
    <w:div w:id="2066443760">
      <w:bodyDiv w:val="1"/>
      <w:marLeft w:val="0"/>
      <w:marRight w:val="0"/>
      <w:marTop w:val="0"/>
      <w:marBottom w:val="0"/>
      <w:divBdr>
        <w:top w:val="none" w:sz="0" w:space="0" w:color="auto"/>
        <w:left w:val="none" w:sz="0" w:space="0" w:color="auto"/>
        <w:bottom w:val="none" w:sz="0" w:space="0" w:color="auto"/>
        <w:right w:val="none" w:sz="0" w:space="0" w:color="auto"/>
      </w:divBdr>
    </w:div>
    <w:div w:id="2075154511">
      <w:bodyDiv w:val="1"/>
      <w:marLeft w:val="0"/>
      <w:marRight w:val="0"/>
      <w:marTop w:val="0"/>
      <w:marBottom w:val="0"/>
      <w:divBdr>
        <w:top w:val="none" w:sz="0" w:space="0" w:color="auto"/>
        <w:left w:val="none" w:sz="0" w:space="0" w:color="auto"/>
        <w:bottom w:val="none" w:sz="0" w:space="0" w:color="auto"/>
        <w:right w:val="none" w:sz="0" w:space="0" w:color="auto"/>
      </w:divBdr>
    </w:div>
    <w:div w:id="2077046691">
      <w:bodyDiv w:val="1"/>
      <w:marLeft w:val="0"/>
      <w:marRight w:val="0"/>
      <w:marTop w:val="0"/>
      <w:marBottom w:val="0"/>
      <w:divBdr>
        <w:top w:val="none" w:sz="0" w:space="0" w:color="auto"/>
        <w:left w:val="none" w:sz="0" w:space="0" w:color="auto"/>
        <w:bottom w:val="none" w:sz="0" w:space="0" w:color="auto"/>
        <w:right w:val="none" w:sz="0" w:space="0" w:color="auto"/>
      </w:divBdr>
    </w:div>
    <w:div w:id="2077168063">
      <w:bodyDiv w:val="1"/>
      <w:marLeft w:val="0"/>
      <w:marRight w:val="0"/>
      <w:marTop w:val="0"/>
      <w:marBottom w:val="0"/>
      <w:divBdr>
        <w:top w:val="none" w:sz="0" w:space="0" w:color="auto"/>
        <w:left w:val="none" w:sz="0" w:space="0" w:color="auto"/>
        <w:bottom w:val="none" w:sz="0" w:space="0" w:color="auto"/>
        <w:right w:val="none" w:sz="0" w:space="0" w:color="auto"/>
      </w:divBdr>
    </w:div>
    <w:div w:id="2095318917">
      <w:bodyDiv w:val="1"/>
      <w:marLeft w:val="0"/>
      <w:marRight w:val="0"/>
      <w:marTop w:val="0"/>
      <w:marBottom w:val="0"/>
      <w:divBdr>
        <w:top w:val="none" w:sz="0" w:space="0" w:color="auto"/>
        <w:left w:val="none" w:sz="0" w:space="0" w:color="auto"/>
        <w:bottom w:val="none" w:sz="0" w:space="0" w:color="auto"/>
        <w:right w:val="none" w:sz="0" w:space="0" w:color="auto"/>
      </w:divBdr>
      <w:divsChild>
        <w:div w:id="23285921">
          <w:marLeft w:val="0"/>
          <w:marRight w:val="0"/>
          <w:marTop w:val="0"/>
          <w:marBottom w:val="75"/>
          <w:divBdr>
            <w:top w:val="none" w:sz="0" w:space="0" w:color="auto"/>
            <w:left w:val="none" w:sz="0" w:space="0" w:color="auto"/>
            <w:bottom w:val="none" w:sz="0" w:space="0" w:color="auto"/>
            <w:right w:val="none" w:sz="0" w:space="0" w:color="auto"/>
          </w:divBdr>
        </w:div>
      </w:divsChild>
    </w:div>
    <w:div w:id="2098481367">
      <w:bodyDiv w:val="1"/>
      <w:marLeft w:val="0"/>
      <w:marRight w:val="0"/>
      <w:marTop w:val="0"/>
      <w:marBottom w:val="0"/>
      <w:divBdr>
        <w:top w:val="none" w:sz="0" w:space="0" w:color="auto"/>
        <w:left w:val="none" w:sz="0" w:space="0" w:color="auto"/>
        <w:bottom w:val="none" w:sz="0" w:space="0" w:color="auto"/>
        <w:right w:val="none" w:sz="0" w:space="0" w:color="auto"/>
      </w:divBdr>
    </w:div>
    <w:div w:id="2100172597">
      <w:bodyDiv w:val="1"/>
      <w:marLeft w:val="0"/>
      <w:marRight w:val="0"/>
      <w:marTop w:val="0"/>
      <w:marBottom w:val="0"/>
      <w:divBdr>
        <w:top w:val="none" w:sz="0" w:space="0" w:color="auto"/>
        <w:left w:val="none" w:sz="0" w:space="0" w:color="auto"/>
        <w:bottom w:val="none" w:sz="0" w:space="0" w:color="auto"/>
        <w:right w:val="none" w:sz="0" w:space="0" w:color="auto"/>
      </w:divBdr>
    </w:div>
    <w:div w:id="2110155684">
      <w:bodyDiv w:val="1"/>
      <w:marLeft w:val="0"/>
      <w:marRight w:val="0"/>
      <w:marTop w:val="0"/>
      <w:marBottom w:val="0"/>
      <w:divBdr>
        <w:top w:val="none" w:sz="0" w:space="0" w:color="auto"/>
        <w:left w:val="none" w:sz="0" w:space="0" w:color="auto"/>
        <w:bottom w:val="none" w:sz="0" w:space="0" w:color="auto"/>
        <w:right w:val="none" w:sz="0" w:space="0" w:color="auto"/>
      </w:divBdr>
      <w:divsChild>
        <w:div w:id="1943606683">
          <w:marLeft w:val="0"/>
          <w:marRight w:val="0"/>
          <w:marTop w:val="0"/>
          <w:marBottom w:val="0"/>
          <w:divBdr>
            <w:top w:val="none" w:sz="0" w:space="0" w:color="auto"/>
            <w:left w:val="none" w:sz="0" w:space="0" w:color="auto"/>
            <w:bottom w:val="none" w:sz="0" w:space="0" w:color="auto"/>
            <w:right w:val="none" w:sz="0" w:space="0" w:color="auto"/>
          </w:divBdr>
        </w:div>
        <w:div w:id="84034571">
          <w:marLeft w:val="0"/>
          <w:marRight w:val="0"/>
          <w:marTop w:val="0"/>
          <w:marBottom w:val="0"/>
          <w:divBdr>
            <w:top w:val="none" w:sz="0" w:space="0" w:color="auto"/>
            <w:left w:val="none" w:sz="0" w:space="0" w:color="auto"/>
            <w:bottom w:val="none" w:sz="0" w:space="0" w:color="auto"/>
            <w:right w:val="none" w:sz="0" w:space="0" w:color="auto"/>
          </w:divBdr>
        </w:div>
      </w:divsChild>
    </w:div>
    <w:div w:id="2114006424">
      <w:bodyDiv w:val="1"/>
      <w:marLeft w:val="0"/>
      <w:marRight w:val="0"/>
      <w:marTop w:val="0"/>
      <w:marBottom w:val="0"/>
      <w:divBdr>
        <w:top w:val="none" w:sz="0" w:space="0" w:color="auto"/>
        <w:left w:val="none" w:sz="0" w:space="0" w:color="auto"/>
        <w:bottom w:val="none" w:sz="0" w:space="0" w:color="auto"/>
        <w:right w:val="none" w:sz="0" w:space="0" w:color="auto"/>
      </w:divBdr>
    </w:div>
    <w:div w:id="211859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ackoverflow.com/questions/33724125/custom-nginx-container-exits-immediately-when-part-of-docker-compose" TargetMode="External"/><Relationship Id="rId21" Type="http://schemas.openxmlformats.org/officeDocument/2006/relationships/hyperlink" Target="https://github.com/odewahn" TargetMode="External"/><Relationship Id="rId42" Type="http://schemas.openxmlformats.org/officeDocument/2006/relationships/hyperlink" Target="https://stackoverflow.com/users/5016547/joseph238" TargetMode="External"/><Relationship Id="rId63" Type="http://schemas.openxmlformats.org/officeDocument/2006/relationships/hyperlink" Target="https://imgur.com/ROS74NF" TargetMode="External"/><Relationship Id="rId84" Type="http://schemas.openxmlformats.org/officeDocument/2006/relationships/hyperlink" Target="https://stackoverflow.com/questions/29101043/cant-connect-to-docker-from-docker-compose" TargetMode="External"/><Relationship Id="rId138" Type="http://schemas.openxmlformats.org/officeDocument/2006/relationships/hyperlink" Target="https://stackoverflow.com/users/1626977/zeinab-abbasimazar" TargetMode="External"/><Relationship Id="rId159" Type="http://schemas.openxmlformats.org/officeDocument/2006/relationships/hyperlink" Target="https://stackoverflow.com/questions/38088279/communication-between-multiple-docker-compose-projects" TargetMode="External"/><Relationship Id="rId170" Type="http://schemas.openxmlformats.org/officeDocument/2006/relationships/hyperlink" Target="https://stackoverflow.com/questions/32030360/volume-changes-not-persistent-after-docker-compose-run-command-djangos-colle" TargetMode="External"/><Relationship Id="rId191" Type="http://schemas.openxmlformats.org/officeDocument/2006/relationships/hyperlink" Target="https://docs.docker.com/engine/extend/plugins/" TargetMode="External"/><Relationship Id="rId205" Type="http://schemas.openxmlformats.org/officeDocument/2006/relationships/hyperlink" Target="https://stackoverflow.com/questions/39175194/docker-compose-persistent-data-mysql" TargetMode="External"/><Relationship Id="rId226" Type="http://schemas.openxmlformats.org/officeDocument/2006/relationships/hyperlink" Target="https://github.com/docker/compose/issues/666" TargetMode="External"/><Relationship Id="rId247" Type="http://schemas.openxmlformats.org/officeDocument/2006/relationships/hyperlink" Target="https://docs.docker.com/engine/userguide/networking/work-with-networks/" TargetMode="External"/><Relationship Id="rId107" Type="http://schemas.openxmlformats.org/officeDocument/2006/relationships/hyperlink" Target="https://stackoverflow.com/questions/33021084/how-to-handle-ip-addresses-when-linking-docker-containers-with-each-other-using" TargetMode="External"/><Relationship Id="rId268" Type="http://schemas.openxmlformats.org/officeDocument/2006/relationships/hyperlink" Target="https://docs.docker.com/installation/windows/" TargetMode="External"/><Relationship Id="rId289" Type="http://schemas.openxmlformats.org/officeDocument/2006/relationships/hyperlink" Target="https://docs.docker.com/engine/userguide/networking/get-started-overlay/" TargetMode="External"/><Relationship Id="rId11" Type="http://schemas.openxmlformats.org/officeDocument/2006/relationships/hyperlink" Target="http://blog.chmouel.com/2014/11/04/avoiding-race-conditions-between-containers-with-docker-and-fig/" TargetMode="External"/><Relationship Id="rId32" Type="http://schemas.openxmlformats.org/officeDocument/2006/relationships/hyperlink" Target="https://stackoverflow.com/users/1274908/ericmjl" TargetMode="External"/><Relationship Id="rId53" Type="http://schemas.openxmlformats.org/officeDocument/2006/relationships/hyperlink" Target="https://docs.docker.com/compose/compose-file/" TargetMode="External"/><Relationship Id="rId74" Type="http://schemas.openxmlformats.org/officeDocument/2006/relationships/hyperlink" Target="https://docs.docker.com/compose/yml/" TargetMode="External"/><Relationship Id="rId128" Type="http://schemas.openxmlformats.org/officeDocument/2006/relationships/hyperlink" Target="https://stackoverflow.com/questions/34340985/docker-pgconnectionbad" TargetMode="External"/><Relationship Id="rId149" Type="http://schemas.openxmlformats.org/officeDocument/2006/relationships/hyperlink" Target="https://github.com/Evedel/bow" TargetMode="External"/><Relationship Id="rId5" Type="http://schemas.openxmlformats.org/officeDocument/2006/relationships/webSettings" Target="webSettings.xml"/><Relationship Id="rId95" Type="http://schemas.openxmlformats.org/officeDocument/2006/relationships/hyperlink" Target="http://kubernetes.io/v1.0/docs/user-guide/pods.html" TargetMode="External"/><Relationship Id="rId160" Type="http://schemas.openxmlformats.org/officeDocument/2006/relationships/hyperlink" Target="http://docs.docker.com/compose/networking/" TargetMode="External"/><Relationship Id="rId181" Type="http://schemas.openxmlformats.org/officeDocument/2006/relationships/hyperlink" Target="https://docs.docker.com/engine/reference/commandline/secret/" TargetMode="External"/><Relationship Id="rId216" Type="http://schemas.openxmlformats.org/officeDocument/2006/relationships/hyperlink" Target="http://127.0.0.1:8000/" TargetMode="External"/><Relationship Id="rId237" Type="http://schemas.openxmlformats.org/officeDocument/2006/relationships/hyperlink" Target="http://www.developmentalmadness.com/2016/03/05/docker-permanently-mount-a-virtualbox-shared-folder/" TargetMode="External"/><Relationship Id="rId258" Type="http://schemas.openxmlformats.org/officeDocument/2006/relationships/hyperlink" Target="https://github.com/docker/machine/issues/179" TargetMode="External"/><Relationship Id="rId279" Type="http://schemas.openxmlformats.org/officeDocument/2006/relationships/hyperlink" Target="https://github.com/bocharsky-bw/docker" TargetMode="External"/><Relationship Id="rId22" Type="http://schemas.openxmlformats.org/officeDocument/2006/relationships/hyperlink" Target="https://stackoverflow.com/questions/35495639/docker-compose-mount-window-folder" TargetMode="External"/><Relationship Id="rId43" Type="http://schemas.openxmlformats.org/officeDocument/2006/relationships/hyperlink" Target="https://stackoverflow.com/questions/36249744/interactive-shell-using-docker-compose" TargetMode="External"/><Relationship Id="rId64" Type="http://schemas.openxmlformats.org/officeDocument/2006/relationships/hyperlink" Target="https://en.wikipedia.org/wiki/Tmpfs" TargetMode="External"/><Relationship Id="rId118" Type="http://schemas.openxmlformats.org/officeDocument/2006/relationships/hyperlink" Target="https://stackoverflow.com/users/429982/gerrat" TargetMode="External"/><Relationship Id="rId139" Type="http://schemas.openxmlformats.org/officeDocument/2006/relationships/hyperlink" Target="https://stackoverflow.com/questions/43879637/docker-container-cannot-connect-to-host-machine-no-route-to-host" TargetMode="External"/><Relationship Id="rId290" Type="http://schemas.openxmlformats.org/officeDocument/2006/relationships/fontTable" Target="fontTable.xml"/><Relationship Id="rId85" Type="http://schemas.openxmlformats.org/officeDocument/2006/relationships/hyperlink" Target="http://stackoverflow.com/a/33596140/434961" TargetMode="External"/><Relationship Id="rId150" Type="http://schemas.openxmlformats.org/officeDocument/2006/relationships/hyperlink" Target="https://stackoverflow.com/questions/40336248/docker-compose-how-reference-many-schemas-in-one-mysql-container" TargetMode="External"/><Relationship Id="rId171" Type="http://schemas.openxmlformats.org/officeDocument/2006/relationships/hyperlink" Target="https://stackoverflow.com/questions/39013222/data-container-with-named-or-anonymous-volumes-conceptual-problems-discuss" TargetMode="External"/><Relationship Id="rId192" Type="http://schemas.openxmlformats.org/officeDocument/2006/relationships/hyperlink" Target="https://github.com/CWSpear/local-persist" TargetMode="External"/><Relationship Id="rId206" Type="http://schemas.openxmlformats.org/officeDocument/2006/relationships/hyperlink" Target="https://stackoverflow.com/questions/34511336/docker-compose-persistent-data-trouble" TargetMode="External"/><Relationship Id="rId227" Type="http://schemas.openxmlformats.org/officeDocument/2006/relationships/hyperlink" Target="http://docker-machine-ip:4444/wd/hub/static/resource/hub.html" TargetMode="External"/><Relationship Id="rId248" Type="http://schemas.openxmlformats.org/officeDocument/2006/relationships/hyperlink" Target="https://stackoverflow.com/questions/32022014/auto-reloading-of-code-changes-with-django-development-in-docker-with-gunicorn" TargetMode="External"/><Relationship Id="rId269" Type="http://schemas.openxmlformats.org/officeDocument/2006/relationships/hyperlink" Target="https://www.python.org/downloads" TargetMode="External"/><Relationship Id="rId12" Type="http://schemas.openxmlformats.org/officeDocument/2006/relationships/hyperlink" Target="https://docs.docker.com/reference/commandline/wait/" TargetMode="External"/><Relationship Id="rId33" Type="http://schemas.openxmlformats.org/officeDocument/2006/relationships/hyperlink" Target="https://stackoverflow.com/questions/36249744/interactive-shell-using-docker-compose" TargetMode="External"/><Relationship Id="rId108" Type="http://schemas.openxmlformats.org/officeDocument/2006/relationships/hyperlink" Target="https://docs.docker.com/compose/compose-file/" TargetMode="External"/><Relationship Id="rId129" Type="http://schemas.openxmlformats.org/officeDocument/2006/relationships/hyperlink" Target="http://pastebin.com/TF3VQkZT" TargetMode="External"/><Relationship Id="rId280" Type="http://schemas.openxmlformats.org/officeDocument/2006/relationships/hyperlink" Target="http://docs.docker.com/userguide/dockerlinks/" TargetMode="External"/><Relationship Id="rId54" Type="http://schemas.openxmlformats.org/officeDocument/2006/relationships/hyperlink" Target="https://stackoverflow.com/questions/36312699/chown-docker-volumes-on-host-possibly-through-docker-compose" TargetMode="External"/><Relationship Id="rId75" Type="http://schemas.openxmlformats.org/officeDocument/2006/relationships/hyperlink" Target="https://github.com/docker/compose/issues/1866" TargetMode="External"/><Relationship Id="rId96" Type="http://schemas.openxmlformats.org/officeDocument/2006/relationships/hyperlink" Target="http://googlecloudplatform.blogspot.fr/2015/01/everything-you-wanted-to-know-about-Kubernetes-but-were-afraid-to-ask.html" TargetMode="External"/><Relationship Id="rId140" Type="http://schemas.openxmlformats.org/officeDocument/2006/relationships/hyperlink" Target="https://stackoverflow.com/questions/39977955/how-to-mount-docker-volume-into-my-docker-project-using-compose" TargetMode="External"/><Relationship Id="rId161" Type="http://schemas.openxmlformats.org/officeDocument/2006/relationships/hyperlink" Target="https://stackoverflow.com/questions/29727171/docker-compose-up-leads-to-client-and-server-dont-have-same-version-client" TargetMode="External"/><Relationship Id="rId182" Type="http://schemas.openxmlformats.org/officeDocument/2006/relationships/hyperlink" Target="https://docs.docker.com/compose/compose-file/" TargetMode="External"/><Relationship Id="rId217" Type="http://schemas.openxmlformats.org/officeDocument/2006/relationships/hyperlink" Target="https://docs.docker.com/compose/django/" TargetMode="External"/><Relationship Id="rId6" Type="http://schemas.openxmlformats.org/officeDocument/2006/relationships/hyperlink" Target="https://stackoverflow.com/questions/39493490/provide-static-ip-to-docker-containers-via-docker-compose" TargetMode="External"/><Relationship Id="rId238" Type="http://schemas.openxmlformats.org/officeDocument/2006/relationships/image" Target="media/image11.png"/><Relationship Id="rId259" Type="http://schemas.openxmlformats.org/officeDocument/2006/relationships/hyperlink" Target="https://github.com/synack/docker-rsync" TargetMode="External"/><Relationship Id="rId23" Type="http://schemas.openxmlformats.org/officeDocument/2006/relationships/hyperlink" Target="https://github.com/boot2docker/boot2docker" TargetMode="External"/><Relationship Id="rId119" Type="http://schemas.openxmlformats.org/officeDocument/2006/relationships/hyperlink" Target="https://stackoverflow.com/questions/33724125/custom-nginx-container-exits-immediately-when-part-of-docker-compose" TargetMode="External"/><Relationship Id="rId270" Type="http://schemas.openxmlformats.org/officeDocument/2006/relationships/hyperlink" Target="https://pypi.python.org/pypi/pip" TargetMode="External"/><Relationship Id="rId291" Type="http://schemas.openxmlformats.org/officeDocument/2006/relationships/theme" Target="theme/theme1.xml"/><Relationship Id="rId44" Type="http://schemas.openxmlformats.org/officeDocument/2006/relationships/hyperlink" Target="https://stackoverflow.com/users/1263211/mkasberg" TargetMode="External"/><Relationship Id="rId65" Type="http://schemas.openxmlformats.org/officeDocument/2006/relationships/hyperlink" Target="https://stackoverflow.com/users/2706422/h3nrik" TargetMode="External"/><Relationship Id="rId86" Type="http://schemas.openxmlformats.org/officeDocument/2006/relationships/hyperlink" Target="https://subosito.com/posts/docker-tips/" TargetMode="External"/><Relationship Id="rId130" Type="http://schemas.openxmlformats.org/officeDocument/2006/relationships/hyperlink" Target="http://pastebin.com/eGtRBDr4" TargetMode="External"/><Relationship Id="rId151" Type="http://schemas.openxmlformats.org/officeDocument/2006/relationships/hyperlink" Target="https://github.com/flyway/flyway/blob/master/flyway-core/src/test/resources/migration/dbsupport/mysql/createDatabase.sql" TargetMode="External"/><Relationship Id="rId172" Type="http://schemas.openxmlformats.org/officeDocument/2006/relationships/hyperlink" Target="https://stackoverflow.com/a/38984689/3625317" TargetMode="External"/><Relationship Id="rId193" Type="http://schemas.openxmlformats.org/officeDocument/2006/relationships/hyperlink" Target="https://stackoverflow.com/questions/40293757/docker-nginx-proxy-proxy-between-containers" TargetMode="External"/><Relationship Id="rId207" Type="http://schemas.openxmlformats.org/officeDocument/2006/relationships/hyperlink" Target="https://docs.docker.com/engine/tutorials/dockervolumes/" TargetMode="External"/><Relationship Id="rId228" Type="http://schemas.openxmlformats.org/officeDocument/2006/relationships/hyperlink" Target="https://github.com/docker/compose/issues/1991" TargetMode="External"/><Relationship Id="rId249" Type="http://schemas.openxmlformats.org/officeDocument/2006/relationships/hyperlink" Target="https://docs.docker.com/compose/django/" TargetMode="External"/><Relationship Id="rId13" Type="http://schemas.openxmlformats.org/officeDocument/2006/relationships/hyperlink" Target="https://github.com/docker/compose/issues/374" TargetMode="External"/><Relationship Id="rId109" Type="http://schemas.openxmlformats.org/officeDocument/2006/relationships/hyperlink" Target="https://docs.docker.com/compose/env/" TargetMode="External"/><Relationship Id="rId260" Type="http://schemas.openxmlformats.org/officeDocument/2006/relationships/hyperlink" Target="https://stackoverflow.com/questions/30043872/docker-compose-node-modules-not-present-in-a-volume-after-npm-install-succeeds" TargetMode="External"/><Relationship Id="rId281" Type="http://schemas.openxmlformats.org/officeDocument/2006/relationships/hyperlink" Target="http://docs.docker.com/compose/yml/" TargetMode="External"/><Relationship Id="rId34" Type="http://schemas.openxmlformats.org/officeDocument/2006/relationships/hyperlink" Target="https://stackoverflow.com/users/2308683/cricket-007" TargetMode="External"/><Relationship Id="rId50" Type="http://schemas.openxmlformats.org/officeDocument/2006/relationships/hyperlink" Target="https://stackoverflow.com/questions/39176561/docker-composer-copy-files" TargetMode="External"/><Relationship Id="rId55" Type="http://schemas.openxmlformats.org/officeDocument/2006/relationships/hyperlink" Target="https://stackoverflow.com/questions/44575369/docker-compose-persistent-data-on-host-and-container" TargetMode="External"/><Relationship Id="rId76" Type="http://schemas.openxmlformats.org/officeDocument/2006/relationships/hyperlink" Target="https://stackoverflow.com/questions/29568352/using-docker-compose-with-ci-how-to-deal-with-exit-codes-and-daemonized-linked" TargetMode="External"/><Relationship Id="rId97" Type="http://schemas.openxmlformats.org/officeDocument/2006/relationships/hyperlink" Target="https://stackoverflow.com/questions/33946144/what-are-the-differences-between-kubernetes-pods-and-docker-composes-composur/33946256" TargetMode="External"/><Relationship Id="rId104" Type="http://schemas.openxmlformats.org/officeDocument/2006/relationships/hyperlink" Target="https://stackoverflow.com/a/45071126/2979435" TargetMode="External"/><Relationship Id="rId120" Type="http://schemas.openxmlformats.org/officeDocument/2006/relationships/hyperlink" Target="https://stackoverflow.com/questions/42244079/how-to-replace-volumes-from-in-docker-composer-v3" TargetMode="External"/><Relationship Id="rId125" Type="http://schemas.openxmlformats.org/officeDocument/2006/relationships/hyperlink" Target="https://github.com/docker/compose" TargetMode="External"/><Relationship Id="rId141" Type="http://schemas.openxmlformats.org/officeDocument/2006/relationships/hyperlink" Target="https://stackoverflow.com/questions/43208979/docker-run-script-in-host-on-docker-compose-up" TargetMode="External"/><Relationship Id="rId146" Type="http://schemas.openxmlformats.org/officeDocument/2006/relationships/hyperlink" Target="https://stackoverflow.com/questions/39918794/cant-delete-docker-image-from-registry" TargetMode="External"/><Relationship Id="rId167" Type="http://schemas.openxmlformats.org/officeDocument/2006/relationships/hyperlink" Target="https://hub.docker.com/r/library/mongo/" TargetMode="External"/><Relationship Id="rId188" Type="http://schemas.openxmlformats.org/officeDocument/2006/relationships/hyperlink" Target="https://docs.docker.com/compose/compose-file/" TargetMode="External"/><Relationship Id="rId7" Type="http://schemas.openxmlformats.org/officeDocument/2006/relationships/hyperlink" Target="https://stackoverflow.com/questions/42567475/docker-compose-check-if-mysql-connection-is-ready" TargetMode="External"/><Relationship Id="rId71" Type="http://schemas.openxmlformats.org/officeDocument/2006/relationships/hyperlink" Target="https://stackoverflow.com/questions/33017329/where-is-a-log-file-with-logs-from-a-container" TargetMode="External"/><Relationship Id="rId92" Type="http://schemas.openxmlformats.org/officeDocument/2006/relationships/hyperlink" Target="https://docs.docker.com/swarm/" TargetMode="External"/><Relationship Id="rId162" Type="http://schemas.openxmlformats.org/officeDocument/2006/relationships/hyperlink" Target="https://docs.docker.com/compose/reference/envvars/" TargetMode="External"/><Relationship Id="rId183" Type="http://schemas.openxmlformats.org/officeDocument/2006/relationships/hyperlink" Target="https://docs.docker.com/compose/compose-file/" TargetMode="External"/><Relationship Id="rId213" Type="http://schemas.openxmlformats.org/officeDocument/2006/relationships/hyperlink" Target="https://docs.docker.com/compose/compose-file/" TargetMode="External"/><Relationship Id="rId218" Type="http://schemas.openxmlformats.org/officeDocument/2006/relationships/hyperlink" Target="https://github.com/docker/compose/tree/1.3.0rc3" TargetMode="External"/><Relationship Id="rId234" Type="http://schemas.openxmlformats.org/officeDocument/2006/relationships/image" Target="media/image8.jpeg"/><Relationship Id="rId239" Type="http://schemas.openxmlformats.org/officeDocument/2006/relationships/hyperlink" Target="https://stackoverflow.com/questions/35832095/difference-between-links-and-depends-on-in-docker-compose-yml" TargetMode="External"/><Relationship Id="rId2" Type="http://schemas.openxmlformats.org/officeDocument/2006/relationships/numbering" Target="numbering.xml"/><Relationship Id="rId29" Type="http://schemas.openxmlformats.org/officeDocument/2006/relationships/hyperlink" Target="https://stackoverflow.com/questions/36249744/interactive-shell-using-docker-compose" TargetMode="External"/><Relationship Id="rId250" Type="http://schemas.openxmlformats.org/officeDocument/2006/relationships/hyperlink" Target="https://github.com/rackerlabs/guestbook" TargetMode="External"/><Relationship Id="rId255" Type="http://schemas.openxmlformats.org/officeDocument/2006/relationships/hyperlink" Target="https://stackoverflow.com/questions/33807891/windows-boot2docker-how-to-add-d-drive-to-be-accessible-from-within-docker/33988307" TargetMode="External"/><Relationship Id="rId271" Type="http://schemas.openxmlformats.org/officeDocument/2006/relationships/hyperlink" Target="https://stackoverflow.com/questions/29377853/how-to-use-environment-variables-in-docker-compose" TargetMode="External"/><Relationship Id="rId276" Type="http://schemas.openxmlformats.org/officeDocument/2006/relationships/hyperlink" Target="https://stackoverflow.com/questions/29905953/how-to-correctly-link-php-fpm-and-nginx-docker-containers" TargetMode="External"/><Relationship Id="rId24" Type="http://schemas.openxmlformats.org/officeDocument/2006/relationships/hyperlink" Target="https://stackoverflow.com/users/1068191/kurt-raschke" TargetMode="External"/><Relationship Id="rId40" Type="http://schemas.openxmlformats.org/officeDocument/2006/relationships/hyperlink" Target="https://github.com/docker/compose/issues/3194" TargetMode="External"/><Relationship Id="rId45" Type="http://schemas.openxmlformats.org/officeDocument/2006/relationships/hyperlink" Target="https://stackoverflow.com/questions/36249744/interactive-shell-using-docker-compose" TargetMode="External"/><Relationship Id="rId66" Type="http://schemas.openxmlformats.org/officeDocument/2006/relationships/hyperlink" Target="https://stackoverflow.com/questions/31909979/docker-machine-no-space-left-on-device" TargetMode="External"/><Relationship Id="rId87" Type="http://schemas.openxmlformats.org/officeDocument/2006/relationships/hyperlink" Target="https://stackoverflow.com/questions/33066528/should-i-use-docker-compose-start-up-or-run" TargetMode="External"/><Relationship Id="rId110" Type="http://schemas.openxmlformats.org/officeDocument/2006/relationships/hyperlink" Target="https://stackoverflow.com/questions/33639138/docker-networking-nginx-emerg-host-not-found-in-upstream" TargetMode="External"/><Relationship Id="rId115" Type="http://schemas.openxmlformats.org/officeDocument/2006/relationships/image" Target="media/image7.png"/><Relationship Id="rId131" Type="http://schemas.openxmlformats.org/officeDocument/2006/relationships/hyperlink" Target="http://pastebin.com/9UMZ4y03" TargetMode="External"/><Relationship Id="rId136" Type="http://schemas.openxmlformats.org/officeDocument/2006/relationships/hyperlink" Target="https://stackoverflow.com/questions/39414373/docker-compose-using-environment-variables-to-set-extra-host?answertab=active" TargetMode="External"/><Relationship Id="rId157" Type="http://schemas.openxmlformats.org/officeDocument/2006/relationships/hyperlink" Target="https://stackoverflow.com/users/1202145/bhargav-nanekalva" TargetMode="External"/><Relationship Id="rId178" Type="http://schemas.openxmlformats.org/officeDocument/2006/relationships/hyperlink" Target="https://stackoverflow.com/questions/37459031/connecting-to-a-docker-compose-mysql-container-denies-access-but-docker-running" TargetMode="External"/><Relationship Id="rId61" Type="http://schemas.openxmlformats.org/officeDocument/2006/relationships/hyperlink" Target="https://stackoverflow.com/questions/36876613/how-to-substitute-variable-value-in-docker-run-command" TargetMode="External"/><Relationship Id="rId82" Type="http://schemas.openxmlformats.org/officeDocument/2006/relationships/hyperlink" Target="https://stackoverflow.com/questions/29101043/cant-connect-to-docker-from-docker-compose" TargetMode="External"/><Relationship Id="rId152" Type="http://schemas.openxmlformats.org/officeDocument/2006/relationships/hyperlink" Target="https://stackoverflow.com/questions/30063907/using-docker-compose-how-to-execute-multiple-commands" TargetMode="External"/><Relationship Id="rId173" Type="http://schemas.openxmlformats.org/officeDocument/2006/relationships/hyperlink" Target="http://stackoverflow.com/q/36011595/596285" TargetMode="External"/><Relationship Id="rId194" Type="http://schemas.openxmlformats.org/officeDocument/2006/relationships/hyperlink" Target="https://github.com/sameersbn/docker-gitlab" TargetMode="External"/><Relationship Id="rId199" Type="http://schemas.openxmlformats.org/officeDocument/2006/relationships/hyperlink" Target="https://stackoverflow.com/questions/35194761/how-to-let-different-docker-containers-talk-to-each-other-without-exposing-the-p" TargetMode="External"/><Relationship Id="rId203" Type="http://schemas.openxmlformats.org/officeDocument/2006/relationships/hyperlink" Target="https://stackoverflow.com/questions/45271420/docker-where-is-docker-volume-located-for-this-compose-file" TargetMode="External"/><Relationship Id="rId208" Type="http://schemas.openxmlformats.org/officeDocument/2006/relationships/hyperlink" Target="https://stackoverflow.com/questions/30926813/pull-private-docker-images-from-google-container-registry-w-o-gcloud" TargetMode="External"/><Relationship Id="rId229" Type="http://schemas.openxmlformats.org/officeDocument/2006/relationships/hyperlink" Target="http://localhost:8081/" TargetMode="External"/><Relationship Id="rId19" Type="http://schemas.openxmlformats.org/officeDocument/2006/relationships/image" Target="media/image1.png"/><Relationship Id="rId224" Type="http://schemas.openxmlformats.org/officeDocument/2006/relationships/hyperlink" Target="https://github.com/docker/docker/issues/7198" TargetMode="External"/><Relationship Id="rId240" Type="http://schemas.openxmlformats.org/officeDocument/2006/relationships/hyperlink" Target="https://docs.docker.com/compose/django/" TargetMode="External"/><Relationship Id="rId245" Type="http://schemas.openxmlformats.org/officeDocument/2006/relationships/hyperlink" Target="https://stackoverflow.com/questions/36489696/cannot-link-to-a-running-container-started-by-docker-compose" TargetMode="External"/><Relationship Id="rId261" Type="http://schemas.openxmlformats.org/officeDocument/2006/relationships/hyperlink" Target="https://docs.docker.com/userguide/dockervolumes/" TargetMode="External"/><Relationship Id="rId266" Type="http://schemas.openxmlformats.org/officeDocument/2006/relationships/hyperlink" Target="https://docs.docker.com/compose/reference/down/" TargetMode="External"/><Relationship Id="rId287" Type="http://schemas.openxmlformats.org/officeDocument/2006/relationships/hyperlink" Target="https://stackoverflow.com/questions/29307645/how-to-link-docker-container-to-each-other-with-docker-compose" TargetMode="External"/><Relationship Id="rId14" Type="http://schemas.openxmlformats.org/officeDocument/2006/relationships/hyperlink" Target="https://github.com/docker/docker/issues/21142" TargetMode="External"/><Relationship Id="rId30" Type="http://schemas.openxmlformats.org/officeDocument/2006/relationships/hyperlink" Target="https://stackoverflow.com/users/541949/ivoba" TargetMode="External"/><Relationship Id="rId35" Type="http://schemas.openxmlformats.org/officeDocument/2006/relationships/hyperlink" Target="https://stackoverflow.com/questions/36249744/interactive-shell-using-docker-compose" TargetMode="External"/><Relationship Id="rId56" Type="http://schemas.openxmlformats.org/officeDocument/2006/relationships/hyperlink" Target="https://stackoverflow.com/questions/45573831/docker-compose-not-able-to-copy-haproxy-cfg" TargetMode="External"/><Relationship Id="rId77" Type="http://schemas.openxmlformats.org/officeDocument/2006/relationships/hyperlink" Target="https://docs.docker.com/compose/reference/up/" TargetMode="External"/><Relationship Id="rId100" Type="http://schemas.openxmlformats.org/officeDocument/2006/relationships/hyperlink" Target="https://i.stack.imgur.com/33iS2.jpg" TargetMode="External"/><Relationship Id="rId105" Type="http://schemas.openxmlformats.org/officeDocument/2006/relationships/hyperlink" Target="https://github.com/mageddo/dns-proxy-server" TargetMode="External"/><Relationship Id="rId126" Type="http://schemas.openxmlformats.org/officeDocument/2006/relationships/hyperlink" Target="https://stackoverflow.com/questions/6051090/how-can-i-escape-characters-in-yaml" TargetMode="External"/><Relationship Id="rId147" Type="http://schemas.openxmlformats.org/officeDocument/2006/relationships/hyperlink" Target="https://stackoverflow.com/q/37033055/6638204" TargetMode="External"/><Relationship Id="rId168" Type="http://schemas.openxmlformats.org/officeDocument/2006/relationships/hyperlink" Target="https://github.com/docker-library/mongo/pull/145" TargetMode="External"/><Relationship Id="rId282" Type="http://schemas.openxmlformats.org/officeDocument/2006/relationships/hyperlink" Target="http://docs.docker.com/compose/env/" TargetMode="External"/><Relationship Id="rId8" Type="http://schemas.openxmlformats.org/officeDocument/2006/relationships/hyperlink" Target="https://github.com/vishnubob/wait-for-it" TargetMode="External"/><Relationship Id="rId51" Type="http://schemas.openxmlformats.org/officeDocument/2006/relationships/image" Target="media/image2.png"/><Relationship Id="rId72" Type="http://schemas.openxmlformats.org/officeDocument/2006/relationships/hyperlink" Target="https://docs.docker.com/engine/reference/commandline/inspect/" TargetMode="External"/><Relationship Id="rId93" Type="http://schemas.openxmlformats.org/officeDocument/2006/relationships/hyperlink" Target="https://docs.docker.com/engine/swarm/" TargetMode="External"/><Relationship Id="rId98" Type="http://schemas.openxmlformats.org/officeDocument/2006/relationships/hyperlink" Target="https://stackoverflow.com/users/1686628/ealeon" TargetMode="External"/><Relationship Id="rId121" Type="http://schemas.openxmlformats.org/officeDocument/2006/relationships/hyperlink" Target="https://github.com/CWSpear/local-persist" TargetMode="External"/><Relationship Id="rId142" Type="http://schemas.openxmlformats.org/officeDocument/2006/relationships/hyperlink" Target="https://stackoverflow.com/questions/32163955/how-to-run-shell-script-on-host-from-docker-container" TargetMode="External"/><Relationship Id="rId163" Type="http://schemas.openxmlformats.org/officeDocument/2006/relationships/hyperlink" Target="https://stackoverflow.com/questions/42912755/how-to-create-a-db-for-mongodb-container-on-start-up" TargetMode="External"/><Relationship Id="rId184" Type="http://schemas.openxmlformats.org/officeDocument/2006/relationships/hyperlink" Target="https://docs.docker.com/compose/compose-file/" TargetMode="External"/><Relationship Id="rId189" Type="http://schemas.openxmlformats.org/officeDocument/2006/relationships/hyperlink" Target="https://stackoverflow.com/questions/36312699/chown-docker-volumes-on-host-possibly-through-docker-compose" TargetMode="External"/><Relationship Id="rId219" Type="http://schemas.openxmlformats.org/officeDocument/2006/relationships/hyperlink" Target="https://stackoverflow.com/questions/33575351/docker-machine-on-mac-cannot-see-mounted-volumes-on-docker-host-docker-machine" TargetMode="External"/><Relationship Id="rId3" Type="http://schemas.openxmlformats.org/officeDocument/2006/relationships/styles" Target="styles.xml"/><Relationship Id="rId214" Type="http://schemas.openxmlformats.org/officeDocument/2006/relationships/hyperlink" Target="https://docs.docker.com/compose/compose-file/" TargetMode="External"/><Relationship Id="rId230" Type="http://schemas.openxmlformats.org/officeDocument/2006/relationships/hyperlink" Target="https://docs.djangoproject.com/en/1.10/topics/testing/tools/" TargetMode="External"/><Relationship Id="rId235" Type="http://schemas.openxmlformats.org/officeDocument/2006/relationships/image" Target="media/image9.jpeg"/><Relationship Id="rId251" Type="http://schemas.openxmlformats.org/officeDocument/2006/relationships/hyperlink" Target="https://stackoverflow.com/questions/33966225/shared-folder-in-docker-with-windows-not-only-c-user-path" TargetMode="External"/><Relationship Id="rId256" Type="http://schemas.openxmlformats.org/officeDocument/2006/relationships/hyperlink" Target="https://docs.docker.com/engine/userguide/dockervolumes/" TargetMode="External"/><Relationship Id="rId277" Type="http://schemas.openxmlformats.org/officeDocument/2006/relationships/hyperlink" Target="https://registry.hub.docker.com/_/nginx/" TargetMode="External"/><Relationship Id="rId25" Type="http://schemas.openxmlformats.org/officeDocument/2006/relationships/hyperlink" Target="https://stackoverflow.com/a/35445801/6309" TargetMode="External"/><Relationship Id="rId46" Type="http://schemas.openxmlformats.org/officeDocument/2006/relationships/hyperlink" Target="https://stackoverflow.com/users/401636/aaron-mcmillin" TargetMode="External"/><Relationship Id="rId67" Type="http://schemas.openxmlformats.org/officeDocument/2006/relationships/image" Target="media/image5.png"/><Relationship Id="rId116" Type="http://schemas.openxmlformats.org/officeDocument/2006/relationships/hyperlink" Target="https://stackoverflow.com/users/429982/gerrat" TargetMode="External"/><Relationship Id="rId137" Type="http://schemas.openxmlformats.org/officeDocument/2006/relationships/hyperlink" Target="https://docs.docker.com/compose/reference/build/" TargetMode="External"/><Relationship Id="rId158" Type="http://schemas.openxmlformats.org/officeDocument/2006/relationships/hyperlink" Target="https://stackoverflow.com/questions/29725955/how-do-links-and-scaling-work-together-in-docker-compose" TargetMode="External"/><Relationship Id="rId272" Type="http://schemas.openxmlformats.org/officeDocument/2006/relationships/hyperlink" Target="https://github.com/docker/compose/releases" TargetMode="External"/><Relationship Id="rId20" Type="http://schemas.openxmlformats.org/officeDocument/2006/relationships/hyperlink" Target="http://odewahn.github.io/docker-jumpstart/boot2docker.html" TargetMode="External"/><Relationship Id="rId41" Type="http://schemas.openxmlformats.org/officeDocument/2006/relationships/hyperlink" Target="https://github.com/docker/compose/pull/3980" TargetMode="External"/><Relationship Id="rId62" Type="http://schemas.openxmlformats.org/officeDocument/2006/relationships/hyperlink" Target="https://stackoverflow.com/questions/31909979/docker-machine-no-space-left-on-device" TargetMode="External"/><Relationship Id="rId83" Type="http://schemas.openxmlformats.org/officeDocument/2006/relationships/hyperlink" Target="https://stackoverflow.com/users/1284805/sld" TargetMode="External"/><Relationship Id="rId88" Type="http://schemas.openxmlformats.org/officeDocument/2006/relationships/hyperlink" Target="https://github.com/docker/compose/blob/17682c58db8986f1d1492559d72b3960b86f5f05/docs/reference/run.md" TargetMode="External"/><Relationship Id="rId111" Type="http://schemas.openxmlformats.org/officeDocument/2006/relationships/hyperlink" Target="https://docs.docker.com/compose/compose-file/" TargetMode="External"/><Relationship Id="rId132" Type="http://schemas.openxmlformats.org/officeDocument/2006/relationships/hyperlink" Target="https://stackoverflow.com/questions/45933083/dockerfile-pass-environments-on-docker-compose-build" TargetMode="External"/><Relationship Id="rId153" Type="http://schemas.openxmlformats.org/officeDocument/2006/relationships/hyperlink" Target="https://github.com/jwilder/dockerize" TargetMode="External"/><Relationship Id="rId174" Type="http://schemas.openxmlformats.org/officeDocument/2006/relationships/hyperlink" Target="https://github.com/docker/docker/issues/17798" TargetMode="External"/><Relationship Id="rId179" Type="http://schemas.openxmlformats.org/officeDocument/2006/relationships/hyperlink" Target="https://github.com/docker-library/mysql/issues/51" TargetMode="External"/><Relationship Id="rId195" Type="http://schemas.openxmlformats.org/officeDocument/2006/relationships/hyperlink" Target="https://hub.docker.com/_/jenkins/" TargetMode="External"/><Relationship Id="rId209" Type="http://schemas.openxmlformats.org/officeDocument/2006/relationships/hyperlink" Target="https://cloud.google.com/container-registry/docs/auth" TargetMode="External"/><Relationship Id="rId190" Type="http://schemas.openxmlformats.org/officeDocument/2006/relationships/hyperlink" Target="https://hub.docker.com/r/svendowideit/samba/" TargetMode="External"/><Relationship Id="rId204" Type="http://schemas.openxmlformats.org/officeDocument/2006/relationships/hyperlink" Target="https://github.com/dockersamples/example-voting-app/blob/master/docker-compose.yml" TargetMode="External"/><Relationship Id="rId220" Type="http://schemas.openxmlformats.org/officeDocument/2006/relationships/hyperlink" Target="http://docs.docker.com/compose/compose-file/" TargetMode="External"/><Relationship Id="rId225" Type="http://schemas.openxmlformats.org/officeDocument/2006/relationships/hyperlink" Target="https://stackoverflow.com/questions/35143927/docker-django-and-selenium-selenium-unable-to-connect" TargetMode="External"/><Relationship Id="rId241" Type="http://schemas.openxmlformats.org/officeDocument/2006/relationships/hyperlink" Target="https://medium.com/@giorgioto/docker-compose-yml-from-v1-to-v2-3c0f8bb7a48e" TargetMode="External"/><Relationship Id="rId246" Type="http://schemas.openxmlformats.org/officeDocument/2006/relationships/hyperlink" Target="https://docs.docker.com/compose/networking/" TargetMode="External"/><Relationship Id="rId267" Type="http://schemas.openxmlformats.org/officeDocument/2006/relationships/hyperlink" Target="https://stackoverflow.com/questions/29289785/how-to-install-docker-compose-on-windows" TargetMode="External"/><Relationship Id="rId288" Type="http://schemas.openxmlformats.org/officeDocument/2006/relationships/hyperlink" Target="https://docs.docker.com/engine/userguide/networking/dockernetworks/" TargetMode="External"/><Relationship Id="rId15" Type="http://schemas.openxmlformats.org/officeDocument/2006/relationships/hyperlink" Target="https://github.com/docker/docker/pull/23218" TargetMode="External"/><Relationship Id="rId36" Type="http://schemas.openxmlformats.org/officeDocument/2006/relationships/hyperlink" Target="https://stackoverflow.com/users/2252814/epelc" TargetMode="External"/><Relationship Id="rId57" Type="http://schemas.openxmlformats.org/officeDocument/2006/relationships/hyperlink" Target="https://stackoverflow.com/questions/39176561/docker-composer-copy-files" TargetMode="External"/><Relationship Id="rId106" Type="http://schemas.openxmlformats.org/officeDocument/2006/relationships/hyperlink" Target="https://github.com/larsks/dnsthing/" TargetMode="External"/><Relationship Id="rId127" Type="http://schemas.openxmlformats.org/officeDocument/2006/relationships/hyperlink" Target="https://stackoverflow.com/questions/34442831/permission-denied-when-mounting-docker-volume-in-osx" TargetMode="External"/><Relationship Id="rId262" Type="http://schemas.openxmlformats.org/officeDocument/2006/relationships/hyperlink" Target="https://stackoverflow.com/questions/31210973/how-do-i-seed-a-mongo-database-using-docker-compose" TargetMode="External"/><Relationship Id="rId283" Type="http://schemas.openxmlformats.org/officeDocument/2006/relationships/hyperlink" Target="https://github.com/docker/compose/blob/master/docs/compose-file.md" TargetMode="External"/><Relationship Id="rId10" Type="http://schemas.openxmlformats.org/officeDocument/2006/relationships/hyperlink" Target="https://www.rabbitmq.com/tutorials/tutorial-one-python.html" TargetMode="External"/><Relationship Id="rId31" Type="http://schemas.openxmlformats.org/officeDocument/2006/relationships/hyperlink" Target="https://stackoverflow.com/questions/36249744/interactive-shell-using-docker-compose" TargetMode="External"/><Relationship Id="rId52" Type="http://schemas.openxmlformats.org/officeDocument/2006/relationships/image" Target="media/image3.png"/><Relationship Id="rId73" Type="http://schemas.openxmlformats.org/officeDocument/2006/relationships/hyperlink" Target="https://github.com/docker/compose/issues/1083" TargetMode="External"/><Relationship Id="rId78" Type="http://schemas.openxmlformats.org/officeDocument/2006/relationships/hyperlink" Target="http://docs.docker.com/reference/commandline/cli/" TargetMode="External"/><Relationship Id="rId94" Type="http://schemas.openxmlformats.org/officeDocument/2006/relationships/hyperlink" Target="http://kubernetes.io/" TargetMode="External"/><Relationship Id="rId99" Type="http://schemas.openxmlformats.org/officeDocument/2006/relationships/hyperlink" Target="http://sebgoa.blogspot.fr/2015/04/1-command-to-kubernetes-with-docker.html" TargetMode="External"/><Relationship Id="rId101" Type="http://schemas.openxmlformats.org/officeDocument/2006/relationships/image" Target="media/image6.png"/><Relationship Id="rId122" Type="http://schemas.openxmlformats.org/officeDocument/2006/relationships/hyperlink" Target="https://github.com/CWSpear/local-persist" TargetMode="External"/><Relationship Id="rId143" Type="http://schemas.openxmlformats.org/officeDocument/2006/relationships/hyperlink" Target="https://docs.docker.com/engine/reference/builder/" TargetMode="External"/><Relationship Id="rId148" Type="http://schemas.openxmlformats.org/officeDocument/2006/relationships/hyperlink" Target="https://github.com/docker/docker-registry/issues/988" TargetMode="External"/><Relationship Id="rId164" Type="http://schemas.openxmlformats.org/officeDocument/2006/relationships/hyperlink" Target="https://github.com/docker-library/mongo/blob/4a81205a13fefc418355248f750551e4f7c62361/3.4/Dockerfile" TargetMode="External"/><Relationship Id="rId169" Type="http://schemas.openxmlformats.org/officeDocument/2006/relationships/hyperlink" Target="https://stackoverflow.com/questions/36722569/confusion-on-using-docker-compose-volumes-to-serve-django-static-files" TargetMode="External"/><Relationship Id="rId185" Type="http://schemas.openxmlformats.org/officeDocument/2006/relationships/hyperlink" Target="https://github.com/docker/compose/blob/c9eb9380ed58992b1695f848fb68eba5f41bc784/compose/config/config_schema_v3.1.json" TargetMode="External"/><Relationship Id="rId4" Type="http://schemas.openxmlformats.org/officeDocument/2006/relationships/settings" Target="settings.xml"/><Relationship Id="rId9" Type="http://schemas.openxmlformats.org/officeDocument/2006/relationships/hyperlink" Target="https://stackoverflow.com/questions/31746182/docker-compose-wait-for-container-x-before-starting-y" TargetMode="External"/><Relationship Id="rId180" Type="http://schemas.openxmlformats.org/officeDocument/2006/relationships/hyperlink" Target="https://stackoverflow.com/questions/42139605/how-do-you-manage-secret-values-with-docker-compose-v3-1" TargetMode="External"/><Relationship Id="rId210" Type="http://schemas.openxmlformats.org/officeDocument/2006/relationships/hyperlink" Target="https://developers.google.com/console/help/new/" TargetMode="External"/><Relationship Id="rId215" Type="http://schemas.openxmlformats.org/officeDocument/2006/relationships/hyperlink" Target="https://stackoverflow.com/questions/30854967/docker-compose-and-pdb" TargetMode="External"/><Relationship Id="rId236" Type="http://schemas.openxmlformats.org/officeDocument/2006/relationships/image" Target="media/image10.jpeg"/><Relationship Id="rId257" Type="http://schemas.openxmlformats.org/officeDocument/2006/relationships/hyperlink" Target="https://stackoverflow.com/questions/30040708/how-to-mount-local-volumes-in-docker-machine" TargetMode="External"/><Relationship Id="rId278" Type="http://schemas.openxmlformats.org/officeDocument/2006/relationships/hyperlink" Target="https://registry.hub.docker.com/_/php/" TargetMode="External"/><Relationship Id="rId26" Type="http://schemas.openxmlformats.org/officeDocument/2006/relationships/hyperlink" Target="https://stackoverflow.com/a/32030385/6309" TargetMode="External"/><Relationship Id="rId231" Type="http://schemas.openxmlformats.org/officeDocument/2006/relationships/hyperlink" Target="https://stackoverflow.com/questions/36011595/docker-named-volumes-vs-doc-data-only-containers" TargetMode="External"/><Relationship Id="rId252" Type="http://schemas.openxmlformats.org/officeDocument/2006/relationships/hyperlink" Target="https://stackoverflow.com/questions/33807891/windows-boot2docker-how-to-add-d-drive-to-be-accessible-from-within-docker/33988307" TargetMode="External"/><Relationship Id="rId273" Type="http://schemas.openxmlformats.org/officeDocument/2006/relationships/hyperlink" Target="https://docs.docker.com/compose/compose-file/" TargetMode="External"/><Relationship Id="rId47" Type="http://schemas.openxmlformats.org/officeDocument/2006/relationships/hyperlink" Target="https://stackoverflow.com/questions/36249744/interactive-shell-using-docker-compose" TargetMode="External"/><Relationship Id="rId68" Type="http://schemas.openxmlformats.org/officeDocument/2006/relationships/hyperlink" Target="http://derekmolloy.ie/resize-a-virtualbox-disk/" TargetMode="External"/><Relationship Id="rId89" Type="http://schemas.openxmlformats.org/officeDocument/2006/relationships/hyperlink" Target="https://github.com/docker/compose/blob/d577cd6877f9f8480f13cdbba3f2cf17e9c3d5eb/docs/env.md" TargetMode="External"/><Relationship Id="rId112" Type="http://schemas.openxmlformats.org/officeDocument/2006/relationships/hyperlink" Target="https://docs.docker.com/compose/startup-order/" TargetMode="External"/><Relationship Id="rId133" Type="http://schemas.openxmlformats.org/officeDocument/2006/relationships/hyperlink" Target="https://docs.docker.com/compose/environment-variables/" TargetMode="External"/><Relationship Id="rId154" Type="http://schemas.openxmlformats.org/officeDocument/2006/relationships/hyperlink" Target="https://docs.docker.com/compose/startup-order/" TargetMode="External"/><Relationship Id="rId175" Type="http://schemas.openxmlformats.org/officeDocument/2006/relationships/hyperlink" Target="https://stackoverflow.com/q/36011595/596285" TargetMode="External"/><Relationship Id="rId196" Type="http://schemas.openxmlformats.org/officeDocument/2006/relationships/hyperlink" Target="https://hub.docker.com/r/ninjaben/archiva-docker/" TargetMode="External"/><Relationship Id="rId200" Type="http://schemas.openxmlformats.org/officeDocument/2006/relationships/hyperlink" Target="https://github.com/xialingxiao/mokafelk" TargetMode="External"/><Relationship Id="rId16" Type="http://schemas.openxmlformats.org/officeDocument/2006/relationships/hyperlink" Target="https://stackoverflow.com/questions/31746182/docker-compose-wait-for-container-x-before-starting-y/41854997" TargetMode="External"/><Relationship Id="rId221" Type="http://schemas.openxmlformats.org/officeDocument/2006/relationships/hyperlink" Target="https://stackoverflow.com/questions/31331760/nginx-reverse-proxy-failing-with-linked-docker-containers" TargetMode="External"/><Relationship Id="rId242" Type="http://schemas.openxmlformats.org/officeDocument/2006/relationships/hyperlink" Target="https://docs.docker.com/compose/compose-file/" TargetMode="External"/><Relationship Id="rId263" Type="http://schemas.openxmlformats.org/officeDocument/2006/relationships/hyperlink" Target="https://docs.docker.com/userguide/dockervolumes/" TargetMode="External"/><Relationship Id="rId284" Type="http://schemas.openxmlformats.org/officeDocument/2006/relationships/hyperlink" Target="https://github.com/docker/compose/blob/master/docs/networking.md" TargetMode="External"/><Relationship Id="rId37" Type="http://schemas.openxmlformats.org/officeDocument/2006/relationships/hyperlink" Target="https://stackoverflow.com/questions/36249744/interactive-shell-using-docker-compose" TargetMode="External"/><Relationship Id="rId58" Type="http://schemas.openxmlformats.org/officeDocument/2006/relationships/image" Target="media/image4.png"/><Relationship Id="rId79" Type="http://schemas.openxmlformats.org/officeDocument/2006/relationships/hyperlink" Target="https://stackoverflow.com/users/1721762/eharik" TargetMode="External"/><Relationship Id="rId102" Type="http://schemas.openxmlformats.org/officeDocument/2006/relationships/hyperlink" Target="https://www.gcppodcast.com/post/episode-3-kubernetes-and-google-container-engine/" TargetMode="External"/><Relationship Id="rId123" Type="http://schemas.openxmlformats.org/officeDocument/2006/relationships/hyperlink" Target="https://stackoverflow.com/questions/40619582/how-can-i-escape-a-dollar-sign-in-a-docker-compose-file" TargetMode="External"/><Relationship Id="rId144" Type="http://schemas.openxmlformats.org/officeDocument/2006/relationships/hyperlink" Target="https://stackoverflow.com/questions/41167349/docker-executable-file-not-found-in-path" TargetMode="External"/><Relationship Id="rId90" Type="http://schemas.openxmlformats.org/officeDocument/2006/relationships/hyperlink" Target="https://stackoverflow.com/questions/33946144/what-are-the-differences-between-kubernetes-pods-and-docker-composes-composur" TargetMode="External"/><Relationship Id="rId165" Type="http://schemas.openxmlformats.org/officeDocument/2006/relationships/hyperlink" Target="https://github.com/docker-library/mongo/blob/4a81205a13fefc418355248f750551e4f7c62361/3.4/docker-entrypoint.sh" TargetMode="External"/><Relationship Id="rId186" Type="http://schemas.openxmlformats.org/officeDocument/2006/relationships/hyperlink" Target="https://www.vaultproject.io/" TargetMode="External"/><Relationship Id="rId211" Type="http://schemas.openxmlformats.org/officeDocument/2006/relationships/hyperlink" Target="https://stackoverflow.com/questions/34322631/how-to-pass-arguments-within-docker-compose" TargetMode="External"/><Relationship Id="rId232" Type="http://schemas.openxmlformats.org/officeDocument/2006/relationships/hyperlink" Target="https://docs.docker.com/engine/userguide/containers/dockervolumes/" TargetMode="External"/><Relationship Id="rId253" Type="http://schemas.openxmlformats.org/officeDocument/2006/relationships/hyperlink" Target="https://docs.docker.com/engine/userguide/dockervolumes/" TargetMode="External"/><Relationship Id="rId274" Type="http://schemas.openxmlformats.org/officeDocument/2006/relationships/hyperlink" Target="https://github.com/docker/compose/pull/1765" TargetMode="External"/><Relationship Id="rId27" Type="http://schemas.openxmlformats.org/officeDocument/2006/relationships/hyperlink" Target="https://stackoverflow.com/questions/36249744/interactive-shell-using-docker-compose" TargetMode="External"/><Relationship Id="rId48" Type="http://schemas.openxmlformats.org/officeDocument/2006/relationships/hyperlink" Target="https://stackoverflow.com/users/1335245/charneykaye" TargetMode="External"/><Relationship Id="rId69" Type="http://schemas.openxmlformats.org/officeDocument/2006/relationships/hyperlink" Target="https://ask.fedoraproject.org/en/question/55867/how-can-i-move-space-from-one-partition-to-another/" TargetMode="External"/><Relationship Id="rId113" Type="http://schemas.openxmlformats.org/officeDocument/2006/relationships/hyperlink" Target="https://stackoverflow.com/questions/33724125/custom-nginx-container-exits-immediately-when-part-of-docker-compose" TargetMode="External"/><Relationship Id="rId134" Type="http://schemas.openxmlformats.org/officeDocument/2006/relationships/hyperlink" Target="https://docs.docker.com/compose/compose-file/" TargetMode="External"/><Relationship Id="rId80" Type="http://schemas.openxmlformats.org/officeDocument/2006/relationships/hyperlink" Target="https://stackoverflow.com/questions/29568352/using-docker-compose-with-ci-how-to-deal-with-exit-codes-and-daemonized-linked" TargetMode="External"/><Relationship Id="rId155" Type="http://schemas.openxmlformats.org/officeDocument/2006/relationships/hyperlink" Target="https://docs.docker.com/engine/admin/using_supervisord/" TargetMode="External"/><Relationship Id="rId176" Type="http://schemas.openxmlformats.org/officeDocument/2006/relationships/hyperlink" Target="https://serverfault.com/a/760244/351549" TargetMode="External"/><Relationship Id="rId197" Type="http://schemas.openxmlformats.org/officeDocument/2006/relationships/hyperlink" Target="https://github.com/jwilder/nginx-proxy" TargetMode="External"/><Relationship Id="rId201" Type="http://schemas.openxmlformats.org/officeDocument/2006/relationships/hyperlink" Target="https://github.com/xialingxiao/mokafelk/blob/master/templates/docker-compose.yml" TargetMode="External"/><Relationship Id="rId222" Type="http://schemas.openxmlformats.org/officeDocument/2006/relationships/hyperlink" Target="https://stackoverflow.com/questions/34031397/running-docker-on-ubuntu-mounted-host-volume-is-not-writable-from-container" TargetMode="External"/><Relationship Id="rId243" Type="http://schemas.openxmlformats.org/officeDocument/2006/relationships/hyperlink" Target="https://stackoverflow.com/questions/31466428/how-to-restart-a-single-container-with-docker-compose" TargetMode="External"/><Relationship Id="rId264" Type="http://schemas.openxmlformats.org/officeDocument/2006/relationships/hyperlink" Target="https://stackoverflow.com/a/32666074/317951" TargetMode="External"/><Relationship Id="rId285" Type="http://schemas.openxmlformats.org/officeDocument/2006/relationships/hyperlink" Target="http://docs.docker.com/engine/userguide/networking/default_network/dockerlinks/" TargetMode="External"/><Relationship Id="rId17" Type="http://schemas.openxmlformats.org/officeDocument/2006/relationships/hyperlink" Target="https://docs.docker.com/compose/startup-order/" TargetMode="External"/><Relationship Id="rId38" Type="http://schemas.openxmlformats.org/officeDocument/2006/relationships/hyperlink" Target="https://stackoverflow.com/users/444646/dnephin" TargetMode="External"/><Relationship Id="rId59" Type="http://schemas.openxmlformats.org/officeDocument/2006/relationships/hyperlink" Target="https://github.com/docker-library/haproxy" TargetMode="External"/><Relationship Id="rId103" Type="http://schemas.openxmlformats.org/officeDocument/2006/relationships/hyperlink" Target="https://stackoverflow.com/questions/35828487/docker-1-10-access-a-container-by-its-hostname-from-a-host-machine" TargetMode="External"/><Relationship Id="rId124" Type="http://schemas.openxmlformats.org/officeDocument/2006/relationships/hyperlink" Target="https://docs.docker.com/compose/compose-file/" TargetMode="External"/><Relationship Id="rId70" Type="http://schemas.openxmlformats.org/officeDocument/2006/relationships/hyperlink" Target="https://forums.virtualbox.org/viewtopic.php?f=35&amp;t=50661" TargetMode="External"/><Relationship Id="rId91" Type="http://schemas.openxmlformats.org/officeDocument/2006/relationships/hyperlink" Target="https://github.com/docker/compose" TargetMode="External"/><Relationship Id="rId145" Type="http://schemas.openxmlformats.org/officeDocument/2006/relationships/hyperlink" Target="https://github.com/phusion/passenger-docker/issues/161" TargetMode="External"/><Relationship Id="rId166" Type="http://schemas.openxmlformats.org/officeDocument/2006/relationships/hyperlink" Target="https://hub.docker.com/r/library/mongo/" TargetMode="External"/><Relationship Id="rId187" Type="http://schemas.openxmlformats.org/officeDocument/2006/relationships/hyperlink" Target="https://stackoverflow.com/questions/40075065/using-docker-i-get-the-error-sqlstatehy000-2002-no-such-file-or-directory" TargetMode="External"/><Relationship Id="rId1" Type="http://schemas.openxmlformats.org/officeDocument/2006/relationships/customXml" Target="../customXml/item1.xml"/><Relationship Id="rId212" Type="http://schemas.openxmlformats.org/officeDocument/2006/relationships/hyperlink" Target="https://docs.docker.com/engine/reference/builder/" TargetMode="External"/><Relationship Id="rId233" Type="http://schemas.openxmlformats.org/officeDocument/2006/relationships/hyperlink" Target="https://stackoverflow.com/questions/38046051/docker-with-shared-folder-d-drive" TargetMode="External"/><Relationship Id="rId254" Type="http://schemas.openxmlformats.org/officeDocument/2006/relationships/hyperlink" Target="https://stackoverflow.com/questions/31746182/docker-compose-wait-for-container-x-before-starting-y" TargetMode="External"/><Relationship Id="rId28" Type="http://schemas.openxmlformats.org/officeDocument/2006/relationships/hyperlink" Target="https://stackoverflow.com/users/4042051/drubb" TargetMode="External"/><Relationship Id="rId49" Type="http://schemas.openxmlformats.org/officeDocument/2006/relationships/hyperlink" Target="https://stackoverflow.com/questions/36249744/interactive-shell-using-docker-compose" TargetMode="External"/><Relationship Id="rId114" Type="http://schemas.openxmlformats.org/officeDocument/2006/relationships/hyperlink" Target="https://docs.docker.com/v1.5/compose/cli/" TargetMode="External"/><Relationship Id="rId275" Type="http://schemas.openxmlformats.org/officeDocument/2006/relationships/hyperlink" Target="http://lukeswart.net/2016/03/lets-deploy-part-1/" TargetMode="External"/><Relationship Id="rId60" Type="http://schemas.openxmlformats.org/officeDocument/2006/relationships/hyperlink" Target="https://hub.docker.com/_/haproxy/" TargetMode="External"/><Relationship Id="rId81" Type="http://schemas.openxmlformats.org/officeDocument/2006/relationships/hyperlink" Target="https://github.com/alienfast/docker-rails" TargetMode="External"/><Relationship Id="rId135" Type="http://schemas.openxmlformats.org/officeDocument/2006/relationships/hyperlink" Target="https://docs.docker.com/compose/environment-variables/" TargetMode="External"/><Relationship Id="rId156" Type="http://schemas.openxmlformats.org/officeDocument/2006/relationships/hyperlink" Target="https://stackoverflow.com/a/26897796/918558" TargetMode="External"/><Relationship Id="rId177" Type="http://schemas.openxmlformats.org/officeDocument/2006/relationships/hyperlink" Target="https://boxboat.com/2016/06/18/docker-data-containers-and-named-volumes/" TargetMode="External"/><Relationship Id="rId198" Type="http://schemas.openxmlformats.org/officeDocument/2006/relationships/hyperlink" Target="http://rudijs.github.io/2015-07/docker-restricting-container-access-with-iptables/" TargetMode="External"/><Relationship Id="rId202" Type="http://schemas.openxmlformats.org/officeDocument/2006/relationships/hyperlink" Target="https://docs.docker.com/engine/userguide/networking/dockernetworks/" TargetMode="External"/><Relationship Id="rId223" Type="http://schemas.openxmlformats.org/officeDocument/2006/relationships/hyperlink" Target="https://github.com/docker/docker/issues/7906" TargetMode="External"/><Relationship Id="rId244" Type="http://schemas.openxmlformats.org/officeDocument/2006/relationships/hyperlink" Target="https://stackoverflow.com/questions/34015271/docker-error-response-from-daemon-client-is-newer-than-server" TargetMode="External"/><Relationship Id="rId18" Type="http://schemas.openxmlformats.org/officeDocument/2006/relationships/hyperlink" Target="https://stackoverflow.com/questions/37770718/how-do-i-configure-docker-compose-to-expose-ports-correctly" TargetMode="External"/><Relationship Id="rId39" Type="http://schemas.openxmlformats.org/officeDocument/2006/relationships/hyperlink" Target="https://stackoverflow.com/questions/36249744/interactive-shell-using-docker-compose" TargetMode="External"/><Relationship Id="rId265" Type="http://schemas.openxmlformats.org/officeDocument/2006/relationships/hyperlink" Target="https://stackoverflow.com/questions/32612650/how-to-get-docker-compose-to-always-re-create-containers-from-fresh-images" TargetMode="External"/><Relationship Id="rId286" Type="http://schemas.openxmlformats.org/officeDocument/2006/relationships/hyperlink" Target="http://docs.docker.com/engine/userguide/networking/docker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F0736-5BBE-462D-B1B6-A776ADCE3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100</Pages>
  <Words>40725</Words>
  <Characters>232137</Characters>
  <Application>Microsoft Office Word</Application>
  <DocSecurity>0</DocSecurity>
  <Lines>1934</Lines>
  <Paragraphs>544</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272318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dc:creator>
  <cp:keywords/>
  <dc:description/>
  <cp:lastModifiedBy>Balusu, Venkata Sri Harish</cp:lastModifiedBy>
  <cp:revision>157</cp:revision>
  <dcterms:created xsi:type="dcterms:W3CDTF">2017-10-13T15:47:00Z</dcterms:created>
  <dcterms:modified xsi:type="dcterms:W3CDTF">2017-10-15T17:05:00Z</dcterms:modified>
</cp:coreProperties>
</file>